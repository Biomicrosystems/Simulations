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E3E189" w14:textId="6BD233AA" w:rsidR="003C39EF" w:rsidRPr="00D53175" w:rsidRDefault="003C39EF" w:rsidP="003C39EF">
      <w:pPr>
        <w:pStyle w:val="NoSpacing"/>
        <w:jc w:val="center"/>
        <w:rPr>
          <w:rFonts w:ascii="Arial" w:hAnsi="Arial" w:cs="Arial"/>
          <w:b/>
          <w:szCs w:val="24"/>
          <w:lang w:val="en-US"/>
        </w:rPr>
      </w:pPr>
      <w:r w:rsidRPr="00D53175">
        <w:rPr>
          <w:rFonts w:ascii="Arial" w:hAnsi="Arial" w:cs="Arial"/>
          <w:b/>
          <w:szCs w:val="24"/>
          <w:lang w:val="en-US"/>
        </w:rPr>
        <w:t xml:space="preserve"> Novel magnetic torus microreactors for the removal of phenols and dyes </w:t>
      </w:r>
      <w:r w:rsidR="00D215B4" w:rsidRPr="00D53175">
        <w:rPr>
          <w:rFonts w:ascii="Arial" w:hAnsi="Arial" w:cs="Arial"/>
          <w:b/>
          <w:szCs w:val="24"/>
          <w:lang w:val="en-US"/>
        </w:rPr>
        <w:t xml:space="preserve">aided by </w:t>
      </w:r>
      <w:r w:rsidRPr="00D53175">
        <w:rPr>
          <w:rFonts w:ascii="Arial" w:hAnsi="Arial" w:cs="Arial"/>
          <w:b/>
          <w:szCs w:val="24"/>
          <w:lang w:val="en-US"/>
        </w:rPr>
        <w:t>laccase immobilized on magnetite nanoparticles</w:t>
      </w:r>
    </w:p>
    <w:p w14:paraId="55501C49" w14:textId="77777777" w:rsidR="003C39EF" w:rsidRPr="00D53175" w:rsidRDefault="003C39EF" w:rsidP="003C39EF">
      <w:pPr>
        <w:pStyle w:val="NoSpacing"/>
        <w:jc w:val="center"/>
        <w:rPr>
          <w:rFonts w:ascii="Arial" w:hAnsi="Arial" w:cs="Arial"/>
          <w:b/>
          <w:szCs w:val="24"/>
          <w:lang w:val="en-US"/>
        </w:rPr>
      </w:pPr>
    </w:p>
    <w:p w14:paraId="7D59FC59" w14:textId="160D520A" w:rsidR="003C39EF" w:rsidRPr="00D53175" w:rsidRDefault="003C39EF" w:rsidP="003C39EF">
      <w:pPr>
        <w:spacing w:line="240" w:lineRule="auto"/>
        <w:jc w:val="center"/>
        <w:rPr>
          <w:rFonts w:ascii="Arial" w:hAnsi="Arial" w:cs="Arial"/>
          <w:b/>
          <w:bCs/>
          <w:szCs w:val="24"/>
        </w:rPr>
      </w:pPr>
      <w:r w:rsidRPr="00D53175">
        <w:rPr>
          <w:rFonts w:ascii="Arial" w:hAnsi="Arial" w:cs="Arial"/>
          <w:b/>
          <w:bCs/>
          <w:szCs w:val="24"/>
        </w:rPr>
        <w:t>M</w:t>
      </w:r>
      <w:r w:rsidR="00C5186F" w:rsidRPr="00D53175">
        <w:rPr>
          <w:rFonts w:ascii="Arial" w:hAnsi="Arial" w:cs="Arial"/>
          <w:b/>
          <w:bCs/>
          <w:szCs w:val="24"/>
        </w:rPr>
        <w:t>abel</w:t>
      </w:r>
      <w:r w:rsidRPr="00D53175">
        <w:rPr>
          <w:rFonts w:ascii="Arial" w:hAnsi="Arial" w:cs="Arial"/>
          <w:b/>
          <w:bCs/>
          <w:szCs w:val="24"/>
        </w:rPr>
        <w:t xml:space="preserve"> Juliana Noguera</w:t>
      </w:r>
      <w:r w:rsidRPr="00D53175">
        <w:rPr>
          <w:rFonts w:ascii="Arial" w:hAnsi="Arial" w:cs="Arial"/>
          <w:b/>
          <w:bCs/>
          <w:szCs w:val="24"/>
          <w:vertAlign w:val="superscript"/>
        </w:rPr>
        <w:t>1</w:t>
      </w:r>
      <w:r w:rsidRPr="00D53175">
        <w:rPr>
          <w:rFonts w:ascii="Arial" w:hAnsi="Arial" w:cs="Arial"/>
          <w:b/>
          <w:bCs/>
          <w:szCs w:val="24"/>
        </w:rPr>
        <w:t>, Sergio Leonardo Florez</w:t>
      </w:r>
      <w:r w:rsidRPr="00D53175">
        <w:rPr>
          <w:rFonts w:ascii="Arial" w:hAnsi="Arial" w:cs="Arial"/>
          <w:b/>
          <w:bCs/>
          <w:szCs w:val="24"/>
          <w:vertAlign w:val="superscript"/>
        </w:rPr>
        <w:t>1</w:t>
      </w:r>
      <w:r w:rsidRPr="00D53175">
        <w:rPr>
          <w:rFonts w:ascii="Arial" w:hAnsi="Arial" w:cs="Arial"/>
          <w:b/>
          <w:bCs/>
          <w:szCs w:val="24"/>
        </w:rPr>
        <w:t>, Paula Andrea Peñaranda</w:t>
      </w:r>
      <w:r w:rsidRPr="00D53175">
        <w:rPr>
          <w:rFonts w:ascii="Arial" w:hAnsi="Arial" w:cs="Arial"/>
          <w:b/>
          <w:bCs/>
          <w:szCs w:val="24"/>
          <w:vertAlign w:val="superscript"/>
        </w:rPr>
        <w:t>1,2</w:t>
      </w:r>
      <w:r w:rsidRPr="00D53175">
        <w:rPr>
          <w:rFonts w:ascii="Arial" w:hAnsi="Arial" w:cs="Arial"/>
          <w:b/>
          <w:bCs/>
          <w:szCs w:val="24"/>
        </w:rPr>
        <w:t xml:space="preserve">, Johana </w:t>
      </w:r>
      <w:r w:rsidR="00EE722F" w:rsidRPr="00D53175">
        <w:rPr>
          <w:rFonts w:ascii="Arial" w:hAnsi="Arial" w:cs="Arial"/>
          <w:b/>
          <w:bCs/>
          <w:szCs w:val="24"/>
        </w:rPr>
        <w:t>Husserl</w:t>
      </w:r>
      <w:r w:rsidR="00EE722F" w:rsidRPr="00D53175">
        <w:rPr>
          <w:rFonts w:ascii="Arial" w:hAnsi="Arial" w:cs="Arial"/>
          <w:b/>
          <w:bCs/>
          <w:szCs w:val="24"/>
          <w:vertAlign w:val="superscript"/>
        </w:rPr>
        <w:t>2</w:t>
      </w:r>
      <w:r w:rsidRPr="00D53175">
        <w:rPr>
          <w:rFonts w:ascii="Arial" w:hAnsi="Arial" w:cs="Arial"/>
          <w:b/>
          <w:bCs/>
          <w:szCs w:val="24"/>
        </w:rPr>
        <w:t>, Nancy Ornelas-Soto</w:t>
      </w:r>
      <w:r w:rsidRPr="00D53175">
        <w:rPr>
          <w:rFonts w:ascii="Arial" w:hAnsi="Arial" w:cs="Arial"/>
          <w:b/>
          <w:bCs/>
          <w:szCs w:val="24"/>
          <w:vertAlign w:val="superscript"/>
        </w:rPr>
        <w:t>3</w:t>
      </w:r>
      <w:r w:rsidRPr="00D53175">
        <w:rPr>
          <w:rFonts w:ascii="Arial" w:hAnsi="Arial" w:cs="Arial"/>
          <w:b/>
          <w:bCs/>
          <w:szCs w:val="24"/>
        </w:rPr>
        <w:t>, Juan C. Cruz</w:t>
      </w:r>
      <w:r w:rsidRPr="00D53175">
        <w:rPr>
          <w:rFonts w:ascii="Arial" w:hAnsi="Arial" w:cs="Arial"/>
          <w:b/>
          <w:bCs/>
          <w:szCs w:val="24"/>
          <w:vertAlign w:val="superscript"/>
        </w:rPr>
        <w:t>4</w:t>
      </w:r>
      <w:r w:rsidRPr="00D53175">
        <w:rPr>
          <w:rFonts w:ascii="Arial" w:hAnsi="Arial" w:cs="Arial"/>
          <w:b/>
          <w:bCs/>
          <w:szCs w:val="24"/>
        </w:rPr>
        <w:t>, Johann F. Osma</w:t>
      </w:r>
      <w:r w:rsidRPr="00D53175">
        <w:rPr>
          <w:rFonts w:ascii="Arial" w:hAnsi="Arial" w:cs="Arial"/>
          <w:b/>
          <w:bCs/>
          <w:szCs w:val="24"/>
          <w:vertAlign w:val="superscript"/>
        </w:rPr>
        <w:t>1</w:t>
      </w:r>
      <w:r w:rsidR="00AF26B5" w:rsidRPr="00D53175">
        <w:rPr>
          <w:rFonts w:ascii="Arial" w:hAnsi="Arial" w:cs="Arial"/>
          <w:b/>
          <w:bCs/>
          <w:szCs w:val="24"/>
        </w:rPr>
        <w:t>*</w:t>
      </w:r>
    </w:p>
    <w:p w14:paraId="0032EEC0" w14:textId="77777777" w:rsidR="003C39EF" w:rsidRPr="00D53175" w:rsidRDefault="003C39EF" w:rsidP="003C39EF">
      <w:pPr>
        <w:numPr>
          <w:ilvl w:val="0"/>
          <w:numId w:val="5"/>
        </w:numPr>
        <w:spacing w:line="240" w:lineRule="auto"/>
        <w:contextualSpacing/>
        <w:jc w:val="both"/>
        <w:rPr>
          <w:rFonts w:ascii="Arial" w:hAnsi="Arial" w:cs="Arial"/>
          <w:i/>
          <w:szCs w:val="24"/>
          <w:lang w:val="en-US"/>
        </w:rPr>
      </w:pPr>
      <w:r w:rsidRPr="00D53175">
        <w:rPr>
          <w:rFonts w:ascii="Arial" w:hAnsi="Arial" w:cs="Arial"/>
          <w:i/>
          <w:szCs w:val="24"/>
          <w:lang w:val="en-US"/>
        </w:rPr>
        <w:t xml:space="preserve">Department of Electrical and Electronic Engineering, Universidad de los Andes, </w:t>
      </w:r>
      <w:proofErr w:type="spellStart"/>
      <w:r w:rsidRPr="00D53175">
        <w:rPr>
          <w:rFonts w:ascii="Arial" w:hAnsi="Arial" w:cs="Arial"/>
          <w:i/>
          <w:szCs w:val="24"/>
          <w:lang w:val="en-US"/>
        </w:rPr>
        <w:t>Cra</w:t>
      </w:r>
      <w:proofErr w:type="spellEnd"/>
      <w:r w:rsidRPr="00D53175">
        <w:rPr>
          <w:rFonts w:ascii="Arial" w:hAnsi="Arial" w:cs="Arial"/>
          <w:i/>
          <w:szCs w:val="24"/>
          <w:lang w:val="en-US"/>
        </w:rPr>
        <w:t>. 1E No. 19a-40, Bogotá D.C., 111711, Colombia.</w:t>
      </w:r>
    </w:p>
    <w:p w14:paraId="3CFDFE83" w14:textId="77777777" w:rsidR="003C39EF" w:rsidRPr="00D53175" w:rsidRDefault="003C39EF" w:rsidP="003C39EF">
      <w:pPr>
        <w:numPr>
          <w:ilvl w:val="0"/>
          <w:numId w:val="5"/>
        </w:numPr>
        <w:spacing w:line="240" w:lineRule="auto"/>
        <w:contextualSpacing/>
        <w:jc w:val="both"/>
        <w:rPr>
          <w:rFonts w:ascii="Arial" w:hAnsi="Arial" w:cs="Arial"/>
          <w:i/>
          <w:szCs w:val="24"/>
          <w:lang w:val="en-US"/>
        </w:rPr>
      </w:pPr>
      <w:r w:rsidRPr="00D53175">
        <w:rPr>
          <w:rFonts w:ascii="Arial" w:hAnsi="Arial" w:cs="Arial"/>
          <w:i/>
          <w:szCs w:val="24"/>
          <w:lang w:val="en-US"/>
        </w:rPr>
        <w:t xml:space="preserve">Department of Environmental and Civil Engineering, Universidad de los Andes, </w:t>
      </w:r>
      <w:proofErr w:type="spellStart"/>
      <w:r w:rsidRPr="00D53175">
        <w:rPr>
          <w:rFonts w:ascii="Arial" w:hAnsi="Arial" w:cs="Arial"/>
          <w:i/>
          <w:szCs w:val="24"/>
          <w:lang w:val="en-US"/>
        </w:rPr>
        <w:t>Cra</w:t>
      </w:r>
      <w:proofErr w:type="spellEnd"/>
      <w:r w:rsidRPr="00D53175">
        <w:rPr>
          <w:rFonts w:ascii="Arial" w:hAnsi="Arial" w:cs="Arial"/>
          <w:i/>
          <w:szCs w:val="24"/>
          <w:lang w:val="en-US"/>
        </w:rPr>
        <w:t>. 1E No. 19a-40, Bogotá D.C., 111711, Colombia.</w:t>
      </w:r>
    </w:p>
    <w:p w14:paraId="7719BB5C" w14:textId="77777777" w:rsidR="003C39EF" w:rsidRPr="00D53175" w:rsidRDefault="003C39EF" w:rsidP="003C39EF">
      <w:pPr>
        <w:numPr>
          <w:ilvl w:val="0"/>
          <w:numId w:val="5"/>
        </w:numPr>
        <w:spacing w:line="240" w:lineRule="auto"/>
        <w:contextualSpacing/>
        <w:jc w:val="both"/>
        <w:rPr>
          <w:rFonts w:ascii="Arial" w:hAnsi="Arial" w:cs="Arial"/>
          <w:i/>
          <w:szCs w:val="24"/>
        </w:rPr>
      </w:pPr>
      <w:r w:rsidRPr="00D53175">
        <w:rPr>
          <w:rFonts w:ascii="Arial" w:hAnsi="Arial" w:cs="Arial"/>
          <w:i/>
          <w:szCs w:val="24"/>
        </w:rPr>
        <w:t>Laboratorio de Nanotecnología Ambiental, Escuela de Ingeniería y Ciencias, Tecnológico de Monterrey, N. L., 64849, México; ornel@tec.mx</w:t>
      </w:r>
    </w:p>
    <w:p w14:paraId="3135A37F" w14:textId="77777777" w:rsidR="003C39EF" w:rsidRPr="00D53175" w:rsidRDefault="003C39EF" w:rsidP="003C39EF">
      <w:pPr>
        <w:numPr>
          <w:ilvl w:val="0"/>
          <w:numId w:val="5"/>
        </w:numPr>
        <w:spacing w:line="240" w:lineRule="auto"/>
        <w:contextualSpacing/>
        <w:jc w:val="both"/>
        <w:rPr>
          <w:rFonts w:ascii="Arial" w:hAnsi="Arial" w:cs="Arial"/>
          <w:i/>
          <w:szCs w:val="24"/>
          <w:lang w:val="en-US"/>
        </w:rPr>
      </w:pPr>
      <w:r w:rsidRPr="00D53175">
        <w:rPr>
          <w:rFonts w:ascii="Arial" w:hAnsi="Arial" w:cs="Arial"/>
          <w:i/>
          <w:szCs w:val="24"/>
          <w:lang w:val="en-US"/>
        </w:rPr>
        <w:t xml:space="preserve">Department of Biomedical Engineering, Universidad de los Andes, </w:t>
      </w:r>
      <w:proofErr w:type="spellStart"/>
      <w:r w:rsidRPr="00D53175">
        <w:rPr>
          <w:rFonts w:ascii="Arial" w:hAnsi="Arial" w:cs="Arial"/>
          <w:i/>
          <w:szCs w:val="24"/>
          <w:lang w:val="en-US"/>
        </w:rPr>
        <w:t>Cra</w:t>
      </w:r>
      <w:proofErr w:type="spellEnd"/>
      <w:r w:rsidRPr="00D53175">
        <w:rPr>
          <w:rFonts w:ascii="Arial" w:hAnsi="Arial" w:cs="Arial"/>
          <w:i/>
          <w:szCs w:val="24"/>
          <w:lang w:val="en-US"/>
        </w:rPr>
        <w:t>. 1E No. 19a-40, Bogotá D.C., 111711, Colombia.</w:t>
      </w:r>
    </w:p>
    <w:p w14:paraId="71CE0857" w14:textId="77777777" w:rsidR="003C39EF" w:rsidRPr="00D53175" w:rsidRDefault="003C39EF" w:rsidP="003C39EF">
      <w:pPr>
        <w:spacing w:line="240" w:lineRule="auto"/>
        <w:ind w:left="720"/>
        <w:contextualSpacing/>
        <w:jc w:val="both"/>
        <w:rPr>
          <w:rFonts w:ascii="Arial" w:hAnsi="Arial" w:cs="Arial"/>
          <w:i/>
          <w:szCs w:val="24"/>
        </w:rPr>
      </w:pPr>
    </w:p>
    <w:p w14:paraId="0822DD35" w14:textId="77777777" w:rsidR="003C39EF" w:rsidRPr="00D53175" w:rsidRDefault="003C39EF" w:rsidP="003C39EF">
      <w:pPr>
        <w:spacing w:line="240" w:lineRule="auto"/>
        <w:rPr>
          <w:rFonts w:ascii="Arial" w:hAnsi="Arial" w:cs="Arial"/>
          <w:szCs w:val="24"/>
          <w:lang w:val="en-US"/>
        </w:rPr>
      </w:pPr>
      <w:r w:rsidRPr="00D53175">
        <w:rPr>
          <w:rFonts w:ascii="Arial" w:hAnsi="Arial" w:cs="Arial"/>
          <w:szCs w:val="24"/>
          <w:lang w:val="en-US"/>
        </w:rPr>
        <w:t xml:space="preserve">*Corresponding author: Johann F. </w:t>
      </w:r>
      <w:proofErr w:type="spellStart"/>
      <w:r w:rsidRPr="00D53175">
        <w:rPr>
          <w:rFonts w:ascii="Arial" w:hAnsi="Arial" w:cs="Arial"/>
          <w:szCs w:val="24"/>
          <w:lang w:val="en-US"/>
        </w:rPr>
        <w:t>Osma</w:t>
      </w:r>
      <w:proofErr w:type="spellEnd"/>
      <w:r w:rsidRPr="00D53175">
        <w:rPr>
          <w:rFonts w:ascii="Arial" w:hAnsi="Arial" w:cs="Arial"/>
          <w:szCs w:val="24"/>
          <w:lang w:val="en-US"/>
        </w:rPr>
        <w:t>, Tel: +57-1-339-4949</w:t>
      </w:r>
    </w:p>
    <w:p w14:paraId="3C8CE770" w14:textId="77777777" w:rsidR="003C39EF" w:rsidRPr="00D53175" w:rsidRDefault="003C39EF" w:rsidP="003C39EF">
      <w:pPr>
        <w:spacing w:line="240" w:lineRule="auto"/>
        <w:rPr>
          <w:rFonts w:ascii="Arial" w:hAnsi="Arial" w:cs="Arial"/>
          <w:szCs w:val="24"/>
          <w:lang w:val="en-US"/>
        </w:rPr>
      </w:pPr>
      <w:r w:rsidRPr="00D53175">
        <w:rPr>
          <w:rFonts w:ascii="Arial" w:hAnsi="Arial" w:cs="Arial"/>
          <w:szCs w:val="24"/>
          <w:lang w:val="en-US"/>
        </w:rPr>
        <w:t>E-mail address: jf.osma43@uniandes.edu.co</w:t>
      </w:r>
    </w:p>
    <w:p w14:paraId="26EC2034" w14:textId="77777777" w:rsidR="00A61170" w:rsidRPr="00D53175" w:rsidRDefault="00A61170" w:rsidP="00A90738">
      <w:pPr>
        <w:pStyle w:val="Heading1"/>
        <w:rPr>
          <w:rFonts w:ascii="Arial" w:hAnsi="Arial" w:cs="Arial"/>
          <w:szCs w:val="24"/>
          <w:lang w:val="en-US"/>
        </w:rPr>
      </w:pPr>
      <w:bookmarkStart w:id="0" w:name="_Toc58625949"/>
      <w:bookmarkStart w:id="1" w:name="_Toc58721014"/>
      <w:r w:rsidRPr="00D53175">
        <w:rPr>
          <w:rFonts w:ascii="Arial" w:hAnsi="Arial" w:cs="Arial"/>
          <w:szCs w:val="24"/>
          <w:lang w:val="en-US"/>
        </w:rPr>
        <w:t>Abstract</w:t>
      </w:r>
      <w:bookmarkEnd w:id="0"/>
      <w:bookmarkEnd w:id="1"/>
    </w:p>
    <w:p w14:paraId="3DCCAFC9" w14:textId="19D65425" w:rsidR="00C452A8" w:rsidRDefault="008D5D16" w:rsidP="00A90738">
      <w:pPr>
        <w:spacing w:after="0" w:line="240" w:lineRule="auto"/>
        <w:jc w:val="both"/>
        <w:rPr>
          <w:rFonts w:ascii="Arial" w:eastAsia="Palatino Linotype" w:hAnsi="Arial" w:cs="Arial"/>
          <w:color w:val="222222"/>
          <w:szCs w:val="24"/>
          <w:lang w:val="en"/>
        </w:rPr>
      </w:pPr>
      <w:r w:rsidRPr="00D53175">
        <w:rPr>
          <w:rFonts w:ascii="Arial" w:eastAsia="Palatino Linotype" w:hAnsi="Arial" w:cs="Arial"/>
          <w:color w:val="222222"/>
          <w:szCs w:val="24"/>
          <w:lang w:val="en"/>
        </w:rPr>
        <w:t>In this work, the design</w:t>
      </w:r>
      <w:r w:rsidR="003C39EF" w:rsidRPr="00D53175">
        <w:rPr>
          <w:rFonts w:ascii="Arial" w:eastAsia="Palatino Linotype" w:hAnsi="Arial" w:cs="Arial"/>
          <w:color w:val="222222"/>
          <w:szCs w:val="24"/>
          <w:lang w:val="en-US"/>
        </w:rPr>
        <w:t>,</w:t>
      </w:r>
      <w:r w:rsidRPr="00D53175">
        <w:rPr>
          <w:rFonts w:ascii="Arial" w:eastAsia="Palatino Linotype" w:hAnsi="Arial" w:cs="Arial"/>
          <w:color w:val="222222"/>
          <w:szCs w:val="24"/>
          <w:lang w:val="en"/>
        </w:rPr>
        <w:t xml:space="preserve"> manufacture </w:t>
      </w:r>
      <w:r w:rsidR="003C39EF" w:rsidRPr="00D53175">
        <w:rPr>
          <w:rFonts w:ascii="Arial" w:eastAsia="Palatino Linotype" w:hAnsi="Arial" w:cs="Arial"/>
          <w:color w:val="222222"/>
          <w:szCs w:val="24"/>
          <w:lang w:val="en"/>
        </w:rPr>
        <w:t xml:space="preserve">and testing </w:t>
      </w:r>
      <w:r w:rsidRPr="00D53175">
        <w:rPr>
          <w:rFonts w:ascii="Arial" w:eastAsia="Palatino Linotype" w:hAnsi="Arial" w:cs="Arial"/>
          <w:color w:val="222222"/>
          <w:szCs w:val="24"/>
          <w:lang w:val="en"/>
        </w:rPr>
        <w:t>of three different magnetic microreactors based on torus geometries (i.e.</w:t>
      </w:r>
      <w:r w:rsidR="00EE722F" w:rsidRPr="00D53175">
        <w:rPr>
          <w:rFonts w:ascii="Arial" w:eastAsia="Palatino Linotype" w:hAnsi="Arial" w:cs="Arial"/>
          <w:color w:val="222222"/>
          <w:szCs w:val="24"/>
          <w:lang w:val="en"/>
        </w:rPr>
        <w:t>,</w:t>
      </w:r>
      <w:r w:rsidRPr="00D53175">
        <w:rPr>
          <w:rFonts w:ascii="Arial" w:eastAsia="Palatino Linotype" w:hAnsi="Arial" w:cs="Arial"/>
          <w:color w:val="222222"/>
          <w:szCs w:val="24"/>
          <w:lang w:val="en"/>
        </w:rPr>
        <w:t xml:space="preserve"> one-loop, two-horizontal-loop</w:t>
      </w:r>
      <w:ins w:id="2" w:author="Juan Carlos Cruz Jimenez" w:date="2021-05-23T22:52:00Z">
        <w:r w:rsidR="005A26F3">
          <w:rPr>
            <w:rFonts w:ascii="Arial" w:eastAsia="Palatino Linotype" w:hAnsi="Arial" w:cs="Arial"/>
            <w:color w:val="222222"/>
            <w:szCs w:val="24"/>
            <w:lang w:val="en"/>
          </w:rPr>
          <w:t>s</w:t>
        </w:r>
      </w:ins>
      <w:r w:rsidRPr="00D53175">
        <w:rPr>
          <w:rFonts w:ascii="Arial" w:eastAsia="Palatino Linotype" w:hAnsi="Arial" w:cs="Arial"/>
          <w:color w:val="222222"/>
          <w:szCs w:val="24"/>
          <w:lang w:val="en"/>
        </w:rPr>
        <w:t>, and two-vertical-loop</w:t>
      </w:r>
      <w:ins w:id="3" w:author="Juan Carlos Cruz Jimenez" w:date="2021-05-23T22:52:00Z">
        <w:r w:rsidR="005A26F3">
          <w:rPr>
            <w:rFonts w:ascii="Arial" w:eastAsia="Palatino Linotype" w:hAnsi="Arial" w:cs="Arial"/>
            <w:color w:val="222222"/>
            <w:szCs w:val="24"/>
            <w:lang w:val="en"/>
          </w:rPr>
          <w:t>s</w:t>
        </w:r>
      </w:ins>
      <w:r w:rsidRPr="00D53175">
        <w:rPr>
          <w:rFonts w:ascii="Arial" w:eastAsia="Palatino Linotype" w:hAnsi="Arial" w:cs="Arial"/>
          <w:color w:val="222222"/>
          <w:szCs w:val="24"/>
          <w:lang w:val="en"/>
        </w:rPr>
        <w:t xml:space="preserve">) is explored to increase the enzyme-based degradation of dyes by laccase </w:t>
      </w:r>
      <w:proofErr w:type="spellStart"/>
      <w:r w:rsidR="00BE3834" w:rsidRPr="00D53175">
        <w:rPr>
          <w:rFonts w:ascii="Arial" w:eastAsia="Palatino Linotype" w:hAnsi="Arial" w:cs="Arial"/>
          <w:color w:val="222222"/>
          <w:szCs w:val="24"/>
          <w:lang w:val="en"/>
        </w:rPr>
        <w:t>bionanocomposites</w:t>
      </w:r>
      <w:proofErr w:type="spellEnd"/>
      <w:r w:rsidRPr="00D53175">
        <w:rPr>
          <w:rFonts w:ascii="Arial" w:eastAsia="Palatino Linotype" w:hAnsi="Arial" w:cs="Arial"/>
          <w:color w:val="222222"/>
          <w:szCs w:val="24"/>
          <w:lang w:val="en"/>
        </w:rPr>
        <w:t xml:space="preserve">, improve the particle suspension and promote the interaction of reagents. </w:t>
      </w:r>
      <w:r w:rsidR="00EE722F" w:rsidRPr="00D53175">
        <w:rPr>
          <w:rFonts w:ascii="Arial" w:eastAsia="Palatino Linotype" w:hAnsi="Arial" w:cs="Arial"/>
          <w:color w:val="222222"/>
          <w:szCs w:val="24"/>
          <w:lang w:val="en"/>
        </w:rPr>
        <w:t xml:space="preserve">The laccase </w:t>
      </w:r>
      <w:r w:rsidRPr="00D53175">
        <w:rPr>
          <w:rFonts w:ascii="Arial" w:eastAsia="Palatino Linotype" w:hAnsi="Arial" w:cs="Arial"/>
          <w:color w:val="222222"/>
          <w:szCs w:val="24"/>
          <w:lang w:val="en"/>
        </w:rPr>
        <w:t xml:space="preserve">enzyme was covalently immobilized on amino-terminated </w:t>
      </w:r>
      <w:proofErr w:type="spellStart"/>
      <w:r w:rsidRPr="00D53175">
        <w:rPr>
          <w:rFonts w:ascii="Arial" w:eastAsia="Palatino Linotype" w:hAnsi="Arial" w:cs="Arial"/>
          <w:color w:val="222222"/>
          <w:szCs w:val="24"/>
          <w:lang w:val="en"/>
        </w:rPr>
        <w:t>silanized</w:t>
      </w:r>
      <w:proofErr w:type="spellEnd"/>
      <w:r w:rsidRPr="00D53175">
        <w:rPr>
          <w:rFonts w:ascii="Arial" w:eastAsia="Palatino Linotype" w:hAnsi="Arial" w:cs="Arial"/>
          <w:color w:val="222222"/>
          <w:szCs w:val="24"/>
          <w:lang w:val="en"/>
        </w:rPr>
        <w:t xml:space="preserve"> magnetite nanoparticles (Lac-Magnetite) and the </w:t>
      </w:r>
      <w:r w:rsidR="00B65039" w:rsidRPr="00D53175">
        <w:rPr>
          <w:rFonts w:ascii="Arial" w:eastAsia="Palatino Linotype" w:hAnsi="Arial" w:cs="Arial"/>
          <w:color w:val="222222"/>
          <w:szCs w:val="24"/>
          <w:lang w:val="en"/>
        </w:rPr>
        <w:t>impact</w:t>
      </w:r>
      <w:r w:rsidR="005A4F52" w:rsidRPr="00D53175">
        <w:rPr>
          <w:rFonts w:ascii="Arial" w:eastAsia="Palatino Linotype" w:hAnsi="Arial" w:cs="Arial"/>
          <w:color w:val="222222"/>
          <w:szCs w:val="24"/>
          <w:lang w:val="en"/>
        </w:rPr>
        <w:t xml:space="preserve"> of </w:t>
      </w:r>
      <w:r w:rsidR="00EE722F" w:rsidRPr="00D53175">
        <w:rPr>
          <w:rFonts w:ascii="Arial" w:eastAsia="Palatino Linotype" w:hAnsi="Arial" w:cs="Arial"/>
          <w:color w:val="222222"/>
          <w:szCs w:val="24"/>
          <w:lang w:val="en"/>
        </w:rPr>
        <w:t xml:space="preserve">varying </w:t>
      </w:r>
      <w:r w:rsidR="005A4F52" w:rsidRPr="00D53175">
        <w:rPr>
          <w:rFonts w:ascii="Arial" w:eastAsia="Palatino Linotype" w:hAnsi="Arial" w:cs="Arial"/>
          <w:color w:val="222222"/>
          <w:szCs w:val="24"/>
          <w:lang w:val="en"/>
        </w:rPr>
        <w:t>the</w:t>
      </w:r>
      <w:r w:rsidR="00EE722F" w:rsidRPr="00D53175">
        <w:rPr>
          <w:rFonts w:ascii="Arial" w:eastAsia="Palatino Linotype" w:hAnsi="Arial" w:cs="Arial"/>
          <w:color w:val="222222"/>
          <w:szCs w:val="24"/>
          <w:lang w:val="en"/>
        </w:rPr>
        <w:t xml:space="preserve"> pH on the</w:t>
      </w:r>
      <w:r w:rsidR="00531B75" w:rsidRPr="00D53175">
        <w:rPr>
          <w:rFonts w:ascii="Arial" w:eastAsia="Palatino Linotype" w:hAnsi="Arial" w:cs="Arial"/>
          <w:color w:val="222222"/>
          <w:szCs w:val="24"/>
          <w:lang w:val="en"/>
        </w:rPr>
        <w:t xml:space="preserve"> catalytic</w:t>
      </w:r>
      <w:r w:rsidR="00EE722F" w:rsidRPr="00D53175">
        <w:rPr>
          <w:rFonts w:ascii="Arial" w:eastAsia="Palatino Linotype" w:hAnsi="Arial" w:cs="Arial"/>
          <w:color w:val="222222"/>
          <w:szCs w:val="24"/>
          <w:lang w:val="en"/>
        </w:rPr>
        <w:t xml:space="preserve"> performance of the</w:t>
      </w:r>
      <w:r w:rsidR="005A4F52" w:rsidRPr="00D53175">
        <w:rPr>
          <w:rFonts w:ascii="Arial" w:eastAsia="Palatino Linotype" w:hAnsi="Arial" w:cs="Arial"/>
          <w:color w:val="222222"/>
          <w:szCs w:val="24"/>
          <w:lang w:val="en"/>
        </w:rPr>
        <w:t xml:space="preserve"> obtained </w:t>
      </w:r>
      <w:proofErr w:type="spellStart"/>
      <w:r w:rsidR="00BE3834" w:rsidRPr="00D53175">
        <w:rPr>
          <w:rFonts w:ascii="Arial" w:eastAsia="Palatino Linotype" w:hAnsi="Arial" w:cs="Arial"/>
          <w:color w:val="222222"/>
          <w:szCs w:val="24"/>
          <w:lang w:val="en"/>
        </w:rPr>
        <w:t>bionanocomposites</w:t>
      </w:r>
      <w:proofErr w:type="spellEnd"/>
      <w:r w:rsidRPr="00D53175">
        <w:rPr>
          <w:rFonts w:ascii="Arial" w:eastAsia="Palatino Linotype" w:hAnsi="Arial" w:cs="Arial"/>
          <w:color w:val="222222"/>
          <w:szCs w:val="24"/>
          <w:lang w:val="en"/>
        </w:rPr>
        <w:t xml:space="preserve"> was analyzed. The optimal configuration for the torus microreactor and the </w:t>
      </w:r>
      <w:r w:rsidR="005A4F52" w:rsidRPr="00D53175">
        <w:rPr>
          <w:rFonts w:ascii="Arial" w:eastAsia="Palatino Linotype" w:hAnsi="Arial" w:cs="Arial"/>
          <w:color w:val="222222"/>
          <w:szCs w:val="24"/>
          <w:lang w:val="en"/>
        </w:rPr>
        <w:t xml:space="preserve">applied </w:t>
      </w:r>
      <w:r w:rsidRPr="00D53175">
        <w:rPr>
          <w:rFonts w:ascii="Arial" w:eastAsia="Palatino Linotype" w:hAnsi="Arial" w:cs="Arial"/>
          <w:color w:val="222222"/>
          <w:szCs w:val="24"/>
          <w:lang w:val="en"/>
        </w:rPr>
        <w:t xml:space="preserve">magnetic field was evaluated </w:t>
      </w:r>
      <w:r w:rsidR="005A4F52" w:rsidRPr="0022504B">
        <w:rPr>
          <w:rFonts w:ascii="Arial" w:eastAsia="Palatino Linotype" w:hAnsi="Arial" w:cs="Arial"/>
          <w:i/>
          <w:iCs/>
          <w:color w:val="222222"/>
          <w:szCs w:val="24"/>
          <w:lang w:val="en"/>
          <w:rPrChange w:id="4" w:author="Juan Carlos Cruz Jimenez" w:date="2021-05-23T20:03:00Z">
            <w:rPr>
              <w:rFonts w:ascii="Arial" w:eastAsia="Palatino Linotype" w:hAnsi="Arial" w:cs="Arial"/>
              <w:color w:val="222222"/>
              <w:szCs w:val="24"/>
              <w:lang w:val="en"/>
            </w:rPr>
          </w:rPrChange>
        </w:rPr>
        <w:t>in silico</w:t>
      </w:r>
      <w:r w:rsidR="005A4F52" w:rsidRPr="00D53175">
        <w:rPr>
          <w:rFonts w:ascii="Arial" w:eastAsia="Palatino Linotype" w:hAnsi="Arial" w:cs="Arial"/>
          <w:color w:val="222222"/>
          <w:szCs w:val="24"/>
          <w:lang w:val="en"/>
        </w:rPr>
        <w:t xml:space="preserve"> </w:t>
      </w:r>
      <w:r w:rsidRPr="00D53175">
        <w:rPr>
          <w:rFonts w:ascii="Arial" w:eastAsia="Palatino Linotype" w:hAnsi="Arial" w:cs="Arial"/>
          <w:color w:val="222222"/>
          <w:szCs w:val="24"/>
          <w:lang w:val="en"/>
        </w:rPr>
        <w:t xml:space="preserve">with the </w:t>
      </w:r>
      <w:r w:rsidR="005A4F52" w:rsidRPr="00D53175">
        <w:rPr>
          <w:rFonts w:ascii="Arial" w:eastAsia="Palatino Linotype" w:hAnsi="Arial" w:cs="Arial"/>
          <w:color w:val="222222"/>
          <w:szCs w:val="24"/>
          <w:lang w:val="en"/>
        </w:rPr>
        <w:t>aid of</w:t>
      </w:r>
      <w:r w:rsidR="00EE722F" w:rsidRPr="00D53175">
        <w:rPr>
          <w:rFonts w:ascii="Arial" w:eastAsia="Palatino Linotype" w:hAnsi="Arial" w:cs="Arial"/>
          <w:color w:val="222222"/>
          <w:szCs w:val="24"/>
          <w:lang w:val="en"/>
        </w:rPr>
        <w:t xml:space="preserve"> the</w:t>
      </w:r>
      <w:r w:rsidR="005A4F52" w:rsidRPr="00D53175">
        <w:rPr>
          <w:rFonts w:ascii="Arial" w:eastAsia="Palatino Linotype" w:hAnsi="Arial" w:cs="Arial"/>
          <w:color w:val="222222"/>
          <w:szCs w:val="24"/>
          <w:lang w:val="en"/>
        </w:rPr>
        <w:t xml:space="preserve"> </w:t>
      </w:r>
      <w:r w:rsidRPr="00D53175">
        <w:rPr>
          <w:rFonts w:ascii="Arial" w:eastAsia="Palatino Linotype" w:hAnsi="Arial" w:cs="Arial"/>
          <w:color w:val="222222"/>
          <w:szCs w:val="24"/>
          <w:lang w:val="en"/>
        </w:rPr>
        <w:t xml:space="preserve">CFD and particle tracing modules </w:t>
      </w:r>
      <w:r w:rsidR="005A4F52" w:rsidRPr="00D53175">
        <w:rPr>
          <w:rFonts w:ascii="Arial" w:eastAsia="Palatino Linotype" w:hAnsi="Arial" w:cs="Arial"/>
          <w:color w:val="222222"/>
          <w:szCs w:val="24"/>
          <w:lang w:val="en"/>
        </w:rPr>
        <w:t>of</w:t>
      </w:r>
      <w:r w:rsidRPr="00D53175">
        <w:rPr>
          <w:rFonts w:ascii="Arial" w:eastAsia="Palatino Linotype" w:hAnsi="Arial" w:cs="Arial"/>
          <w:color w:val="222222"/>
          <w:szCs w:val="24"/>
          <w:lang w:val="en"/>
        </w:rPr>
        <w:t xml:space="preserve"> </w:t>
      </w:r>
      <w:proofErr w:type="spellStart"/>
      <w:r w:rsidRPr="00D53175">
        <w:rPr>
          <w:rFonts w:ascii="Arial" w:eastAsia="Palatino Linotype" w:hAnsi="Arial" w:cs="Arial"/>
          <w:color w:val="222222"/>
          <w:szCs w:val="24"/>
          <w:lang w:val="en"/>
        </w:rPr>
        <w:t>Comsol</w:t>
      </w:r>
      <w:proofErr w:type="spellEnd"/>
      <w:r w:rsidRPr="00D53175">
        <w:rPr>
          <w:rFonts w:ascii="Arial" w:eastAsia="Palatino Linotype" w:hAnsi="Arial" w:cs="Arial"/>
          <w:color w:val="222222"/>
          <w:szCs w:val="24"/>
          <w:lang w:val="en"/>
        </w:rPr>
        <w:t xml:space="preserve"> Multiphysics®. </w:t>
      </w:r>
      <w:r w:rsidR="005A4F52" w:rsidRPr="00D53175">
        <w:rPr>
          <w:rFonts w:ascii="Arial" w:eastAsia="Palatino Linotype" w:hAnsi="Arial" w:cs="Arial"/>
          <w:color w:val="222222"/>
          <w:szCs w:val="24"/>
          <w:lang w:val="en"/>
        </w:rPr>
        <w:t xml:space="preserve">The </w:t>
      </w:r>
      <w:r w:rsidRPr="00D53175">
        <w:rPr>
          <w:rFonts w:ascii="Arial" w:eastAsia="Palatino Linotype" w:hAnsi="Arial" w:cs="Arial"/>
          <w:color w:val="222222"/>
          <w:szCs w:val="24"/>
          <w:lang w:val="en"/>
        </w:rPr>
        <w:t>Eriochrome Black T (</w:t>
      </w:r>
      <w:proofErr w:type="spellStart"/>
      <w:r w:rsidRPr="00D53175">
        <w:rPr>
          <w:rFonts w:ascii="Arial" w:eastAsia="Palatino Linotype" w:hAnsi="Arial" w:cs="Arial"/>
          <w:color w:val="222222"/>
          <w:szCs w:val="24"/>
          <w:lang w:val="en"/>
        </w:rPr>
        <w:t>EBt</w:t>
      </w:r>
      <w:proofErr w:type="spellEnd"/>
      <w:r w:rsidRPr="00D53175">
        <w:rPr>
          <w:rFonts w:ascii="Arial" w:eastAsia="Palatino Linotype" w:hAnsi="Arial" w:cs="Arial"/>
          <w:color w:val="222222"/>
          <w:szCs w:val="24"/>
          <w:lang w:val="en"/>
        </w:rPr>
        <w:t xml:space="preserve">) </w:t>
      </w:r>
      <w:r w:rsidR="005A4F52" w:rsidRPr="00D53175">
        <w:rPr>
          <w:rFonts w:ascii="Arial" w:eastAsia="Palatino Linotype" w:hAnsi="Arial" w:cs="Arial"/>
          <w:color w:val="222222"/>
          <w:szCs w:val="24"/>
          <w:lang w:val="en"/>
        </w:rPr>
        <w:t xml:space="preserve">dye </w:t>
      </w:r>
      <w:r w:rsidRPr="00D53175">
        <w:rPr>
          <w:rFonts w:ascii="Arial" w:eastAsia="Palatino Linotype" w:hAnsi="Arial" w:cs="Arial"/>
          <w:color w:val="222222"/>
          <w:szCs w:val="24"/>
          <w:lang w:val="en"/>
        </w:rPr>
        <w:t>was tested as a biodegradation model at three different concentrations</w:t>
      </w:r>
      <w:ins w:id="5" w:author="Juan Carlos Cruz Jimenez" w:date="2021-05-23T20:04:00Z">
        <w:r w:rsidR="0022504B">
          <w:rPr>
            <w:rFonts w:ascii="Arial" w:eastAsia="Palatino Linotype" w:hAnsi="Arial" w:cs="Arial"/>
            <w:color w:val="222222"/>
            <w:szCs w:val="24"/>
            <w:lang w:val="en"/>
          </w:rPr>
          <w:t>, i.e.,</w:t>
        </w:r>
      </w:ins>
      <w:r w:rsidRPr="00D53175">
        <w:rPr>
          <w:rFonts w:ascii="Arial" w:eastAsia="Palatino Linotype" w:hAnsi="Arial" w:cs="Arial"/>
          <w:color w:val="222222"/>
          <w:szCs w:val="24"/>
          <w:lang w:val="en"/>
        </w:rPr>
        <w:t xml:space="preserve"> 5 mg/L, 10 mg/L and 20 mg/L. The phenol oxidation/removal was evaluated on artificial wastewater and real wastewater. The optimal </w:t>
      </w:r>
      <w:ins w:id="6" w:author="Juan Carlos Cruz Jimenez" w:date="2021-05-23T22:51:00Z">
        <w:r w:rsidR="005A26F3">
          <w:rPr>
            <w:rFonts w:ascii="Arial" w:eastAsia="Palatino Linotype" w:hAnsi="Arial" w:cs="Arial"/>
            <w:color w:val="222222"/>
            <w:szCs w:val="24"/>
            <w:lang w:val="en"/>
          </w:rPr>
          <w:t xml:space="preserve">catalytic </w:t>
        </w:r>
      </w:ins>
      <w:r w:rsidRPr="00D53175">
        <w:rPr>
          <w:rFonts w:ascii="Arial" w:eastAsia="Palatino Linotype" w:hAnsi="Arial" w:cs="Arial"/>
          <w:color w:val="222222"/>
          <w:szCs w:val="24"/>
          <w:lang w:val="en"/>
        </w:rPr>
        <w:t xml:space="preserve">performance of the </w:t>
      </w:r>
      <w:proofErr w:type="spellStart"/>
      <w:r w:rsidRPr="00D53175">
        <w:rPr>
          <w:rFonts w:ascii="Arial" w:eastAsia="Palatino Linotype" w:hAnsi="Arial" w:cs="Arial"/>
          <w:color w:val="222222"/>
          <w:szCs w:val="24"/>
          <w:lang w:val="en"/>
        </w:rPr>
        <w:t>bionanocompound</w:t>
      </w:r>
      <w:proofErr w:type="spellEnd"/>
      <w:r w:rsidRPr="00D53175">
        <w:rPr>
          <w:rFonts w:ascii="Arial" w:eastAsia="Palatino Linotype" w:hAnsi="Arial" w:cs="Arial"/>
          <w:color w:val="222222"/>
          <w:szCs w:val="24"/>
          <w:lang w:val="en"/>
        </w:rPr>
        <w:t xml:space="preserve"> was </w:t>
      </w:r>
      <w:r w:rsidR="005A4F52" w:rsidRPr="00D53175">
        <w:rPr>
          <w:rFonts w:ascii="Arial" w:eastAsia="Palatino Linotype" w:hAnsi="Arial" w:cs="Arial"/>
          <w:color w:val="222222"/>
          <w:szCs w:val="24"/>
          <w:lang w:val="en"/>
        </w:rPr>
        <w:t xml:space="preserve">achieved </w:t>
      </w:r>
      <w:r w:rsidR="00821AC5" w:rsidRPr="00D53175">
        <w:rPr>
          <w:rFonts w:ascii="Arial" w:eastAsia="Palatino Linotype" w:hAnsi="Arial" w:cs="Arial"/>
          <w:color w:val="222222"/>
          <w:szCs w:val="24"/>
          <w:lang w:val="en"/>
        </w:rPr>
        <w:t xml:space="preserve">in the range of </w:t>
      </w:r>
      <w:r w:rsidRPr="00D53175">
        <w:rPr>
          <w:rFonts w:ascii="Arial" w:eastAsia="Palatino Linotype" w:hAnsi="Arial" w:cs="Arial"/>
          <w:color w:val="222222"/>
          <w:szCs w:val="24"/>
          <w:lang w:val="en"/>
        </w:rPr>
        <w:t xml:space="preserve">pH 4 to 4.5. A parabolic movement on the particles was </w:t>
      </w:r>
      <w:r w:rsidR="00EE722F" w:rsidRPr="00D53175">
        <w:rPr>
          <w:rFonts w:ascii="Arial" w:eastAsia="Palatino Linotype" w:hAnsi="Arial" w:cs="Arial"/>
          <w:color w:val="222222"/>
          <w:szCs w:val="24"/>
          <w:lang w:val="en"/>
        </w:rPr>
        <w:t xml:space="preserve">induced </w:t>
      </w:r>
      <w:r w:rsidRPr="00D53175">
        <w:rPr>
          <w:rFonts w:ascii="Arial" w:eastAsia="Palatino Linotype" w:hAnsi="Arial" w:cs="Arial"/>
          <w:color w:val="222222"/>
          <w:szCs w:val="24"/>
          <w:lang w:val="en"/>
        </w:rPr>
        <w:t>by the magnetic field,</w:t>
      </w:r>
      <w:r w:rsidR="005A4F52" w:rsidRPr="00D53175">
        <w:rPr>
          <w:rFonts w:ascii="Arial" w:eastAsia="Palatino Linotype" w:hAnsi="Arial" w:cs="Arial"/>
          <w:color w:val="222222"/>
          <w:szCs w:val="24"/>
          <w:lang w:val="en"/>
        </w:rPr>
        <w:t xml:space="preserve"> which led to</w:t>
      </w:r>
      <w:r w:rsidRPr="00D53175">
        <w:rPr>
          <w:rFonts w:ascii="Arial" w:eastAsia="Palatino Linotype" w:hAnsi="Arial" w:cs="Arial"/>
          <w:color w:val="222222"/>
          <w:szCs w:val="24"/>
          <w:lang w:val="en"/>
        </w:rPr>
        <w:t xml:space="preserve"> breaking the stability of the laminar flow and improving the mix</w:t>
      </w:r>
      <w:r w:rsidR="005A4F52" w:rsidRPr="00D53175">
        <w:rPr>
          <w:rFonts w:ascii="Arial" w:eastAsia="Palatino Linotype" w:hAnsi="Arial" w:cs="Arial"/>
          <w:color w:val="222222"/>
          <w:szCs w:val="24"/>
          <w:lang w:val="en"/>
        </w:rPr>
        <w:t>ing processes</w:t>
      </w:r>
      <w:r w:rsidRPr="00D53175">
        <w:rPr>
          <w:rFonts w:ascii="Arial" w:eastAsia="Palatino Linotype" w:hAnsi="Arial" w:cs="Arial"/>
          <w:color w:val="222222"/>
          <w:szCs w:val="24"/>
          <w:lang w:val="en"/>
        </w:rPr>
        <w:t xml:space="preserve">. Based on the simulation and </w:t>
      </w:r>
      <w:r w:rsidR="00EE722F" w:rsidRPr="00D53175">
        <w:rPr>
          <w:rFonts w:ascii="Arial" w:eastAsia="Palatino Linotype" w:hAnsi="Arial" w:cs="Arial"/>
          <w:color w:val="222222"/>
          <w:szCs w:val="24"/>
          <w:lang w:val="en"/>
        </w:rPr>
        <w:t>experiments conducted</w:t>
      </w:r>
      <w:r w:rsidRPr="00D53175">
        <w:rPr>
          <w:rFonts w:ascii="Arial" w:eastAsia="Palatino Linotype" w:hAnsi="Arial" w:cs="Arial"/>
          <w:color w:val="222222"/>
          <w:szCs w:val="24"/>
          <w:lang w:val="en"/>
        </w:rPr>
        <w:t xml:space="preserve"> with the three geometries, the two-vertical-loop</w:t>
      </w:r>
      <w:ins w:id="7" w:author="Juan Carlos Cruz Jimenez" w:date="2021-05-23T20:05:00Z">
        <w:r w:rsidR="0022504B">
          <w:rPr>
            <w:rFonts w:ascii="Arial" w:eastAsia="Palatino Linotype" w:hAnsi="Arial" w:cs="Arial"/>
            <w:color w:val="222222"/>
            <w:szCs w:val="24"/>
            <w:lang w:val="en"/>
          </w:rPr>
          <w:t xml:space="preserve"> microreactor</w:t>
        </w:r>
      </w:ins>
      <w:r w:rsidRPr="00D53175">
        <w:rPr>
          <w:rFonts w:ascii="Arial" w:eastAsia="Palatino Linotype" w:hAnsi="Arial" w:cs="Arial"/>
          <w:color w:val="222222"/>
          <w:szCs w:val="24"/>
          <w:lang w:val="en"/>
        </w:rPr>
        <w:t xml:space="preserve"> demonstrated a better performance </w:t>
      </w:r>
      <w:r w:rsidR="005A4F52" w:rsidRPr="00D53175">
        <w:rPr>
          <w:rFonts w:ascii="Arial" w:eastAsia="Palatino Linotype" w:hAnsi="Arial" w:cs="Arial"/>
          <w:color w:val="222222"/>
          <w:szCs w:val="24"/>
          <w:lang w:val="en"/>
        </w:rPr>
        <w:t xml:space="preserve">mainly </w:t>
      </w:r>
      <w:r w:rsidRPr="00D53175">
        <w:rPr>
          <w:rFonts w:ascii="Arial" w:eastAsia="Palatino Linotype" w:hAnsi="Arial" w:cs="Arial"/>
          <w:color w:val="222222"/>
          <w:szCs w:val="24"/>
          <w:lang w:val="en"/>
        </w:rPr>
        <w:t xml:space="preserve">due to </w:t>
      </w:r>
      <w:r w:rsidR="005A4F52" w:rsidRPr="00D53175">
        <w:rPr>
          <w:rFonts w:ascii="Arial" w:eastAsia="Palatino Linotype" w:hAnsi="Arial" w:cs="Arial"/>
          <w:color w:val="222222"/>
          <w:szCs w:val="24"/>
          <w:lang w:val="en"/>
        </w:rPr>
        <w:t>larger</w:t>
      </w:r>
      <w:r w:rsidRPr="00D53175">
        <w:rPr>
          <w:rFonts w:ascii="Arial" w:eastAsia="Palatino Linotype" w:hAnsi="Arial" w:cs="Arial"/>
          <w:color w:val="222222"/>
          <w:szCs w:val="24"/>
          <w:lang w:val="en"/>
        </w:rPr>
        <w:t xml:space="preserve"> dead zone</w:t>
      </w:r>
      <w:r w:rsidR="00821AC5" w:rsidRPr="00D53175">
        <w:rPr>
          <w:rFonts w:ascii="Arial" w:eastAsia="Palatino Linotype" w:hAnsi="Arial" w:cs="Arial"/>
          <w:color w:val="222222"/>
          <w:szCs w:val="24"/>
          <w:lang w:val="en"/>
        </w:rPr>
        <w:t>s</w:t>
      </w:r>
      <w:r w:rsidRPr="00D53175">
        <w:rPr>
          <w:rFonts w:ascii="Arial" w:eastAsia="Palatino Linotype" w:hAnsi="Arial" w:cs="Arial"/>
          <w:color w:val="222222"/>
          <w:szCs w:val="24"/>
          <w:lang w:val="en"/>
        </w:rPr>
        <w:t xml:space="preserve"> and longer residence time. Also, the overall dye removal</w:t>
      </w:r>
      <w:r w:rsidR="00EE722F" w:rsidRPr="00D53175">
        <w:rPr>
          <w:rFonts w:ascii="Arial" w:eastAsia="Palatino Linotype" w:hAnsi="Arial" w:cs="Arial"/>
          <w:color w:val="222222"/>
          <w:szCs w:val="24"/>
          <w:lang w:val="en"/>
        </w:rPr>
        <w:t xml:space="preserve"> efficiencies</w:t>
      </w:r>
      <w:r w:rsidRPr="00D53175">
        <w:rPr>
          <w:rFonts w:ascii="Arial" w:eastAsia="Palatino Linotype" w:hAnsi="Arial" w:cs="Arial"/>
          <w:color w:val="222222"/>
          <w:szCs w:val="24"/>
          <w:lang w:val="en"/>
        </w:rPr>
        <w:t xml:space="preserve"> </w:t>
      </w:r>
      <w:r w:rsidR="00821AC5" w:rsidRPr="00D53175">
        <w:rPr>
          <w:rFonts w:ascii="Arial" w:eastAsia="Palatino Linotype" w:hAnsi="Arial" w:cs="Arial"/>
          <w:color w:val="222222"/>
          <w:szCs w:val="24"/>
          <w:lang w:val="en"/>
        </w:rPr>
        <w:t>for</w:t>
      </w:r>
      <w:r w:rsidR="00EE722F" w:rsidRPr="00D53175">
        <w:rPr>
          <w:rFonts w:ascii="Arial" w:eastAsia="Palatino Linotype" w:hAnsi="Arial" w:cs="Arial"/>
          <w:color w:val="222222"/>
          <w:szCs w:val="24"/>
          <w:lang w:val="en"/>
        </w:rPr>
        <w:t xml:space="preserve"> </w:t>
      </w:r>
      <w:r w:rsidRPr="00D53175">
        <w:rPr>
          <w:rFonts w:ascii="Arial" w:eastAsia="Palatino Linotype" w:hAnsi="Arial" w:cs="Arial"/>
          <w:color w:val="222222"/>
          <w:szCs w:val="24"/>
          <w:lang w:val="en"/>
        </w:rPr>
        <w:t xml:space="preserve">this microreactor </w:t>
      </w:r>
      <w:r w:rsidR="005A4F52" w:rsidRPr="00D53175">
        <w:rPr>
          <w:rFonts w:ascii="Arial" w:eastAsia="Palatino Linotype" w:hAnsi="Arial" w:cs="Arial"/>
          <w:color w:val="222222"/>
          <w:szCs w:val="24"/>
          <w:lang w:val="en"/>
        </w:rPr>
        <w:t>and</w:t>
      </w:r>
      <w:r w:rsidRPr="00D53175">
        <w:rPr>
          <w:rFonts w:ascii="Arial" w:eastAsia="Palatino Linotype" w:hAnsi="Arial" w:cs="Arial"/>
          <w:color w:val="222222"/>
          <w:szCs w:val="24"/>
          <w:lang w:val="en"/>
        </w:rPr>
        <w:t xml:space="preserve"> the Lac-Magnetite </w:t>
      </w:r>
      <w:proofErr w:type="spellStart"/>
      <w:r w:rsidR="00EE722F" w:rsidRPr="00D53175">
        <w:rPr>
          <w:rFonts w:ascii="Arial" w:eastAsia="Palatino Linotype" w:hAnsi="Arial" w:cs="Arial"/>
          <w:color w:val="222222"/>
          <w:szCs w:val="24"/>
          <w:lang w:val="en"/>
        </w:rPr>
        <w:t>bionanocompound</w:t>
      </w:r>
      <w:proofErr w:type="spellEnd"/>
      <w:r w:rsidR="00EE722F" w:rsidRPr="00D53175">
        <w:rPr>
          <w:rFonts w:ascii="Arial" w:eastAsia="Palatino Linotype" w:hAnsi="Arial" w:cs="Arial"/>
          <w:color w:val="222222"/>
          <w:szCs w:val="24"/>
          <w:lang w:val="en"/>
        </w:rPr>
        <w:t xml:space="preserve"> </w:t>
      </w:r>
      <w:r w:rsidRPr="00D53175">
        <w:rPr>
          <w:rFonts w:ascii="Arial" w:eastAsia="Palatino Linotype" w:hAnsi="Arial" w:cs="Arial"/>
          <w:color w:val="222222"/>
          <w:szCs w:val="24"/>
          <w:lang w:val="en"/>
        </w:rPr>
        <w:t>were 98.05%, 93.87%, and 92.74% for the three concentrations evaluated. The maximum phenol oxidation</w:t>
      </w:r>
      <w:r w:rsidR="00821AC5" w:rsidRPr="00D53175">
        <w:rPr>
          <w:rFonts w:ascii="Arial" w:eastAsia="Palatino Linotype" w:hAnsi="Arial" w:cs="Arial"/>
          <w:color w:val="222222"/>
          <w:szCs w:val="24"/>
          <w:lang w:val="en"/>
        </w:rPr>
        <w:t xml:space="preserve"> with the Lac-Magnetite treatment at low concentration</w:t>
      </w:r>
      <w:r w:rsidRPr="00D53175">
        <w:rPr>
          <w:rFonts w:ascii="Arial" w:eastAsia="Palatino Linotype" w:hAnsi="Arial" w:cs="Arial"/>
          <w:color w:val="222222"/>
          <w:szCs w:val="24"/>
          <w:lang w:val="en"/>
        </w:rPr>
        <w:t xml:space="preserve"> </w:t>
      </w:r>
      <w:r w:rsidR="005A4F52" w:rsidRPr="00D53175">
        <w:rPr>
          <w:rFonts w:ascii="Arial" w:eastAsia="Palatino Linotype" w:hAnsi="Arial" w:cs="Arial"/>
          <w:color w:val="222222"/>
          <w:szCs w:val="24"/>
          <w:lang w:val="en"/>
        </w:rPr>
        <w:t>for</w:t>
      </w:r>
      <w:r w:rsidRPr="00D53175">
        <w:rPr>
          <w:rFonts w:ascii="Arial" w:eastAsia="Palatino Linotype" w:hAnsi="Arial" w:cs="Arial"/>
          <w:color w:val="222222"/>
          <w:szCs w:val="24"/>
          <w:lang w:val="en"/>
        </w:rPr>
        <w:t xml:space="preserve"> the artificial wastewater was 79.89%</w:t>
      </w:r>
      <w:ins w:id="8" w:author="Juan Carlos Cruz Jimenez" w:date="2021-05-23T20:07:00Z">
        <w:r w:rsidR="0022504B">
          <w:rPr>
            <w:rFonts w:ascii="Arial" w:eastAsia="Palatino Linotype" w:hAnsi="Arial" w:cs="Arial"/>
            <w:color w:val="222222"/>
            <w:szCs w:val="24"/>
            <w:lang w:val="en"/>
          </w:rPr>
          <w:t>,</w:t>
        </w:r>
      </w:ins>
      <w:r w:rsidRPr="00D53175">
        <w:rPr>
          <w:rFonts w:ascii="Arial" w:eastAsia="Palatino Linotype" w:hAnsi="Arial" w:cs="Arial"/>
          <w:color w:val="222222"/>
          <w:szCs w:val="24"/>
          <w:lang w:val="en"/>
        </w:rPr>
        <w:t xml:space="preserve"> </w:t>
      </w:r>
      <w:r w:rsidR="005A4F52" w:rsidRPr="00D53175">
        <w:rPr>
          <w:rFonts w:ascii="Arial" w:eastAsia="Palatino Linotype" w:hAnsi="Arial" w:cs="Arial"/>
          <w:color w:val="222222"/>
          <w:szCs w:val="24"/>
          <w:lang w:val="en"/>
        </w:rPr>
        <w:t>while its</w:t>
      </w:r>
      <w:r w:rsidRPr="00D53175">
        <w:rPr>
          <w:rFonts w:ascii="Arial" w:eastAsia="Palatino Linotype" w:hAnsi="Arial" w:cs="Arial"/>
          <w:color w:val="222222"/>
          <w:szCs w:val="24"/>
          <w:lang w:val="en"/>
        </w:rPr>
        <w:t xml:space="preserve"> phenol removal </w:t>
      </w:r>
      <w:r w:rsidR="005A4F52" w:rsidRPr="00D53175">
        <w:rPr>
          <w:rFonts w:ascii="Arial" w:eastAsia="Palatino Linotype" w:hAnsi="Arial" w:cs="Arial"/>
          <w:color w:val="222222"/>
          <w:szCs w:val="24"/>
          <w:lang w:val="en"/>
        </w:rPr>
        <w:t xml:space="preserve">efficiency </w:t>
      </w:r>
      <w:r w:rsidR="00C949D7" w:rsidRPr="00D53175">
        <w:rPr>
          <w:rFonts w:ascii="Arial" w:eastAsia="Palatino Linotype" w:hAnsi="Arial" w:cs="Arial"/>
          <w:color w:val="222222"/>
          <w:szCs w:val="24"/>
          <w:lang w:val="en"/>
        </w:rPr>
        <w:t>for a</w:t>
      </w:r>
      <w:r w:rsidRPr="00D53175">
        <w:rPr>
          <w:rFonts w:ascii="Arial" w:eastAsia="Palatino Linotype" w:hAnsi="Arial" w:cs="Arial"/>
          <w:color w:val="222222"/>
          <w:szCs w:val="24"/>
          <w:lang w:val="en"/>
        </w:rPr>
        <w:t xml:space="preserve"> large volume </w:t>
      </w:r>
      <w:r w:rsidR="00C949D7" w:rsidRPr="00D53175">
        <w:rPr>
          <w:rFonts w:ascii="Arial" w:eastAsia="Palatino Linotype" w:hAnsi="Arial" w:cs="Arial"/>
          <w:color w:val="222222"/>
          <w:szCs w:val="24"/>
          <w:lang w:val="en"/>
        </w:rPr>
        <w:t xml:space="preserve">of </w:t>
      </w:r>
      <w:r w:rsidRPr="00D53175">
        <w:rPr>
          <w:rFonts w:ascii="Arial" w:eastAsia="Palatino Linotype" w:hAnsi="Arial" w:cs="Arial"/>
          <w:color w:val="222222"/>
          <w:szCs w:val="24"/>
          <w:lang w:val="en"/>
        </w:rPr>
        <w:t>real wastewater was 17.86%</w:t>
      </w:r>
      <w:r w:rsidR="00C949D7" w:rsidRPr="00D53175">
        <w:rPr>
          <w:rFonts w:ascii="Arial" w:eastAsia="Palatino Linotype" w:hAnsi="Arial" w:cs="Arial"/>
          <w:color w:val="222222"/>
          <w:szCs w:val="24"/>
          <w:lang w:val="en"/>
        </w:rPr>
        <w:t>.</w:t>
      </w:r>
      <w:r w:rsidRPr="00D53175">
        <w:rPr>
          <w:rFonts w:ascii="Arial" w:eastAsia="Palatino Linotype" w:hAnsi="Arial" w:cs="Arial"/>
          <w:color w:val="222222"/>
          <w:szCs w:val="24"/>
          <w:lang w:val="en"/>
        </w:rPr>
        <w:t xml:space="preserve"> </w:t>
      </w:r>
      <w:r w:rsidR="00C949D7" w:rsidRPr="00D53175">
        <w:rPr>
          <w:rFonts w:ascii="Arial" w:eastAsia="Palatino Linotype" w:hAnsi="Arial" w:cs="Arial"/>
          <w:color w:val="222222"/>
          <w:szCs w:val="24"/>
          <w:lang w:val="en"/>
        </w:rPr>
        <w:t xml:space="preserve">This </w:t>
      </w:r>
      <w:r w:rsidRPr="00D53175">
        <w:rPr>
          <w:rFonts w:ascii="Arial" w:eastAsia="Palatino Linotype" w:hAnsi="Arial" w:cs="Arial"/>
          <w:color w:val="222222"/>
          <w:szCs w:val="24"/>
          <w:lang w:val="en"/>
        </w:rPr>
        <w:t xml:space="preserve">is equivalent to </w:t>
      </w:r>
      <w:r w:rsidR="0037557B" w:rsidRPr="00D53175">
        <w:rPr>
          <w:rFonts w:ascii="Arial" w:eastAsia="Palatino Linotype" w:hAnsi="Arial" w:cs="Arial"/>
          <w:color w:val="222222"/>
          <w:szCs w:val="24"/>
          <w:lang w:val="en"/>
        </w:rPr>
        <w:t>200 work</w:t>
      </w:r>
      <w:r w:rsidR="005A4F52" w:rsidRPr="00D53175">
        <w:rPr>
          <w:rFonts w:ascii="Arial" w:eastAsia="Palatino Linotype" w:hAnsi="Arial" w:cs="Arial"/>
          <w:color w:val="222222"/>
          <w:szCs w:val="24"/>
          <w:lang w:val="en"/>
        </w:rPr>
        <w:t>ing</w:t>
      </w:r>
      <w:r w:rsidR="00C949D7" w:rsidRPr="00D53175">
        <w:rPr>
          <w:rFonts w:ascii="Arial" w:eastAsia="Palatino Linotype" w:hAnsi="Arial" w:cs="Arial"/>
          <w:color w:val="222222"/>
          <w:szCs w:val="24"/>
          <w:lang w:val="en"/>
        </w:rPr>
        <w:t xml:space="preserve"> biodegradation</w:t>
      </w:r>
      <w:r w:rsidR="0037557B" w:rsidRPr="00D53175">
        <w:rPr>
          <w:rFonts w:ascii="Arial" w:eastAsia="Palatino Linotype" w:hAnsi="Arial" w:cs="Arial"/>
          <w:color w:val="222222"/>
          <w:szCs w:val="24"/>
          <w:lang w:val="en"/>
        </w:rPr>
        <w:t xml:space="preserve"> cycles </w:t>
      </w:r>
      <w:r w:rsidR="005A7809" w:rsidRPr="00D53175">
        <w:rPr>
          <w:rFonts w:ascii="Arial" w:eastAsia="Palatino Linotype" w:hAnsi="Arial" w:cs="Arial"/>
          <w:color w:val="222222"/>
          <w:szCs w:val="24"/>
          <w:lang w:val="en"/>
        </w:rPr>
        <w:t xml:space="preserve">for the </w:t>
      </w:r>
      <w:r w:rsidR="0037557B" w:rsidRPr="00D53175">
        <w:rPr>
          <w:rFonts w:ascii="Arial" w:eastAsia="Palatino Linotype" w:hAnsi="Arial" w:cs="Arial"/>
          <w:color w:val="222222"/>
          <w:szCs w:val="24"/>
          <w:lang w:val="en"/>
        </w:rPr>
        <w:t>dyes</w:t>
      </w:r>
      <w:r w:rsidRPr="00D53175">
        <w:rPr>
          <w:rFonts w:ascii="Arial" w:eastAsia="Palatino Linotype" w:hAnsi="Arial" w:cs="Arial"/>
          <w:color w:val="222222"/>
          <w:szCs w:val="24"/>
          <w:lang w:val="en"/>
        </w:rPr>
        <w:t>.</w:t>
      </w:r>
      <w:ins w:id="9" w:author="Juan Carlos Cruz Jimenez" w:date="2021-05-23T20:07:00Z">
        <w:r w:rsidR="0022504B">
          <w:rPr>
            <w:rFonts w:ascii="Arial" w:eastAsia="Palatino Linotype" w:hAnsi="Arial" w:cs="Arial"/>
            <w:color w:val="222222"/>
            <w:szCs w:val="24"/>
            <w:lang w:val="en"/>
          </w:rPr>
          <w:t xml:space="preserve"> Taken together, our results </w:t>
        </w:r>
      </w:ins>
      <w:ins w:id="10" w:author="Juan Carlos Cruz Jimenez" w:date="2021-05-23T20:09:00Z">
        <w:r w:rsidR="006F651C">
          <w:rPr>
            <w:rFonts w:ascii="Arial" w:eastAsia="Palatino Linotype" w:hAnsi="Arial" w:cs="Arial"/>
            <w:color w:val="222222"/>
            <w:szCs w:val="24"/>
            <w:lang w:val="en"/>
          </w:rPr>
          <w:t xml:space="preserve">indicate that the novel microreactors </w:t>
        </w:r>
      </w:ins>
      <w:ins w:id="11" w:author="Juan Carlos Cruz Jimenez" w:date="2021-05-23T20:10:00Z">
        <w:r w:rsidR="006F651C">
          <w:rPr>
            <w:rFonts w:ascii="Arial" w:eastAsia="Palatino Linotype" w:hAnsi="Arial" w:cs="Arial"/>
            <w:color w:val="222222"/>
            <w:szCs w:val="24"/>
            <w:lang w:val="en"/>
          </w:rPr>
          <w:t xml:space="preserve">introduced here </w:t>
        </w:r>
      </w:ins>
      <w:ins w:id="12" w:author="Juan Carlos Cruz Jimenez" w:date="2021-05-23T20:09:00Z">
        <w:r w:rsidR="006F651C">
          <w:rPr>
            <w:rFonts w:ascii="Arial" w:eastAsia="Palatino Linotype" w:hAnsi="Arial" w:cs="Arial"/>
            <w:color w:val="222222"/>
            <w:szCs w:val="24"/>
            <w:lang w:val="en"/>
          </w:rPr>
          <w:t>have the po</w:t>
        </w:r>
      </w:ins>
      <w:ins w:id="13" w:author="Juan Carlos Cruz Jimenez" w:date="2021-05-23T20:10:00Z">
        <w:r w:rsidR="006F651C">
          <w:rPr>
            <w:rFonts w:ascii="Arial" w:eastAsia="Palatino Linotype" w:hAnsi="Arial" w:cs="Arial"/>
            <w:color w:val="222222"/>
            <w:szCs w:val="24"/>
            <w:lang w:val="en"/>
          </w:rPr>
          <w:t xml:space="preserve">tential to </w:t>
        </w:r>
      </w:ins>
      <w:ins w:id="14" w:author="Juan Carlos Cruz Jimenez" w:date="2021-05-23T20:11:00Z">
        <w:r w:rsidR="006F651C">
          <w:rPr>
            <w:rFonts w:ascii="Arial" w:eastAsia="Palatino Linotype" w:hAnsi="Arial" w:cs="Arial"/>
            <w:color w:val="222222"/>
            <w:szCs w:val="24"/>
            <w:lang w:val="en"/>
          </w:rPr>
          <w:t xml:space="preserve">process wastewater </w:t>
        </w:r>
      </w:ins>
      <w:ins w:id="15" w:author="Juan Carlos Cruz Jimenez" w:date="2021-05-23T20:12:00Z">
        <w:r w:rsidR="006F651C">
          <w:rPr>
            <w:rFonts w:ascii="Arial" w:eastAsia="Palatino Linotype" w:hAnsi="Arial" w:cs="Arial"/>
            <w:color w:val="222222"/>
            <w:szCs w:val="24"/>
            <w:lang w:val="en"/>
          </w:rPr>
          <w:t>continuously</w:t>
        </w:r>
      </w:ins>
      <w:ins w:id="16" w:author="Juan Carlos Cruz Jimenez" w:date="2021-05-23T20:15:00Z">
        <w:r w:rsidR="006F651C">
          <w:rPr>
            <w:rFonts w:ascii="Arial" w:eastAsia="Palatino Linotype" w:hAnsi="Arial" w:cs="Arial"/>
            <w:color w:val="222222"/>
            <w:szCs w:val="24"/>
            <w:lang w:val="en"/>
          </w:rPr>
          <w:t>. Further analysis o</w:t>
        </w:r>
      </w:ins>
      <w:ins w:id="17" w:author="Juan Carlos Cruz Jimenez" w:date="2021-05-23T20:16:00Z">
        <w:r w:rsidR="006F651C">
          <w:rPr>
            <w:rFonts w:ascii="Arial" w:eastAsia="Palatino Linotype" w:hAnsi="Arial" w:cs="Arial"/>
            <w:color w:val="222222"/>
            <w:szCs w:val="24"/>
            <w:lang w:val="en"/>
          </w:rPr>
          <w:t xml:space="preserve">n the performance of multiple devices coupled together is of paramount importance to </w:t>
        </w:r>
      </w:ins>
      <w:ins w:id="18" w:author="Juan Carlos Cruz Jimenez" w:date="2021-05-23T20:17:00Z">
        <w:r w:rsidR="00D167F9">
          <w:rPr>
            <w:rFonts w:ascii="Arial" w:eastAsia="Palatino Linotype" w:hAnsi="Arial" w:cs="Arial"/>
            <w:color w:val="222222"/>
            <w:szCs w:val="24"/>
            <w:lang w:val="en"/>
          </w:rPr>
          <w:t xml:space="preserve">devise </w:t>
        </w:r>
      </w:ins>
      <w:ins w:id="19" w:author="Juan Carlos Cruz Jimenez" w:date="2021-05-23T20:18:00Z">
        <w:r w:rsidR="00C85D84">
          <w:rPr>
            <w:rFonts w:ascii="Arial" w:eastAsia="Palatino Linotype" w:hAnsi="Arial" w:cs="Arial"/>
            <w:color w:val="222222"/>
            <w:szCs w:val="24"/>
            <w:lang w:val="en"/>
          </w:rPr>
          <w:t xml:space="preserve">routes for scaling-up the </w:t>
        </w:r>
      </w:ins>
      <w:ins w:id="20" w:author="Juan Carlos Cruz Jimenez" w:date="2021-05-23T20:19:00Z">
        <w:r w:rsidR="00C85D84">
          <w:rPr>
            <w:rFonts w:ascii="Arial" w:eastAsia="Palatino Linotype" w:hAnsi="Arial" w:cs="Arial"/>
            <w:color w:val="222222"/>
            <w:szCs w:val="24"/>
            <w:lang w:val="en"/>
          </w:rPr>
          <w:t>remediation process.</w:t>
        </w:r>
      </w:ins>
      <w:ins w:id="21" w:author="Juan Carlos Cruz Jimenez" w:date="2021-05-23T20:12:00Z">
        <w:r w:rsidR="006F651C">
          <w:rPr>
            <w:rFonts w:ascii="Arial" w:eastAsia="Palatino Linotype" w:hAnsi="Arial" w:cs="Arial"/>
            <w:color w:val="222222"/>
            <w:szCs w:val="24"/>
            <w:lang w:val="en"/>
          </w:rPr>
          <w:t xml:space="preserve"> </w:t>
        </w:r>
      </w:ins>
      <w:ins w:id="22" w:author="Juan Carlos Cruz Jimenez" w:date="2021-05-23T20:10:00Z">
        <w:r w:rsidR="006F651C">
          <w:rPr>
            <w:rFonts w:ascii="Arial" w:eastAsia="Palatino Linotype" w:hAnsi="Arial" w:cs="Arial"/>
            <w:color w:val="222222"/>
            <w:szCs w:val="24"/>
            <w:lang w:val="en"/>
          </w:rPr>
          <w:t xml:space="preserve"> </w:t>
        </w:r>
      </w:ins>
      <w:ins w:id="23" w:author="Juan Carlos Cruz Jimenez" w:date="2021-05-23T20:08:00Z">
        <w:r w:rsidR="006F651C">
          <w:rPr>
            <w:rFonts w:ascii="Arial" w:eastAsia="Palatino Linotype" w:hAnsi="Arial" w:cs="Arial"/>
            <w:color w:val="222222"/>
            <w:szCs w:val="24"/>
            <w:lang w:val="en"/>
          </w:rPr>
          <w:t xml:space="preserve"> </w:t>
        </w:r>
      </w:ins>
    </w:p>
    <w:p w14:paraId="2806A66B" w14:textId="35D4F44C" w:rsidR="000C7A7A" w:rsidRDefault="000C7A7A" w:rsidP="00A90738">
      <w:pPr>
        <w:spacing w:after="0" w:line="240" w:lineRule="auto"/>
        <w:jc w:val="both"/>
        <w:rPr>
          <w:rFonts w:ascii="Arial" w:eastAsia="Palatino Linotype" w:hAnsi="Arial" w:cs="Arial"/>
          <w:color w:val="222222"/>
          <w:szCs w:val="24"/>
          <w:lang w:val="en"/>
        </w:rPr>
      </w:pPr>
    </w:p>
    <w:p w14:paraId="68C65A67" w14:textId="77777777" w:rsidR="000C7A7A" w:rsidRPr="00D53175" w:rsidRDefault="000C7A7A" w:rsidP="000C7A7A">
      <w:pPr>
        <w:pStyle w:val="NoSpacing"/>
        <w:rPr>
          <w:rFonts w:ascii="Arial" w:hAnsi="Arial" w:cs="Arial"/>
          <w:szCs w:val="24"/>
          <w:lang w:val="en-US"/>
        </w:rPr>
      </w:pPr>
      <w:r w:rsidRPr="00D53175">
        <w:rPr>
          <w:rFonts w:ascii="Arial" w:hAnsi="Arial" w:cs="Arial"/>
          <w:b/>
          <w:szCs w:val="24"/>
          <w:lang w:val="en-US"/>
        </w:rPr>
        <w:lastRenderedPageBreak/>
        <w:t>Keywords</w:t>
      </w:r>
      <w:r w:rsidRPr="00D53175">
        <w:rPr>
          <w:rFonts w:ascii="Arial" w:hAnsi="Arial" w:cs="Arial"/>
          <w:szCs w:val="24"/>
          <w:lang w:val="en-US"/>
        </w:rPr>
        <w:t xml:space="preserve">: phenol, removal, </w:t>
      </w:r>
      <w:proofErr w:type="spellStart"/>
      <w:r w:rsidRPr="00D53175">
        <w:rPr>
          <w:rFonts w:ascii="Arial" w:hAnsi="Arial" w:cs="Arial"/>
          <w:szCs w:val="24"/>
          <w:lang w:val="en-US"/>
        </w:rPr>
        <w:t>bionanocomposites</w:t>
      </w:r>
      <w:proofErr w:type="spellEnd"/>
      <w:r w:rsidRPr="00D53175">
        <w:rPr>
          <w:rFonts w:ascii="Arial" w:hAnsi="Arial" w:cs="Arial"/>
          <w:szCs w:val="24"/>
          <w:lang w:val="en-US"/>
        </w:rPr>
        <w:t>, laccase, magnetic nanoparticles, microreactor, torus.</w:t>
      </w:r>
    </w:p>
    <w:p w14:paraId="45ACD576" w14:textId="34CE48A9" w:rsidR="000C7A7A" w:rsidRPr="00D53175" w:rsidRDefault="000C7A7A" w:rsidP="00A90738">
      <w:pPr>
        <w:spacing w:after="0" w:line="240" w:lineRule="auto"/>
        <w:jc w:val="both"/>
        <w:rPr>
          <w:rFonts w:ascii="Arial" w:hAnsi="Arial" w:cs="Arial"/>
          <w:szCs w:val="24"/>
          <w:lang w:val="en-US"/>
        </w:rPr>
      </w:pPr>
    </w:p>
    <w:p w14:paraId="6FE9C856" w14:textId="1F691E86" w:rsidR="00A61170" w:rsidRPr="00D53175" w:rsidRDefault="0004201D" w:rsidP="007F7C1F">
      <w:pPr>
        <w:pStyle w:val="Heading1"/>
        <w:numPr>
          <w:ilvl w:val="0"/>
          <w:numId w:val="24"/>
        </w:numPr>
        <w:rPr>
          <w:rFonts w:ascii="Arial" w:hAnsi="Arial" w:cs="Arial"/>
          <w:szCs w:val="24"/>
          <w:lang w:val="en-US"/>
        </w:rPr>
      </w:pPr>
      <w:bookmarkStart w:id="24" w:name="_Toc58625504"/>
      <w:bookmarkStart w:id="25" w:name="_Toc58625560"/>
      <w:bookmarkStart w:id="26" w:name="_Toc58625766"/>
      <w:bookmarkStart w:id="27" w:name="_Toc58625941"/>
      <w:bookmarkStart w:id="28" w:name="_Toc58625950"/>
      <w:bookmarkStart w:id="29" w:name="_Toc58625994"/>
      <w:bookmarkStart w:id="30" w:name="_Toc58626054"/>
      <w:bookmarkStart w:id="31" w:name="_Toc58626092"/>
      <w:bookmarkStart w:id="32" w:name="_Toc58626371"/>
      <w:bookmarkStart w:id="33" w:name="_Toc58626494"/>
      <w:bookmarkStart w:id="34" w:name="_Toc58626742"/>
      <w:bookmarkStart w:id="35" w:name="_Toc58626803"/>
      <w:bookmarkStart w:id="36" w:name="_Toc58626970"/>
      <w:bookmarkStart w:id="37" w:name="_Toc58627230"/>
      <w:bookmarkStart w:id="38" w:name="_Toc58627353"/>
      <w:bookmarkStart w:id="39" w:name="_Toc58625951"/>
      <w:bookmarkStart w:id="40" w:name="_Toc58721016"/>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D53175">
        <w:rPr>
          <w:rFonts w:ascii="Arial" w:hAnsi="Arial" w:cs="Arial"/>
          <w:szCs w:val="24"/>
          <w:lang w:val="en-US"/>
        </w:rPr>
        <w:t>I</w:t>
      </w:r>
      <w:r w:rsidR="00A61170" w:rsidRPr="00D53175">
        <w:rPr>
          <w:rFonts w:ascii="Arial" w:hAnsi="Arial" w:cs="Arial"/>
          <w:szCs w:val="24"/>
          <w:lang w:val="en-US"/>
        </w:rPr>
        <w:t>ntroductio</w:t>
      </w:r>
      <w:bookmarkEnd w:id="39"/>
      <w:r w:rsidRPr="00D53175">
        <w:rPr>
          <w:rFonts w:ascii="Arial" w:hAnsi="Arial" w:cs="Arial"/>
          <w:szCs w:val="24"/>
          <w:lang w:val="en-US"/>
        </w:rPr>
        <w:t>n</w:t>
      </w:r>
      <w:bookmarkEnd w:id="40"/>
    </w:p>
    <w:p w14:paraId="3EFBDA49" w14:textId="05088107" w:rsidR="001E2985" w:rsidRPr="00D53175" w:rsidRDefault="009C4498" w:rsidP="005223C2">
      <w:pPr>
        <w:jc w:val="both"/>
        <w:rPr>
          <w:rFonts w:ascii="Arial" w:hAnsi="Arial" w:cs="Arial"/>
          <w:szCs w:val="24"/>
          <w:lang w:val="en-US"/>
        </w:rPr>
      </w:pPr>
      <w:r w:rsidRPr="00D53175">
        <w:rPr>
          <w:rFonts w:ascii="Arial" w:hAnsi="Arial" w:cs="Arial"/>
          <w:szCs w:val="24"/>
          <w:lang w:val="en-US"/>
        </w:rPr>
        <w:t>Water pollution is o</w:t>
      </w:r>
      <w:r w:rsidR="00371F99" w:rsidRPr="00D53175">
        <w:rPr>
          <w:rFonts w:ascii="Arial" w:hAnsi="Arial" w:cs="Arial"/>
          <w:szCs w:val="24"/>
          <w:lang w:val="en-US"/>
        </w:rPr>
        <w:t xml:space="preserve">ne of the </w:t>
      </w:r>
      <w:r w:rsidRPr="00D53175">
        <w:rPr>
          <w:rFonts w:ascii="Arial" w:hAnsi="Arial" w:cs="Arial"/>
          <w:szCs w:val="24"/>
          <w:lang w:val="en-US"/>
        </w:rPr>
        <w:t xml:space="preserve">main </w:t>
      </w:r>
      <w:r w:rsidR="00371F99" w:rsidRPr="00D53175">
        <w:rPr>
          <w:rFonts w:ascii="Arial" w:hAnsi="Arial" w:cs="Arial"/>
          <w:szCs w:val="24"/>
          <w:lang w:val="en-US"/>
        </w:rPr>
        <w:t xml:space="preserve">environmental problems that mankind is facing </w:t>
      </w:r>
      <w:r w:rsidRPr="00D53175">
        <w:rPr>
          <w:rFonts w:ascii="Arial" w:hAnsi="Arial" w:cs="Arial"/>
          <w:szCs w:val="24"/>
          <w:lang w:val="en-US"/>
        </w:rPr>
        <w:t>over the coming few decades</w:t>
      </w:r>
      <w:r w:rsidR="00BB78B8" w:rsidRPr="00D53175">
        <w:rPr>
          <w:rFonts w:ascii="Arial" w:hAnsi="Arial" w:cs="Arial"/>
          <w:szCs w:val="24"/>
          <w:lang w:val="en-US"/>
        </w:rPr>
        <w:t xml:space="preserve"> </w:t>
      </w:r>
      <w:r w:rsidR="009F2CFB" w:rsidRPr="00D53175">
        <w:rPr>
          <w:rFonts w:ascii="Arial" w:hAnsi="Arial" w:cs="Arial"/>
          <w:szCs w:val="24"/>
          <w:lang w:val="en-US"/>
        </w:rPr>
        <w:fldChar w:fldCharType="begin" w:fldLock="1"/>
      </w:r>
      <w:r w:rsidR="006A5108" w:rsidRPr="00D53175">
        <w:rPr>
          <w:rFonts w:ascii="Arial" w:hAnsi="Arial" w:cs="Arial"/>
          <w:szCs w:val="24"/>
          <w:lang w:val="en-US"/>
        </w:rPr>
        <w:instrText>ADDIN CSL_CITATION {"citationItems":[{"id":"ITEM-1","itemData":{"DOI":"10.11648/j.ajese.20170103.11","abstract":"The textile industry is one of the important industries which generates large amount of industrial effluents each year causing the main source of water pollution which is not only harmful for aquatic life but also mutagenic to human. The aim of this work is to give an overview on the health and environmental impact of dyes as pollutants as well as; the most recent treatment techniques of textile effluents wastewater.","author":[{"dropping-particle":"","family":"Hassaan","given":"Mohamed A.","non-dropping-particle":"","parse-names":false,"suffix":""},{"dropping-particle":"El","family":"Nemr","given":"Ahmed","non-dropping-particle":"","parse-names":false,"suffix":""}],"container-title":"American Journal of Environmental Science and Engineering","id":"ITEM-1","issue":"3","issued":{"date-parts":[["2017"]]},"page":"64-67","title":"Health and Environmental Impacts of Dyes : Mini Review","type":"article-journal","volume":"1"},"uris":["http://www.mendeley.com/documents/?uuid=beae6e56-3aba-31ca-8aee-a0632915fab4"]}],"mendeley":{"formattedCitation":"[1]","plainTextFormattedCitation":"[1]","previouslyFormattedCitation":"[1]"},"properties":{"noteIndex":0},"schema":"https://github.com/citation-style-language/schema/raw/master/csl-citation.json"}</w:instrText>
      </w:r>
      <w:r w:rsidR="009F2CFB" w:rsidRPr="00D53175">
        <w:rPr>
          <w:rFonts w:ascii="Arial" w:hAnsi="Arial" w:cs="Arial"/>
          <w:szCs w:val="24"/>
          <w:lang w:val="en-US"/>
        </w:rPr>
        <w:fldChar w:fldCharType="separate"/>
      </w:r>
      <w:r w:rsidR="009F2CFB" w:rsidRPr="00D53175">
        <w:rPr>
          <w:rFonts w:ascii="Arial" w:hAnsi="Arial" w:cs="Arial"/>
          <w:noProof/>
          <w:szCs w:val="24"/>
          <w:lang w:val="en-US"/>
        </w:rPr>
        <w:t>[1]</w:t>
      </w:r>
      <w:r w:rsidR="009F2CFB" w:rsidRPr="00D53175">
        <w:rPr>
          <w:rFonts w:ascii="Arial" w:hAnsi="Arial" w:cs="Arial"/>
          <w:szCs w:val="24"/>
          <w:lang w:val="en-US"/>
        </w:rPr>
        <w:fldChar w:fldCharType="end"/>
      </w:r>
      <w:r w:rsidR="006A5108" w:rsidRPr="00D53175">
        <w:rPr>
          <w:rFonts w:ascii="Arial" w:hAnsi="Arial" w:cs="Arial"/>
          <w:szCs w:val="24"/>
          <w:lang w:val="en-US"/>
        </w:rPr>
        <w:fldChar w:fldCharType="begin" w:fldLock="1"/>
      </w:r>
      <w:r w:rsidR="00A00AC6" w:rsidRPr="00D53175">
        <w:rPr>
          <w:rFonts w:ascii="Arial" w:hAnsi="Arial" w:cs="Arial"/>
          <w:szCs w:val="24"/>
          <w:lang w:val="en-US"/>
        </w:rPr>
        <w:instrText>ADDIN CSL_CITATION {"citationItems":[{"id":"ITEM-1","itemData":{"DOI":"10.1002/ieam.2023","ISSN":"15513793","PMID":"29469193","abstract":"The Global Horizon Scanning Project (GHSP) is an innovative initiative that aims to identify important global environmental quality research needs. Here we report 20 key research questions from Latin America (LA). Members of the Society of Environmental Toxicology and Chemistry (SETAC) LA and other scientists from LA were asked to submit research questions that would represent priority needs to address in the region. One hundred questions were received, then partitioned among categories, examined, and some rearranged during a workshop in Buenos Aires, Argentina. Twenty priority research questions were subsequently identified. These research questions included developing, improving, and harmonizing across LA countries methods for 1) identifying contaminants and degradation products in complex matrices (including biota); 2) advancing prediction of contaminant risks and effects in ecosystems, addressing lab-to-field extrapolation challenges, and understanding complexities of multiple stressors (including chemicals and climate change); and 3) improving management and regulatory tools toward achieving sustainable development. Whereas environmental contaminants frequently identified in these key questions were pesticides, pharmaceuticals, endocrine disruptors or modulators, plastics, and nanomaterials, commonly identified environmental challenges were related to agriculture, urban effluents, solid wastes, pulp and paper mills, and natural extraction activities. Several interesting research topics included assessing and preventing pollution impacts on conservation protected areas, integrating environment and health assessments, and developing strategies for identification, substitution, and design of less hazardous chemicals (e.g., green chemistry). Finally, a recurrent research need included developing an understanding of differential sensitivity of regional species and ecosystems to environmental contaminants and other stressors. Addressing these critical questions will support development of long-term strategic research efforts to advance more sustainable environmental quality and protect public health and the environment in LA. Integr Environ Assess Manag 2018;14:344–357. © 2018 The Authors. Integrated Environmental Assessment and Management published by Wiley Periodicals, Inc. on behalf of Society of Environmental Toxicology &amp; Chemistry (SETAC).","author":[{"dropping-particle":"","family":"Furley","given":"Tatiana Heid","non-dropping-particle":"","parse-names":false,"suffix":""},{"dropping-particle":"","family":"Brodeur","given":"Julie","non-dropping-particle":"","parse-names":false,"suffix":""},{"dropping-particle":"","family":"Silva de Assis","given":"Helena C.","non-dropping-particle":"","parse-names":false,"suffix":""},{"dropping-particle":"","family":"Carriquiriborde","given":"Pedro","non-dropping-particle":"","parse-names":false,"suffix":""},{"dropping-particle":"","family":"Chagas","given":"Katia R.","non-dropping-particle":"","parse-names":false,"suffix":""},{"dropping-particle":"","family":"Corrales","given":"Jone","non-dropping-particle":"","parse-names":false,"suffix":""},{"dropping-particle":"","family":"Denadai","given":"Marina","non-dropping-particle":"","parse-names":false,"suffix":""},{"dropping-particle":"","family":"Fuchs","given":"Julio","non-dropping-particle":"","parse-names":false,"suffix":""},{"dropping-particle":"","family":"Mascarenhas","given":"Renata","non-dropping-particle":"","parse-names":false,"suffix":""},{"dropping-particle":"","family":"Miglioranza","given":"Karina S.B.","non-dropping-particle":"","parse-names":false,"suffix":""},{"dropping-particle":"","family":"Miguez Caramés","given":"Diana Margarita","non-dropping-particle":"","parse-names":false,"suffix":""},{"dropping-particle":"","family":"Navas","given":"José Maria","non-dropping-particle":"","parse-names":false,"suffix":""},{"dropping-particle":"","family":"Nugegoda","given":"Dayanthi","non-dropping-particle":"","parse-names":false,"suffix":""},{"dropping-particle":"","family":"Planes","given":"Estela","non-dropping-particle":"","parse-names":false,"suffix":""},{"dropping-particle":"","family":"Rodriguez-Jorquera","given":"Ignacio Alejandro","non-dropping-particle":"","parse-names":false,"suffix":""},{"dropping-particle":"","family":"Orozco-Medina","given":"Martha","non-dropping-particle":"","parse-names":false,"suffix":""},{"dropping-particle":"","family":"Boxall","given":"Alistair B.A.","non-dropping-particle":"","parse-names":false,"suffix":""},{"dropping-particle":"","family":"Rudd","given":"Murray A.","non-dropping-particle":"","parse-names":false,"suffix":""},{"dropping-particle":"","family":"Brooks","given":"Bryan W.","non-dropping-particle":"","parse-names":false,"suffix":""}],"container-title":"Integrated Environmental Assessment and Management","id":"ITEM-1","issue":"3","issued":{"date-parts":[["2018","5"]]},"page":"344-357","title":"Toward sustainable environmental quality: Identifying priority research questions for Latin America","type":"article-journal","volume":"14"},"uris":["http://www.mendeley.com/documents/?uuid=9e295246-2e4b-3f9f-8440-cfb0b23f280e"]}],"mendeley":{"formattedCitation":"[2]","plainTextFormattedCitation":"[2]","previouslyFormattedCitation":"[2]"},"properties":{"noteIndex":0},"schema":"https://github.com/citation-style-language/schema/raw/master/csl-citation.json"}</w:instrText>
      </w:r>
      <w:r w:rsidR="006A5108" w:rsidRPr="00D53175">
        <w:rPr>
          <w:rFonts w:ascii="Arial" w:hAnsi="Arial" w:cs="Arial"/>
          <w:szCs w:val="24"/>
          <w:lang w:val="en-US"/>
        </w:rPr>
        <w:fldChar w:fldCharType="separate"/>
      </w:r>
      <w:r w:rsidR="006A5108" w:rsidRPr="00D53175">
        <w:rPr>
          <w:rFonts w:ascii="Arial" w:hAnsi="Arial" w:cs="Arial"/>
          <w:noProof/>
          <w:szCs w:val="24"/>
          <w:lang w:val="en-US"/>
        </w:rPr>
        <w:t>[2]</w:t>
      </w:r>
      <w:r w:rsidR="006A5108" w:rsidRPr="00D53175">
        <w:rPr>
          <w:rFonts w:ascii="Arial" w:hAnsi="Arial" w:cs="Arial"/>
          <w:szCs w:val="24"/>
          <w:lang w:val="en-US"/>
        </w:rPr>
        <w:fldChar w:fldCharType="end"/>
      </w:r>
      <w:r w:rsidR="005850D9" w:rsidRPr="00D53175">
        <w:rPr>
          <w:rFonts w:ascii="Arial" w:hAnsi="Arial" w:cs="Arial"/>
          <w:szCs w:val="24"/>
          <w:lang w:val="en-US"/>
        </w:rPr>
        <w:fldChar w:fldCharType="begin" w:fldLock="1"/>
      </w:r>
      <w:r w:rsidR="005850D9" w:rsidRPr="00D53175">
        <w:rPr>
          <w:rFonts w:ascii="Arial" w:hAnsi="Arial" w:cs="Arial"/>
          <w:szCs w:val="24"/>
          <w:lang w:val="en-US"/>
        </w:rPr>
        <w:instrText>ADDIN CSL_CITATION {"citationItems":[{"id":"ITEM-1","itemData":{"DOI":"10.1016/j.apcbee.2014.10.031","ISBN":"2212-6708","ISSN":"22126708","abstract":"Toxic organic substances are considered among the pollutants that have direct effect on humans and animals. Industrial wastewaters containing dissolved phenol can contaminate groundwater resources and thus lead to a serious groundwater pollution problem. In the present research, the adsorption technique for the efficient removal of phenol pollutants at trace level in water was employed. Four type of micro and nanocarbon materials including carbon nanotubes (CNTs) and carbon nanofibers (CNFs) as nano carbon adsorbents, activated carbon (AC) and industrial carbon fly ash (CFA) as micro carbon adsorbents were used to remove phenol from water. Characterization of these adsorbents was performed by Field Emission Scanning Electron Microscopy (FE-SEM), Transmission Electron Microscopy(TEM), Thermogravimetric Analysis (TGA), BET specific surface area while the concentration of phenol in water before and after treatment was analyzed using UV-Spectroscopy. The pH (3-9) of the solution, was varied in order to determine their effect on the removal of phenol from water and hence on the adsorption rate.","author":[{"dropping-particle":"","family":"Atieh","given":"Muataz Ali","non-dropping-particle":"","parse-names":false,"suffix":""}],"container-title":"APCBEE Procedia","id":"ITEM-1","issued":{"date-parts":[["2014"]]},"note":"[Ref.1]","page":"136-141","title":"Removal of Phenol from Water Different Types of Carbon – A Comparative Analysis","type":"article-journal","volume":"10"},"uris":["http://www.mendeley.com/documents/?uuid=f4a29475-f961-40dc-abcd-02170801eaa1"]}],"mendeley":{"formattedCitation":"[3]","plainTextFormattedCitation":"[3]","previouslyFormattedCitation":"[3]"},"properties":{"noteIndex":0},"schema":"https://github.com/citation-style-language/schema/raw/master/csl-citation.json"}</w:instrText>
      </w:r>
      <w:r w:rsidR="005850D9" w:rsidRPr="00D53175">
        <w:rPr>
          <w:rFonts w:ascii="Arial" w:hAnsi="Arial" w:cs="Arial"/>
          <w:szCs w:val="24"/>
          <w:lang w:val="en-US"/>
        </w:rPr>
        <w:fldChar w:fldCharType="separate"/>
      </w:r>
      <w:r w:rsidR="005850D9" w:rsidRPr="00D53175">
        <w:rPr>
          <w:rFonts w:ascii="Arial" w:hAnsi="Arial" w:cs="Arial"/>
          <w:noProof/>
          <w:szCs w:val="24"/>
          <w:lang w:val="en-US"/>
        </w:rPr>
        <w:t>[3]</w:t>
      </w:r>
      <w:r w:rsidR="005850D9" w:rsidRPr="00D53175">
        <w:rPr>
          <w:rFonts w:ascii="Arial" w:hAnsi="Arial" w:cs="Arial"/>
          <w:szCs w:val="24"/>
          <w:lang w:val="en-US"/>
        </w:rPr>
        <w:fldChar w:fldCharType="end"/>
      </w:r>
      <w:r w:rsidR="0016569D" w:rsidRPr="00D53175">
        <w:rPr>
          <w:rFonts w:ascii="Arial" w:hAnsi="Arial" w:cs="Arial"/>
          <w:szCs w:val="24"/>
          <w:lang w:val="en-US"/>
        </w:rPr>
        <w:t>.</w:t>
      </w:r>
      <w:r w:rsidRPr="00D53175">
        <w:rPr>
          <w:rFonts w:ascii="Arial" w:hAnsi="Arial" w:cs="Arial"/>
          <w:szCs w:val="24"/>
          <w:lang w:val="en-US"/>
        </w:rPr>
        <w:t xml:space="preserve"> Oceans, aquifers, rivers, lakes, and groundwater are being polluted at an unprecedented rate</w:t>
      </w:r>
      <w:r w:rsidR="00BB78B8" w:rsidRPr="00D53175">
        <w:rPr>
          <w:rFonts w:ascii="Arial" w:hAnsi="Arial" w:cs="Arial"/>
          <w:szCs w:val="24"/>
          <w:lang w:val="en-US"/>
        </w:rPr>
        <w:t xml:space="preserve"> </w:t>
      </w:r>
      <w:r w:rsidR="0016569D" w:rsidRPr="00D53175">
        <w:rPr>
          <w:rFonts w:ascii="Arial" w:hAnsi="Arial" w:cs="Arial"/>
          <w:szCs w:val="24"/>
          <w:lang w:val="en-US"/>
        </w:rPr>
        <w:fldChar w:fldCharType="begin" w:fldLock="1"/>
      </w:r>
      <w:r w:rsidR="00A00AC6" w:rsidRPr="00D53175">
        <w:rPr>
          <w:rFonts w:ascii="Arial" w:hAnsi="Arial" w:cs="Arial"/>
          <w:szCs w:val="24"/>
          <w:lang w:val="en-US"/>
        </w:rPr>
        <w:instrText>ADDIN CSL_CITATION {"citationItems":[{"id":"ITEM-1","itemData":{"DOI":"10.1002/ieam.2023","ISSN":"15513793","PMID":"29469193","abstract":"The Global Horizon Scanning Project (GHSP) is an innovative initiative that aims to identify important global environmental quality research needs. Here we report 20 key research questions from Latin America (LA). Members of the Society of Environmental Toxicology and Chemistry (SETAC) LA and other scientists from LA were asked to submit research questions that would represent priority needs to address in the region. One hundred questions were received, then partitioned among categories, examined, and some rearranged during a workshop in Buenos Aires, Argentina. Twenty priority research questions were subsequently identified. These research questions included developing, improving, and harmonizing across LA countries methods for 1) identifying contaminants and degradation products in complex matrices (including biota); 2) advancing prediction of contaminant risks and effects in ecosystems, addressing lab-to-field extrapolation challenges, and understanding complexities of multiple stressors (including chemicals and climate change); and 3) improving management and regulatory tools toward achieving sustainable development. Whereas environmental contaminants frequently identified in these key questions were pesticides, pharmaceuticals, endocrine disruptors or modulators, plastics, and nanomaterials, commonly identified environmental challenges were related to agriculture, urban effluents, solid wastes, pulp and paper mills, and natural extraction activities. Several interesting research topics included assessing and preventing pollution impacts on conservation protected areas, integrating environment and health assessments, and developing strategies for identification, substitution, and design of less hazardous chemicals (e.g., green chemistry). Finally, a recurrent research need included developing an understanding of differential sensitivity of regional species and ecosystems to environmental contaminants and other stressors. Addressing these critical questions will support development of long-term strategic research efforts to advance more sustainable environmental quality and protect public health and the environment in LA. Integr Environ Assess Manag 2018;14:344–357. © 2018 The Authors. Integrated Environmental Assessment and Management published by Wiley Periodicals, Inc. on behalf of Society of Environmental Toxicology &amp; Chemistry (SETAC).","author":[{"dropping-particle":"","family":"Furley","given":"Tatiana Heid","non-dropping-particle":"","parse-names":false,"suffix":""},{"dropping-particle":"","family":"Brodeur","given":"Julie","non-dropping-particle":"","parse-names":false,"suffix":""},{"dropping-particle":"","family":"Silva de Assis","given":"Helena C.","non-dropping-particle":"","parse-names":false,"suffix":""},{"dropping-particle":"","family":"Carriquiriborde","given":"Pedro","non-dropping-particle":"","parse-names":false,"suffix":""},{"dropping-particle":"","family":"Chagas","given":"Katia R.","non-dropping-particle":"","parse-names":false,"suffix":""},{"dropping-particle":"","family":"Corrales","given":"Jone","non-dropping-particle":"","parse-names":false,"suffix":""},{"dropping-particle":"","family":"Denadai","given":"Marina","non-dropping-particle":"","parse-names":false,"suffix":""},{"dropping-particle":"","family":"Fuchs","given":"Julio","non-dropping-particle":"","parse-names":false,"suffix":""},{"dropping-particle":"","family":"Mascarenhas","given":"Renata","non-dropping-particle":"","parse-names":false,"suffix":""},{"dropping-particle":"","family":"Miglioranza","given":"Karina S.B.","non-dropping-particle":"","parse-names":false,"suffix":""},{"dropping-particle":"","family":"Miguez Caramés","given":"Diana Margarita","non-dropping-particle":"","parse-names":false,"suffix":""},{"dropping-particle":"","family":"Navas","given":"José Maria","non-dropping-particle":"","parse-names":false,"suffix":""},{"dropping-particle":"","family":"Nugegoda","given":"Dayanthi","non-dropping-particle":"","parse-names":false,"suffix":""},{"dropping-particle":"","family":"Planes","given":"Estela","non-dropping-particle":"","parse-names":false,"suffix":""},{"dropping-particle":"","family":"Rodriguez-Jorquera","given":"Ignacio Alejandro","non-dropping-particle":"","parse-names":false,"suffix":""},{"dropping-particle":"","family":"Orozco-Medina","given":"Martha","non-dropping-particle":"","parse-names":false,"suffix":""},{"dropping-particle":"","family":"Boxall","given":"Alistair B.A.","non-dropping-particle":"","parse-names":false,"suffix":""},{"dropping-particle":"","family":"Rudd","given":"Murray A.","non-dropping-particle":"","parse-names":false,"suffix":""},{"dropping-particle":"","family":"Brooks","given":"Bryan W.","non-dropping-particle":"","parse-names":false,"suffix":""}],"container-title":"Integrated Environmental Assessment and Management","id":"ITEM-1","issue":"3","issued":{"date-parts":[["2018","5"]]},"page":"344-357","title":"Toward sustainable environmental quality: Identifying priority research questions for Latin America","type":"article-journal","volume":"14"},"uris":["http://www.mendeley.com/documents/?uuid=9e295246-2e4b-3f9f-8440-cfb0b23f280e"]}],"mendeley":{"formattedCitation":"[2]","plainTextFormattedCitation":"[2]","previouslyFormattedCitation":"[2]"},"properties":{"noteIndex":0},"schema":"https://github.com/citation-style-language/schema/raw/master/csl-citation.json"}</w:instrText>
      </w:r>
      <w:r w:rsidR="0016569D" w:rsidRPr="00D53175">
        <w:rPr>
          <w:rFonts w:ascii="Arial" w:hAnsi="Arial" w:cs="Arial"/>
          <w:szCs w:val="24"/>
          <w:lang w:val="en-US"/>
        </w:rPr>
        <w:fldChar w:fldCharType="separate"/>
      </w:r>
      <w:r w:rsidR="0016569D" w:rsidRPr="00D53175">
        <w:rPr>
          <w:rFonts w:ascii="Arial" w:hAnsi="Arial" w:cs="Arial"/>
          <w:noProof/>
          <w:szCs w:val="24"/>
          <w:lang w:val="en-US"/>
        </w:rPr>
        <w:t>[2]</w:t>
      </w:r>
      <w:r w:rsidR="0016569D" w:rsidRPr="00D53175">
        <w:rPr>
          <w:rFonts w:ascii="Arial" w:hAnsi="Arial" w:cs="Arial"/>
          <w:szCs w:val="24"/>
          <w:lang w:val="en-US"/>
        </w:rPr>
        <w:fldChar w:fldCharType="end"/>
      </w:r>
      <w:r w:rsidR="00825B99" w:rsidRPr="00D53175">
        <w:rPr>
          <w:rFonts w:ascii="Arial" w:hAnsi="Arial" w:cs="Arial"/>
          <w:szCs w:val="24"/>
          <w:lang w:val="en-US"/>
        </w:rPr>
        <w:fldChar w:fldCharType="begin" w:fldLock="1"/>
      </w:r>
      <w:r w:rsidR="007D22BF" w:rsidRPr="00D53175">
        <w:rPr>
          <w:rFonts w:ascii="Arial" w:hAnsi="Arial" w:cs="Arial"/>
          <w:szCs w:val="24"/>
          <w:lang w:val="en-US"/>
        </w:rPr>
        <w:instrText>ADDIN CSL_CITATION {"citationItems":[{"id":"ITEM-1","itemData":{"DOI":"10.5772/intechopen.72018","abstract":"Abstract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Keywords:","author":[{"dropping-particle":"","family":"A.","given":"Inyinbor Adejumoke","non-dropping-particle":"","parse-names":false,"suffix":""},{"dropping-particle":"","family":"O.","given":"Adebesin Babatunde","non-dropping-particle":"","parse-names":false,"suffix":""},{"dropping-particle":"","family":"P.","given":"Oluyori Abimbola","non-dropping-particle":"","parse-names":false,"suffix":""},{"dropping-particle":"","family":"A.","given":"Adelani-Akande Tabitha","non-dropping-particle":"","parse-names":false,"suffix":""},{"dropping-particle":"","family":"O.","given":"Dada Adewumi","non-dropping-particle":"","parse-names":false,"suffix":""},{"dropping-particle":"","family":"A.","given":"Oreofe Toyin","non-dropping-particle":"","parse-names":false,"suffix":""}],"chapter-number":"3","container-title":"Water Challenges of an Urbanizing World","editor":[{"dropping-particle":"","family":"Glavan","given":"Matjaž","non-dropping-particle":"","parse-names":false,"suffix":""}],"id":"ITEM-1","issued":{"date-parts":[["2018"]]},"page":"33-50","publisher":"IntechOpen","publisher-place":"Rijeka","title":"Water Pollution: Effects, Prevention, and Climatic Impact","type":"chapter"},"uris":["http://www.mendeley.com/documents/?uuid=1fbe4c25-ec82-49b2-9593-5eeb139256a5"]}],"mendeley":{"formattedCitation":"[4]","plainTextFormattedCitation":"[4]","previouslyFormattedCitation":"[4]"},"properties":{"noteIndex":0},"schema":"https://github.com/citation-style-language/schema/raw/master/csl-citation.json"}</w:instrText>
      </w:r>
      <w:r w:rsidR="00825B99" w:rsidRPr="00D53175">
        <w:rPr>
          <w:rFonts w:ascii="Arial" w:hAnsi="Arial" w:cs="Arial"/>
          <w:szCs w:val="24"/>
          <w:lang w:val="en-US"/>
        </w:rPr>
        <w:fldChar w:fldCharType="separate"/>
      </w:r>
      <w:r w:rsidR="00825B99" w:rsidRPr="00D53175">
        <w:rPr>
          <w:rFonts w:ascii="Arial" w:hAnsi="Arial" w:cs="Arial"/>
          <w:noProof/>
          <w:szCs w:val="24"/>
          <w:lang w:val="en-US"/>
        </w:rPr>
        <w:t>[4]</w:t>
      </w:r>
      <w:r w:rsidR="00825B99" w:rsidRPr="00D53175">
        <w:rPr>
          <w:rFonts w:ascii="Arial" w:hAnsi="Arial" w:cs="Arial"/>
          <w:szCs w:val="24"/>
          <w:lang w:val="en-US"/>
        </w:rPr>
        <w:fldChar w:fldCharType="end"/>
      </w:r>
      <w:r w:rsidR="00A647D6" w:rsidRPr="00D53175">
        <w:rPr>
          <w:rFonts w:ascii="Arial" w:hAnsi="Arial" w:cs="Arial"/>
          <w:szCs w:val="24"/>
          <w:lang w:val="en-US"/>
        </w:rPr>
        <w:fldChar w:fldCharType="begin" w:fldLock="1"/>
      </w:r>
      <w:r w:rsidR="005850D9" w:rsidRPr="00D53175">
        <w:rPr>
          <w:rFonts w:ascii="Arial" w:hAnsi="Arial" w:cs="Arial"/>
          <w:szCs w:val="24"/>
          <w:lang w:val="en-US"/>
        </w:rPr>
        <w:instrText>ADDIN CSL_CITATION {"citationItems":[{"id":"ITEM-1","itemData":{"DOI":"10.1016/j.scitotenv.2016.11.136","ISSN":"18791026","abstract":"Wastewater treatment plants (WWTPs) are one of the main sources of pharmaceutical residue in surface water. Epilithic biofilms were collected downstream from 12 WWTPs of various types and capacities to study the impacts of their discharge through the changes in biofilm composition (compared to a corresponding upstream biofilm) in terms of pharmaceutical concentrations and bacterial community modifications (microbial diversity and resistance integrons). The biofilm is a promising indicator to evaluate the impacts of WWTPs on the surrounding aquatic environment. Indeed, the use of biofilms reveals contamination hot spots. All of the downstream biofilms present significant concentrations (up to 965 ng/g) of five to 11 pharmaceuticals (among the 12 analysed). Moreover, the exposition to the discharge point increases the presence of resistance integrons (three to 31 fold for Class 1) and modifies the diversity of the bacterial communities (for example cyanobacteria). The present study confirms that the discharge from WWTPs has an impact on the aquatic environment.","author":[{"dropping-particle":"","family":"Aubertheau","given":"Elodie","non-dropping-particle":"","parse-names":false,"suffix":""},{"dropping-particle":"","family":"Stalder","given":"Thibault","non-dropping-particle":"","parse-names":false,"suffix":""},{"dropping-particle":"","family":"Mondamert","given":"Leslie","non-dropping-particle":"","parse-names":false,"suffix":""},{"dropping-particle":"","family":"Ploy","given":"Marie Cécile","non-dropping-particle":"","parse-names":false,"suffix":""},{"dropping-particle":"","family":"Dagot","given":"Christophe","non-dropping-particle":"","parse-names":false,"suffix":""},{"dropping-particle":"","family":"Labanowski","given":"Jérôme","non-dropping-particle":"","parse-names":false,"suffix":""}],"container-title":"Science of the Total Environment","id":"ITEM-1","issued":{"date-parts":[["2017"]]},"page":"1387-1398","publisher":"Elsevier B.V.","title":"Impact of wastewater treatment plant discharge on the contamination of river biofilms by pharmaceuticals and antibiotic resistance","type":"article-journal","volume":"579"},"uris":["http://www.mendeley.com/documents/?uuid=b1c40c60-93e1-420b-a0cc-1c615226e8fa"]}],"mendeley":{"formattedCitation":"[5]","plainTextFormattedCitation":"[5]","previouslyFormattedCitation":"[5]"},"properties":{"noteIndex":0},"schema":"https://github.com/citation-style-language/schema/raw/master/csl-citation.json"}</w:instrText>
      </w:r>
      <w:r w:rsidR="00A647D6" w:rsidRPr="00D53175">
        <w:rPr>
          <w:rFonts w:ascii="Arial" w:hAnsi="Arial" w:cs="Arial"/>
          <w:szCs w:val="24"/>
          <w:lang w:val="en-US"/>
        </w:rPr>
        <w:fldChar w:fldCharType="separate"/>
      </w:r>
      <w:r w:rsidR="005850D9" w:rsidRPr="00D53175">
        <w:rPr>
          <w:rFonts w:ascii="Arial" w:hAnsi="Arial" w:cs="Arial"/>
          <w:noProof/>
          <w:szCs w:val="24"/>
          <w:lang w:val="en-US"/>
        </w:rPr>
        <w:t>[5]</w:t>
      </w:r>
      <w:r w:rsidR="00A647D6" w:rsidRPr="00D53175">
        <w:rPr>
          <w:rFonts w:ascii="Arial" w:hAnsi="Arial" w:cs="Arial"/>
          <w:szCs w:val="24"/>
          <w:lang w:val="en-US"/>
        </w:rPr>
        <w:fldChar w:fldCharType="end"/>
      </w:r>
      <w:r w:rsidR="00E93374" w:rsidRPr="00D53175">
        <w:rPr>
          <w:rFonts w:ascii="Arial" w:hAnsi="Arial" w:cs="Arial"/>
          <w:szCs w:val="24"/>
          <w:lang w:val="en-US"/>
        </w:rPr>
        <w:fldChar w:fldCharType="begin" w:fldLock="1"/>
      </w:r>
      <w:r w:rsidR="005850D9" w:rsidRPr="00D53175">
        <w:rPr>
          <w:rFonts w:ascii="Arial" w:hAnsi="Arial" w:cs="Arial"/>
          <w:szCs w:val="24"/>
          <w:lang w:val="en-US"/>
        </w:rPr>
        <w:instrText>ADDIN CSL_CITATION {"citationItems":[{"id":"ITEM-1","itemData":{"DOI":"10.4172/2753-458x.1000116","abstract":"This work focus on intensive review and poor waste management practices Addis Ababa eview of various documents, research papers and reports to identify the main source; impact and trend of river and water reservoirs pollution in and around Addis Ababa city, the capital city of Ethiopia. Water is a vital resource needed for the survival of humans and cities. Ethiopia is often referred to as the “water tower” of eastern Africa because of the many rivers. Addis Ababa is endowed with numerous seasonal and perennial small streams that flow to the little and great Akaki rivers, then feeding into the Awash basin and so forth into the lakes of the Rift Valley. As result of fast population growth, uncontrolled urbanization and industrializationwater resource highly polluted which threaten human health and ecosystem function as whole. The rivers in Addis Ababa are simply used as a receptacle of all kinds of wastes released in the city. There is a high amount of waste disposal in the river and riverbanks from municipal source (municipal solid and liquid wastes), liquid wastes from toilet, open urination and defecation. Other waste sources come from construction buildings, fuel stations, garage operations and congested settlements. Addis Ababa hosts about 65% industries of the country and more than 90% of the industries discharge their waste to nearby river without proper treatment.","author":[{"dropping-particle":"","family":"Yohannes","given":"Hamere","non-dropping-particle":"","parse-names":false,"suffix":""},{"dropping-particle":"","family":"Elias","given":"Eyasu","non-dropping-particle":"","parse-names":false,"suffix":""}],"container-title":"Environment Pollution and Climate Change","id":"ITEM-1","issue":"02","issued":{"date-parts":[["2017"]]},"page":"1-12","title":"Contamination of Rivers and Water Reservoirs in and Around Addis Ababa City and Actions to Combat It","type":"article-journal","volume":"01"},"uris":["http://www.mendeley.com/documents/?uuid=e683b225-e2a2-4d64-9950-51cc28780b89"]}],"mendeley":{"formattedCitation":"[6]","plainTextFormattedCitation":"[6]","previouslyFormattedCitation":"[6]"},"properties":{"noteIndex":0},"schema":"https://github.com/citation-style-language/schema/raw/master/csl-citation.json"}</w:instrText>
      </w:r>
      <w:r w:rsidR="00E93374" w:rsidRPr="00D53175">
        <w:rPr>
          <w:rFonts w:ascii="Arial" w:hAnsi="Arial" w:cs="Arial"/>
          <w:szCs w:val="24"/>
          <w:lang w:val="en-US"/>
        </w:rPr>
        <w:fldChar w:fldCharType="separate"/>
      </w:r>
      <w:r w:rsidR="005850D9" w:rsidRPr="00D53175">
        <w:rPr>
          <w:rFonts w:ascii="Arial" w:hAnsi="Arial" w:cs="Arial"/>
          <w:noProof/>
          <w:szCs w:val="24"/>
          <w:lang w:val="en-US"/>
        </w:rPr>
        <w:t>[6]</w:t>
      </w:r>
      <w:r w:rsidR="00E93374" w:rsidRPr="00D53175">
        <w:rPr>
          <w:rFonts w:ascii="Arial" w:hAnsi="Arial" w:cs="Arial"/>
          <w:szCs w:val="24"/>
          <w:lang w:val="en-US"/>
        </w:rPr>
        <w:fldChar w:fldCharType="end"/>
      </w:r>
      <w:r w:rsidR="0016569D" w:rsidRPr="00D53175">
        <w:rPr>
          <w:rFonts w:ascii="Arial" w:hAnsi="Arial" w:cs="Arial"/>
          <w:szCs w:val="24"/>
          <w:lang w:val="en-US"/>
        </w:rPr>
        <w:t>.</w:t>
      </w:r>
      <w:r w:rsidRPr="00D53175">
        <w:rPr>
          <w:rFonts w:ascii="Arial" w:hAnsi="Arial" w:cs="Arial"/>
          <w:szCs w:val="24"/>
          <w:lang w:val="en-US"/>
        </w:rPr>
        <w:t xml:space="preserve"> This directly affects </w:t>
      </w:r>
      <w:r w:rsidR="002E1BE2" w:rsidRPr="00D53175">
        <w:rPr>
          <w:rFonts w:ascii="Arial" w:hAnsi="Arial" w:cs="Arial"/>
          <w:szCs w:val="24"/>
          <w:lang w:val="en-US"/>
        </w:rPr>
        <w:t xml:space="preserve">not only the </w:t>
      </w:r>
      <w:r w:rsidRPr="00D53175">
        <w:rPr>
          <w:rFonts w:ascii="Arial" w:hAnsi="Arial" w:cs="Arial"/>
          <w:szCs w:val="24"/>
          <w:lang w:val="en-US"/>
        </w:rPr>
        <w:t xml:space="preserve">health of an increasingly higher number of </w:t>
      </w:r>
      <w:r w:rsidR="00371F99" w:rsidRPr="00D53175">
        <w:rPr>
          <w:rFonts w:ascii="Arial" w:hAnsi="Arial" w:cs="Arial"/>
          <w:szCs w:val="24"/>
          <w:lang w:val="en-US"/>
        </w:rPr>
        <w:t>human</w:t>
      </w:r>
      <w:r w:rsidRPr="00D53175">
        <w:rPr>
          <w:rFonts w:ascii="Arial" w:hAnsi="Arial" w:cs="Arial"/>
          <w:szCs w:val="24"/>
          <w:lang w:val="en-US"/>
        </w:rPr>
        <w:t xml:space="preserve"> communities </w:t>
      </w:r>
      <w:r w:rsidR="002E1BE2" w:rsidRPr="00D53175">
        <w:rPr>
          <w:rFonts w:ascii="Arial" w:hAnsi="Arial" w:cs="Arial"/>
          <w:szCs w:val="24"/>
          <w:lang w:val="en-US"/>
        </w:rPr>
        <w:t>but</w:t>
      </w:r>
      <w:r w:rsidRPr="00D53175">
        <w:rPr>
          <w:rFonts w:ascii="Arial" w:hAnsi="Arial" w:cs="Arial"/>
          <w:szCs w:val="24"/>
          <w:lang w:val="en-US"/>
        </w:rPr>
        <w:t xml:space="preserve"> </w:t>
      </w:r>
      <w:r w:rsidR="002E1BE2" w:rsidRPr="00D53175">
        <w:rPr>
          <w:rFonts w:ascii="Arial" w:hAnsi="Arial" w:cs="Arial"/>
          <w:szCs w:val="24"/>
          <w:lang w:val="en-US"/>
        </w:rPr>
        <w:t>ecosystems</w:t>
      </w:r>
      <w:r w:rsidRPr="00D53175">
        <w:rPr>
          <w:rFonts w:ascii="Arial" w:hAnsi="Arial" w:cs="Arial"/>
          <w:szCs w:val="24"/>
          <w:lang w:val="en-US"/>
        </w:rPr>
        <w:t xml:space="preserve"> </w:t>
      </w:r>
      <w:r w:rsidR="002E1BE2" w:rsidRPr="00D53175">
        <w:rPr>
          <w:rFonts w:ascii="Arial" w:hAnsi="Arial" w:cs="Arial"/>
          <w:szCs w:val="24"/>
          <w:lang w:val="en-US"/>
        </w:rPr>
        <w:t xml:space="preserve">of other living organisms </w:t>
      </w:r>
      <w:r w:rsidR="006F6FEB" w:rsidRPr="00D53175">
        <w:rPr>
          <w:rFonts w:ascii="Arial" w:hAnsi="Arial" w:cs="Arial"/>
          <w:szCs w:val="24"/>
        </w:rPr>
        <w:fldChar w:fldCharType="begin" w:fldLock="1"/>
      </w:r>
      <w:r w:rsidR="005850D9" w:rsidRPr="00D53175">
        <w:rPr>
          <w:rFonts w:ascii="Arial" w:hAnsi="Arial" w:cs="Arial"/>
          <w:szCs w:val="24"/>
          <w:lang w:val="en-US"/>
        </w:rPr>
        <w:instrText>ADDIN CSL_CITATION {"citationItems":[{"id":"ITEM-1","itemData":{"DOI":"10.1016/j.apcbee.2014.10.031","ISBN":"2212-6708","ISSN":"22126708","abstract":"Toxic organic substances are considered among the pollutants that have direct effect on humans and animals. Industrial wastewaters containing dissolved phenol can contaminate groundwater resources and thus lead to a serious groundwater pollution problem. In the present research, the adsorption technique for the efficient removal of phenol pollutants at trace level in water was employed. Four type of micro and nanocarbon materials including carbon nanotubes (CNTs) and carbon nanofibers (CNFs) as nano carbon adsorbents, activated carbon (AC) and industrial carbon fly ash (CFA) as micro carbon adsorbents were used to remove phenol from water. Characterization of these adsorbents was performed by Field Emission Scanning Electron Microscopy (FE-SEM), Transmission Electron Microscopy(TEM), Thermogravimetric Analysis (TGA), BET specific surface area while the concentration of phenol in water before and after treatment was analyzed using UV-Spectroscopy. The pH (3-9) of the solution, was varied in order to determine their effect on the removal of phenol from water and hence on the adsorption rate.","author":[{"dropping-particle":"","family":"Atieh","given":"Muataz Ali","non-dropping-particle":"","parse-names":false,"suffix":""}],"container-title":"APCBEE Procedia","id":"ITEM-1","issued":{"date-parts":[["2014"]]},"note":"[Ref.1]","page":"136-141","title":"Removal of Phenol from Water Different Types of Carbon – A Comparative Analysis","type":"article-journal","volume":"10"},"uris":["http://www.mendeley.com/documents/?uuid=f4a29475-f961-40dc-abcd-02170801eaa1"]}],"mendeley":{"formattedCitation":"[3]","plainTextFormattedCitation":"[3]","previouslyFormattedCitation":"[3]"},"properties":{"noteIndex":0},"schema":"https://github.com/citation-style-language/schema/raw/master/csl-citation.json"}</w:instrText>
      </w:r>
      <w:r w:rsidR="006F6FEB" w:rsidRPr="00D53175">
        <w:rPr>
          <w:rFonts w:ascii="Arial" w:hAnsi="Arial" w:cs="Arial"/>
          <w:szCs w:val="24"/>
          <w:lang w:val="en-US"/>
        </w:rPr>
        <w:fldChar w:fldCharType="separate"/>
      </w:r>
      <w:r w:rsidR="005850D9" w:rsidRPr="00D53175">
        <w:rPr>
          <w:rFonts w:ascii="Arial" w:hAnsi="Arial" w:cs="Arial"/>
          <w:noProof/>
          <w:szCs w:val="24"/>
          <w:lang w:val="en-US"/>
        </w:rPr>
        <w:t>[3]</w:t>
      </w:r>
      <w:r w:rsidR="006F6FEB" w:rsidRPr="00D53175">
        <w:rPr>
          <w:rFonts w:ascii="Arial" w:hAnsi="Arial" w:cs="Arial"/>
          <w:szCs w:val="24"/>
        </w:rPr>
        <w:fldChar w:fldCharType="end"/>
      </w:r>
      <w:r w:rsidR="00371F99" w:rsidRPr="00D53175">
        <w:rPr>
          <w:rFonts w:ascii="Arial" w:hAnsi="Arial" w:cs="Arial"/>
          <w:szCs w:val="24"/>
          <w:lang w:val="en-US"/>
        </w:rPr>
        <w:t xml:space="preserve">. </w:t>
      </w:r>
      <w:r w:rsidR="002E1BE2" w:rsidRPr="00D53175">
        <w:rPr>
          <w:rFonts w:ascii="Arial" w:hAnsi="Arial" w:cs="Arial"/>
          <w:szCs w:val="24"/>
          <w:lang w:val="en-US"/>
        </w:rPr>
        <w:t>Industrial and agricultural processes are</w:t>
      </w:r>
      <w:r w:rsidR="00FB4515" w:rsidRPr="00D53175">
        <w:rPr>
          <w:rFonts w:ascii="Arial" w:hAnsi="Arial" w:cs="Arial"/>
          <w:szCs w:val="24"/>
          <w:lang w:val="en-US"/>
        </w:rPr>
        <w:t xml:space="preserve"> thought to be</w:t>
      </w:r>
      <w:r w:rsidR="002E1BE2" w:rsidRPr="00D53175">
        <w:rPr>
          <w:rFonts w:ascii="Arial" w:hAnsi="Arial" w:cs="Arial"/>
          <w:szCs w:val="24"/>
          <w:lang w:val="en-US"/>
        </w:rPr>
        <w:t xml:space="preserve"> responsible due to</w:t>
      </w:r>
      <w:r w:rsidR="00A569E9" w:rsidRPr="00D53175">
        <w:rPr>
          <w:rFonts w:ascii="Arial" w:hAnsi="Arial" w:cs="Arial"/>
          <w:szCs w:val="24"/>
          <w:lang w:val="en-US"/>
        </w:rPr>
        <w:t xml:space="preserve"> the </w:t>
      </w:r>
      <w:r w:rsidR="002E1BE2" w:rsidRPr="00D53175">
        <w:rPr>
          <w:rFonts w:ascii="Arial" w:hAnsi="Arial" w:cs="Arial"/>
          <w:szCs w:val="24"/>
          <w:lang w:val="en-US"/>
        </w:rPr>
        <w:t xml:space="preserve">continuous </w:t>
      </w:r>
      <w:r w:rsidR="00A569E9" w:rsidRPr="00D53175">
        <w:rPr>
          <w:rFonts w:ascii="Arial" w:hAnsi="Arial" w:cs="Arial"/>
          <w:szCs w:val="24"/>
          <w:lang w:val="en-US"/>
        </w:rPr>
        <w:t xml:space="preserve">discharge of </w:t>
      </w:r>
      <w:r w:rsidR="002E1BE2" w:rsidRPr="00D53175">
        <w:rPr>
          <w:rFonts w:ascii="Arial" w:hAnsi="Arial" w:cs="Arial"/>
          <w:szCs w:val="24"/>
          <w:lang w:val="en-US"/>
        </w:rPr>
        <w:t xml:space="preserve">large volumes of </w:t>
      </w:r>
      <w:r w:rsidR="00A569E9" w:rsidRPr="00D53175">
        <w:rPr>
          <w:rFonts w:ascii="Arial" w:hAnsi="Arial" w:cs="Arial"/>
          <w:szCs w:val="24"/>
          <w:lang w:val="en-US"/>
        </w:rPr>
        <w:t>wastewater</w:t>
      </w:r>
      <w:r w:rsidR="002E1BE2" w:rsidRPr="00D53175">
        <w:rPr>
          <w:rFonts w:ascii="Arial" w:hAnsi="Arial" w:cs="Arial"/>
          <w:szCs w:val="24"/>
          <w:lang w:val="en-US"/>
        </w:rPr>
        <w:t>s</w:t>
      </w:r>
      <w:r w:rsidR="00A569E9" w:rsidRPr="00D53175">
        <w:rPr>
          <w:rFonts w:ascii="Arial" w:hAnsi="Arial" w:cs="Arial"/>
          <w:szCs w:val="24"/>
          <w:lang w:val="en-US"/>
        </w:rPr>
        <w:t xml:space="preserve"> </w:t>
      </w:r>
      <w:r w:rsidR="002E1BE2" w:rsidRPr="00D53175">
        <w:rPr>
          <w:rFonts w:ascii="Arial" w:hAnsi="Arial" w:cs="Arial"/>
          <w:szCs w:val="24"/>
          <w:lang w:val="en-US"/>
        </w:rPr>
        <w:t>to</w:t>
      </w:r>
      <w:r w:rsidR="003F228C" w:rsidRPr="00D53175">
        <w:rPr>
          <w:rFonts w:ascii="Arial" w:hAnsi="Arial" w:cs="Arial"/>
          <w:szCs w:val="24"/>
          <w:lang w:val="en-US"/>
        </w:rPr>
        <w:t xml:space="preserve"> </w:t>
      </w:r>
      <w:r w:rsidR="00BB4F57" w:rsidRPr="00D53175">
        <w:rPr>
          <w:rFonts w:ascii="Arial" w:hAnsi="Arial" w:cs="Arial"/>
          <w:szCs w:val="24"/>
          <w:lang w:val="en-US"/>
        </w:rPr>
        <w:t>these</w:t>
      </w:r>
      <w:r w:rsidR="00A569E9" w:rsidRPr="00D53175">
        <w:rPr>
          <w:rFonts w:ascii="Arial" w:hAnsi="Arial" w:cs="Arial"/>
          <w:szCs w:val="24"/>
          <w:lang w:val="en-US"/>
        </w:rPr>
        <w:t xml:space="preserve"> aquatic environments</w:t>
      </w:r>
      <w:r w:rsidR="00371F99" w:rsidRPr="00D53175">
        <w:rPr>
          <w:rFonts w:ascii="Arial" w:hAnsi="Arial" w:cs="Arial"/>
          <w:szCs w:val="24"/>
          <w:lang w:val="en-US"/>
        </w:rPr>
        <w:t xml:space="preserve"> </w:t>
      </w:r>
      <w:r w:rsidR="006F6FEB" w:rsidRPr="00D53175">
        <w:rPr>
          <w:rFonts w:ascii="Arial" w:hAnsi="Arial" w:cs="Arial"/>
          <w:szCs w:val="24"/>
        </w:rPr>
        <w:fldChar w:fldCharType="begin" w:fldLock="1"/>
      </w:r>
      <w:r w:rsidR="00A00AC6" w:rsidRPr="00D53175">
        <w:rPr>
          <w:rFonts w:ascii="Arial" w:hAnsi="Arial" w:cs="Arial"/>
          <w:szCs w:val="24"/>
          <w:lang w:val="en-US"/>
        </w:rPr>
        <w:instrText>ADDIN CSL_CITATION {"citationItems":[{"id":"ITEM-1","itemData":{"DOI":"10.5772/66927","ISBN":"9789533070520","ISSN":"9789533070865","PMID":"100220790","abstract":"Abstract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Keywords:","author":[{"dropping-particle":"","family":"Anku","given":"William W.","non-dropping-particle":"","parse-names":false,"suffix":""},{"dropping-particle":"","family":"Mamo","given":"Messai A.","non-dropping-particle":"","parse-names":false,"suffix":""},{"dropping-particle":"","family":"Govender","given":"Penny P.","non-dropping-particle":"","parse-names":false,"suffix":""}],"container-title":"Phenolic Compounds - Natural Sources, Importance and Applications","id":"ITEM-1","issued":{"date-parts":[["2017","3","15"]]},"note":"[Ref.2]","publisher":"InTech","title":"Phenolic Compounds in Water: Sources, Reactivity, Toxicity and Treatment Methods","type":"chapter"},"uris":["http://www.mendeley.com/documents/?uuid=5b0e8582-c88d-4955-8414-65c813caf352"]}],"mendeley":{"formattedCitation":"[7]","plainTextFormattedCitation":"[7]","previouslyFormattedCitation":"[7]"},"properties":{"noteIndex":0},"schema":"https://github.com/citation-style-language/schema/raw/master/csl-citation.json"}</w:instrText>
      </w:r>
      <w:r w:rsidR="006F6FEB" w:rsidRPr="00D53175">
        <w:rPr>
          <w:rFonts w:ascii="Arial" w:hAnsi="Arial" w:cs="Arial"/>
          <w:szCs w:val="24"/>
          <w:lang w:val="en-US"/>
        </w:rPr>
        <w:fldChar w:fldCharType="separate"/>
      </w:r>
      <w:r w:rsidR="00E93374" w:rsidRPr="00D53175">
        <w:rPr>
          <w:rFonts w:ascii="Arial" w:hAnsi="Arial" w:cs="Arial"/>
          <w:noProof/>
          <w:szCs w:val="24"/>
          <w:lang w:val="en-US"/>
        </w:rPr>
        <w:t>[7]</w:t>
      </w:r>
      <w:r w:rsidR="006F6FEB" w:rsidRPr="00D53175">
        <w:rPr>
          <w:rFonts w:ascii="Arial" w:hAnsi="Arial" w:cs="Arial"/>
          <w:szCs w:val="24"/>
        </w:rPr>
        <w:fldChar w:fldCharType="end"/>
      </w:r>
      <w:r w:rsidR="006F6FEB" w:rsidRPr="00D53175">
        <w:rPr>
          <w:rFonts w:ascii="Arial" w:hAnsi="Arial" w:cs="Arial"/>
          <w:szCs w:val="24"/>
        </w:rPr>
        <w:fldChar w:fldCharType="begin" w:fldLock="1"/>
      </w:r>
      <w:r w:rsidR="001A1617" w:rsidRPr="00D53175">
        <w:rPr>
          <w:rFonts w:ascii="Arial" w:hAnsi="Arial" w:cs="Arial"/>
          <w:szCs w:val="24"/>
          <w:lang w:val="en-US"/>
        </w:rPr>
        <w:instrText>ADDIN CSL_CITATION {"citationItems":[{"id":"ITEM-1","itemData":{"DOI":"10.1007/978-3-319-06578-6","ISBN":"978-3-319-06577-9","ISSN":"15734137","abstract":"This book describes the latest progress in the application of nanotechnology for water treatment and purification. Leaders in the field present both the fundamental science and a comprehensive overview of the diverse range of tools and technologies that have been developed in this critical area. Expert chapters present the unique physicochemical and surface properties of nanoparticles and the advantages that these provide for engineering applications that ensure a supply of safe drinking water for our growing population. Application areas include generating fresh water from seawater, preventing contamination of the environment, and creating effective and efficient methods for remediation of polluted waters. The chapter authors are leading world-wide experts in the field with either academic or industrial experience, ensuring that this comprehensive volume presents the state-of-the-art in the integration of nanotechnology with water treatment and purification. Covers both wastewater and drinking water treatment Provides concise yet thorough coverage of the fundamentals of nanomaterials and treatment processes as well as insights into future R&amp;D trends Presents the latest progress in research and prototype testing lines Written for a broad audience of engineers, researchers, municipal water managers, and policymakers.","author":[{"dropping-particle":"","family":"Trad","given":"Tarek","non-dropping-particle":"","parse-names":false,"suffix":""},{"dropping-particle":"","family":"Apblett","given":"Allen","non-dropping-particle":"","parse-names":false,"suffix":""}],"chapter-number":"8","container-title":"Nanotechnology for Water Treatment and Purification","editor":[{"dropping-particle":"","family":"Hu","given":"Anming","non-dropping-particle":"","parse-names":false,"suffix":""},{"dropping-particle":"","family":"Apblett","given":"Allen","non-dropping-particle":"","parse-names":false,"suffix":""}],"id":"ITEM-1","issued":{"date-parts":[["2014"]]},"note":"[Ref.3]","page":"260-274","publisher":"Springer","title":"Removal of 4,6-Dinitro-o-Cresol, Congo Red Dye, and Decane from Water Using Magnetic-Activated Carbons","type":"chapter","volume":"22"},"uris":["http://www.mendeley.com/documents/?uuid=efe536ca-773d-41f2-9515-af387761ddf2"]}],"mendeley":{"formattedCitation":"[8]","plainTextFormattedCitation":"[8]","previouslyFormattedCitation":"[8]"},"properties":{"noteIndex":0},"schema":"https://github.com/citation-style-language/schema/raw/master/csl-citation.json"}</w:instrText>
      </w:r>
      <w:r w:rsidR="006F6FEB" w:rsidRPr="00D53175">
        <w:rPr>
          <w:rFonts w:ascii="Arial" w:hAnsi="Arial" w:cs="Arial"/>
          <w:szCs w:val="24"/>
          <w:lang w:val="en-US"/>
        </w:rPr>
        <w:fldChar w:fldCharType="separate"/>
      </w:r>
      <w:r w:rsidR="00E93374" w:rsidRPr="00D53175">
        <w:rPr>
          <w:rFonts w:ascii="Arial" w:hAnsi="Arial" w:cs="Arial"/>
          <w:noProof/>
          <w:szCs w:val="24"/>
          <w:lang w:val="en-US"/>
        </w:rPr>
        <w:t>[8]</w:t>
      </w:r>
      <w:r w:rsidR="006F6FEB" w:rsidRPr="00D53175">
        <w:rPr>
          <w:rFonts w:ascii="Arial" w:hAnsi="Arial" w:cs="Arial"/>
          <w:szCs w:val="24"/>
        </w:rPr>
        <w:fldChar w:fldCharType="end"/>
      </w:r>
      <w:r w:rsidR="00371F99" w:rsidRPr="00D53175">
        <w:rPr>
          <w:rFonts w:ascii="Arial" w:hAnsi="Arial" w:cs="Arial"/>
          <w:szCs w:val="24"/>
          <w:lang w:val="en-US"/>
        </w:rPr>
        <w:t xml:space="preserve">. </w:t>
      </w:r>
      <w:r w:rsidR="002E1BE2" w:rsidRPr="00D53175">
        <w:rPr>
          <w:rFonts w:ascii="Arial" w:hAnsi="Arial" w:cs="Arial"/>
          <w:szCs w:val="24"/>
          <w:lang w:val="en-US"/>
        </w:rPr>
        <w:t xml:space="preserve">Some of the most common </w:t>
      </w:r>
      <w:r w:rsidR="00D921E0" w:rsidRPr="00D53175">
        <w:rPr>
          <w:rFonts w:ascii="Arial" w:hAnsi="Arial" w:cs="Arial"/>
          <w:szCs w:val="24"/>
          <w:lang w:val="en-US"/>
        </w:rPr>
        <w:t xml:space="preserve">discharged </w:t>
      </w:r>
      <w:r w:rsidR="00EE43A7" w:rsidRPr="00D53175">
        <w:rPr>
          <w:rFonts w:ascii="Arial" w:hAnsi="Arial" w:cs="Arial"/>
          <w:szCs w:val="24"/>
          <w:lang w:val="en-US"/>
        </w:rPr>
        <w:t>pollutants</w:t>
      </w:r>
      <w:r w:rsidR="002E1BE2" w:rsidRPr="00D53175">
        <w:rPr>
          <w:rFonts w:ascii="Arial" w:hAnsi="Arial" w:cs="Arial"/>
          <w:szCs w:val="24"/>
          <w:lang w:val="en-US"/>
        </w:rPr>
        <w:t xml:space="preserve"> include</w:t>
      </w:r>
      <w:r w:rsidR="00EE43A7" w:rsidRPr="00D53175">
        <w:rPr>
          <w:rFonts w:ascii="Arial" w:hAnsi="Arial" w:cs="Arial"/>
          <w:szCs w:val="24"/>
          <w:lang w:val="en-US"/>
        </w:rPr>
        <w:t xml:space="preserve"> pathogens, </w:t>
      </w:r>
      <w:r w:rsidR="002E1BE2" w:rsidRPr="00D53175">
        <w:rPr>
          <w:rFonts w:ascii="Arial" w:hAnsi="Arial" w:cs="Arial"/>
          <w:szCs w:val="24"/>
          <w:lang w:val="en-US"/>
        </w:rPr>
        <w:t xml:space="preserve">excess </w:t>
      </w:r>
      <w:r w:rsidR="00EE43A7" w:rsidRPr="00D53175">
        <w:rPr>
          <w:rFonts w:ascii="Arial" w:hAnsi="Arial" w:cs="Arial"/>
          <w:szCs w:val="24"/>
          <w:lang w:val="en-US"/>
        </w:rPr>
        <w:t>nutrients, suspended solids and sediments</w:t>
      </w:r>
      <w:r w:rsidR="002E1BE2" w:rsidRPr="00D53175">
        <w:rPr>
          <w:rFonts w:ascii="Arial" w:hAnsi="Arial" w:cs="Arial"/>
          <w:szCs w:val="24"/>
          <w:lang w:val="en-US"/>
        </w:rPr>
        <w:t>,</w:t>
      </w:r>
      <w:r w:rsidR="00EE43A7" w:rsidRPr="00D53175">
        <w:rPr>
          <w:rFonts w:ascii="Arial" w:hAnsi="Arial" w:cs="Arial"/>
          <w:szCs w:val="24"/>
          <w:lang w:val="en-US"/>
        </w:rPr>
        <w:t xml:space="preserve"> pesticides, plastics, fertilizers, acids, detergents, </w:t>
      </w:r>
      <w:r w:rsidR="00A647D6" w:rsidRPr="00D53175">
        <w:rPr>
          <w:rFonts w:ascii="Arial" w:hAnsi="Arial" w:cs="Arial"/>
          <w:szCs w:val="24"/>
          <w:lang w:val="en-US"/>
        </w:rPr>
        <w:t xml:space="preserve">pharmaceuticals, </w:t>
      </w:r>
      <w:r w:rsidR="00EE43A7" w:rsidRPr="00D53175">
        <w:rPr>
          <w:rFonts w:ascii="Arial" w:hAnsi="Arial" w:cs="Arial"/>
          <w:szCs w:val="24"/>
          <w:lang w:val="en-US"/>
        </w:rPr>
        <w:t>phenol</w:t>
      </w:r>
      <w:r w:rsidR="006564F4" w:rsidRPr="00D53175">
        <w:rPr>
          <w:rFonts w:ascii="Arial" w:hAnsi="Arial" w:cs="Arial"/>
          <w:szCs w:val="24"/>
          <w:lang w:val="en-US"/>
        </w:rPr>
        <w:t>s</w:t>
      </w:r>
      <w:r w:rsidR="00EE43A7" w:rsidRPr="00D53175">
        <w:rPr>
          <w:rFonts w:ascii="Arial" w:hAnsi="Arial" w:cs="Arial"/>
          <w:szCs w:val="24"/>
          <w:lang w:val="en-US"/>
        </w:rPr>
        <w:t>, minerals</w:t>
      </w:r>
      <w:r w:rsidR="002E1BE2" w:rsidRPr="00D53175">
        <w:rPr>
          <w:rFonts w:ascii="Arial" w:hAnsi="Arial" w:cs="Arial"/>
          <w:szCs w:val="24"/>
          <w:lang w:val="en-US"/>
        </w:rPr>
        <w:t>,</w:t>
      </w:r>
      <w:r w:rsidR="00FB4515" w:rsidRPr="00D53175">
        <w:rPr>
          <w:rFonts w:ascii="Arial" w:hAnsi="Arial" w:cs="Arial"/>
          <w:szCs w:val="24"/>
          <w:lang w:val="en-US"/>
        </w:rPr>
        <w:t xml:space="preserve"> dyes and pigments,</w:t>
      </w:r>
      <w:r w:rsidR="002E1BE2" w:rsidRPr="00D53175">
        <w:rPr>
          <w:rFonts w:ascii="Arial" w:hAnsi="Arial" w:cs="Arial"/>
          <w:szCs w:val="24"/>
          <w:lang w:val="en-US"/>
        </w:rPr>
        <w:t xml:space="preserve"> and </w:t>
      </w:r>
      <w:r w:rsidR="00EE43A7" w:rsidRPr="00D53175">
        <w:rPr>
          <w:rFonts w:ascii="Arial" w:hAnsi="Arial" w:cs="Arial"/>
          <w:szCs w:val="24"/>
          <w:lang w:val="en-US"/>
        </w:rPr>
        <w:t xml:space="preserve">heavy metals </w:t>
      </w:r>
      <w:r w:rsidR="00A00AC6"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{"citationItems":[{"id":"ITEM-1","itemData":{"DOI":"10.1007/978-3-319-95603-9_2","ISBN":"9783319956039","ISSN":"21913013","abstract":"With increasing urbanization and advancement of science, researches in nanotechnology and nanomaterial development are experiencing unprecedented expansion. Nanoparticle pollution is considered to be the most difficult pollution being managed and controlled. This chapter briefly describes the different types of water pollutants with a more detailed discussion on nanoparticle pollution. The chapter also gives an effort to visualize the challenges associated with dealing with nanoparticle waste.","author":[{"dropping-particle":"","family":"Ghangrekar","given":"M. M.","non-dropping-particle":"","parse-names":false,"suffix":""},{"dropping-particle":"","family":"Chatterjee","given":"Pritha","non-dropping-particle":"","parse-names":false,"suffix":""}],"chapter-number":"1","container-title":"Carbon Nanostructures","editor":[{"dropping-particle":"","family":"Das","given":"Rasel","non-dropping-particle":"","parse-names":false,"suffix":""}],"id":"ITEM-1","issued":{"date-parts":[["2018"]]},"note":"[Ref.4]","page":"11-26","publisher":"Springer International Publishing","title":"Water pollutants classification and its effects on environment","type":"chapter"},"uris":["http://www.mendeley.com/documents/?uuid=25989431-72b3-418b-87e9-d0514b701165"]}],"mendeley":{"formattedCitation":"[9]","plainTextFormattedCitation":"[9]","previouslyFormattedCitation":"[9]"},"properties":{"noteIndex":0},"schema":"https://github.com/citation-style-language/schema/raw/master/csl-citation.json"}</w:instrText>
      </w:r>
      <w:r w:rsidR="00A00AC6" w:rsidRPr="00D53175">
        <w:rPr>
          <w:rFonts w:ascii="Arial" w:hAnsi="Arial" w:cs="Arial"/>
          <w:szCs w:val="24"/>
          <w:lang w:val="en-US"/>
        </w:rPr>
        <w:fldChar w:fldCharType="separate"/>
      </w:r>
      <w:r w:rsidR="00A00AC6" w:rsidRPr="00D53175">
        <w:rPr>
          <w:rFonts w:ascii="Arial" w:hAnsi="Arial" w:cs="Arial"/>
          <w:noProof/>
          <w:szCs w:val="24"/>
          <w:lang w:val="en-US"/>
        </w:rPr>
        <w:t>[9]</w:t>
      </w:r>
      <w:r w:rsidR="00A00AC6" w:rsidRPr="00D53175">
        <w:rPr>
          <w:rFonts w:ascii="Arial" w:hAnsi="Arial" w:cs="Arial"/>
          <w:szCs w:val="24"/>
          <w:lang w:val="en-US"/>
        </w:rPr>
        <w:fldChar w:fldCharType="end"/>
      </w:r>
      <w:r w:rsidR="00257980" w:rsidRPr="00D53175">
        <w:rPr>
          <w:rFonts w:ascii="Arial" w:hAnsi="Arial" w:cs="Arial"/>
          <w:szCs w:val="24"/>
        </w:rPr>
        <w:fldChar w:fldCharType="begin" w:fldLock="1"/>
      </w:r>
      <w:r w:rsidR="00257980" w:rsidRPr="00D53175">
        <w:rPr>
          <w:rFonts w:ascii="Arial" w:hAnsi="Arial" w:cs="Arial"/>
          <w:szCs w:val="24"/>
          <w:lang w:val="en-US"/>
        </w:rPr>
        <w:instrText>ADDIN CSL_CITATION {"citationItems":[{"id":"ITEM-1","itemData":{"DOI":"10.4324/9780203477540","ISBN":"0419229108","abstract":"The Nile River basin is one of the transboundary river basins that is in the forefront of water resource challenges of the century. As the basin's population is growing, water demand is increasing. Focus on basin hydrology, climate change, and water management is critically needed. The Blue Nile subbasin is relatively more efficient in generating runoff contributing most of the flow to the Nile compared to the White Nile. This makes flows susceptible to changes in the watershed. The basin's high rate of population growth is putting stress on natural resources including water. In 25 years, the population of the 11 Nile countries is projected to reach 726 million. A 64 % increase in water demand is projected in the Nile basin countries without factoring increase in per capita water demand. The link between river and watershed is becoming vivid as demand for water and power grows and becomes a source of conflict.","author":[{"dropping-particle":"","family":"Helmer","given":"Richard","non-dropping-particle":"","parse-names":false,"suffix":""},{"dropping-particle":"","family":"Hespanhol","given":"Ivanildo","non-dropping-particle":"","parse-names":false,"suffix":""},{"dropping-particle":"","family":"Nations","given":"United","non-dropping-particle":"","parse-names":false,"suffix":""},{"dropping-particle":"","family":"Programme","given":"Environment","non-dropping-particle":"","parse-names":false,"suffix":""},{"dropping-particle":"","family":"Council","given":"Sanitation Collaborative","non-dropping-particle":"","parse-names":false,"suffix":""}],"container-title":"World Health Organization","id":"ITEM-1","issued":{"date-parts":[["1997"]]},"note":"[Ref.5]","number-of-pages":"459","publisher":"E &amp; FN Spon","publisher-place":"London","title":"Water Pollution Control - A Guide to the Use of Water Quality Management Principles","type":"book"},"uris":["http://www.mendeley.com/documents/?uuid=55a7b0de-542c-488b-99d0-7c87f29795c9"]}],"mendeley":{"formattedCitation":"[10]","plainTextFormattedCitation":"[10]","previouslyFormattedCitation":"[10]"},"properties":{"noteIndex":0},"schema":"https://github.com/citation-style-language/schema/raw/master/csl-citation.json"}</w:instrText>
      </w:r>
      <w:r w:rsidR="00257980" w:rsidRPr="00D53175">
        <w:rPr>
          <w:rFonts w:ascii="Arial" w:hAnsi="Arial" w:cs="Arial"/>
          <w:szCs w:val="24"/>
          <w:lang w:val="en-US"/>
        </w:rPr>
        <w:fldChar w:fldCharType="separate"/>
      </w:r>
      <w:r w:rsidR="00257980" w:rsidRPr="00D53175">
        <w:rPr>
          <w:rFonts w:ascii="Arial" w:hAnsi="Arial" w:cs="Arial"/>
          <w:noProof/>
          <w:szCs w:val="24"/>
          <w:lang w:val="en-US"/>
        </w:rPr>
        <w:t>[10]</w:t>
      </w:r>
      <w:r w:rsidR="00257980" w:rsidRPr="00D53175">
        <w:rPr>
          <w:rFonts w:ascii="Arial" w:hAnsi="Arial" w:cs="Arial"/>
          <w:szCs w:val="24"/>
        </w:rPr>
        <w:fldChar w:fldCharType="end"/>
      </w:r>
      <w:r w:rsidR="00257980" w:rsidRPr="00D53175">
        <w:rPr>
          <w:rFonts w:ascii="Arial" w:hAnsi="Arial" w:cs="Arial"/>
          <w:szCs w:val="24"/>
          <w:lang w:val="en-US"/>
        </w:rPr>
        <w:t xml:space="preserve">. </w:t>
      </w:r>
    </w:p>
    <w:p w14:paraId="727AD9C3" w14:textId="544BC36C" w:rsidR="00DC6CFD" w:rsidRPr="00D53175" w:rsidRDefault="00B50DD9" w:rsidP="005223C2">
      <w:pPr>
        <w:jc w:val="both"/>
        <w:rPr>
          <w:rFonts w:ascii="Arial" w:hAnsi="Arial" w:cs="Arial"/>
          <w:szCs w:val="24"/>
          <w:lang w:val="en-US"/>
        </w:rPr>
      </w:pPr>
      <w:r w:rsidRPr="00D53175">
        <w:rPr>
          <w:rFonts w:ascii="Arial" w:hAnsi="Arial" w:cs="Arial"/>
          <w:szCs w:val="24"/>
          <w:lang w:val="en-US"/>
        </w:rPr>
        <w:t xml:space="preserve">The annual </w:t>
      </w:r>
      <w:r w:rsidR="00BB78B8" w:rsidRPr="00D53175">
        <w:rPr>
          <w:rFonts w:ascii="Arial" w:hAnsi="Arial" w:cs="Arial"/>
          <w:szCs w:val="24"/>
          <w:lang w:val="en-US"/>
        </w:rPr>
        <w:t xml:space="preserve">industrial </w:t>
      </w:r>
      <w:r w:rsidRPr="00D53175">
        <w:rPr>
          <w:rFonts w:ascii="Arial" w:hAnsi="Arial" w:cs="Arial"/>
          <w:szCs w:val="24"/>
          <w:lang w:val="en-US"/>
        </w:rPr>
        <w:t xml:space="preserve">production </w:t>
      </w:r>
      <w:r w:rsidR="00ED33DE" w:rsidRPr="00D53175">
        <w:rPr>
          <w:rFonts w:ascii="Arial" w:hAnsi="Arial" w:cs="Arial"/>
          <w:szCs w:val="24"/>
          <w:lang w:val="en-US"/>
        </w:rPr>
        <w:t xml:space="preserve">of synthetic </w:t>
      </w:r>
      <w:r w:rsidR="000E319D" w:rsidRPr="00D53175">
        <w:rPr>
          <w:rFonts w:ascii="Arial" w:hAnsi="Arial" w:cs="Arial"/>
          <w:szCs w:val="24"/>
          <w:lang w:val="en-US"/>
        </w:rPr>
        <w:t>or</w:t>
      </w:r>
      <w:r w:rsidR="00BD6693" w:rsidRPr="00D53175">
        <w:rPr>
          <w:rFonts w:ascii="Arial" w:hAnsi="Arial" w:cs="Arial"/>
          <w:szCs w:val="24"/>
          <w:lang w:val="en-US"/>
        </w:rPr>
        <w:t xml:space="preserve"> azo dyes</w:t>
      </w:r>
      <w:r w:rsidR="009E0C41" w:rsidRPr="00D53175">
        <w:rPr>
          <w:rFonts w:ascii="Arial" w:hAnsi="Arial" w:cs="Arial"/>
          <w:szCs w:val="24"/>
          <w:lang w:val="en-US"/>
        </w:rPr>
        <w:t xml:space="preserve"> approaches</w:t>
      </w:r>
      <w:r w:rsidRPr="00D53175">
        <w:rPr>
          <w:rFonts w:ascii="Arial" w:hAnsi="Arial" w:cs="Arial"/>
          <w:szCs w:val="24"/>
          <w:lang w:val="en-US"/>
        </w:rPr>
        <w:t xml:space="preserve"> 70 million tons</w:t>
      </w:r>
      <w:r w:rsidR="00ED33DE" w:rsidRPr="00D53175">
        <w:rPr>
          <w:rFonts w:ascii="Arial" w:hAnsi="Arial" w:cs="Arial"/>
          <w:szCs w:val="24"/>
          <w:lang w:val="en-US"/>
        </w:rPr>
        <w:t xml:space="preserve"> </w:t>
      </w:r>
      <w:r w:rsidR="003C0A2B"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{"citationItems":[{"id":"ITEM-1","itemData":{"DOI":"10.1016/j.biortech.2017.03.093","ISBN":"0960-8524","ISSN":"18732976","abstract":"A new process of electrolysis cell (EC) coupled with microbial fuel cell (MFC) was developed here and its feasibility in methyl red (MR) wastewater treatment and simultaneous electricity generation was assessed. Results indicate that an excellent MR removal and electricity production performance was achieved, where the decolorization and COD removal efficiencies were 100% and 89.3%, respectively and a 0.56 V of cell voltage output was generated. Electrolysis voltage showed a positive influence on decolorization rate (DR) but also cause a rapid decrease in current efficiency (CE). Although a low COD removal rate of 38.5% was found in EC system, biodegradability of MR solution was significantly enhanced, where the averaged DR was 85.6%. Importantly, COD removal rate in EC-MFC integrated process had a 50.8% improvement compared with the single EC system. The results obtained here would be beneficial to provide a prospective alternative for azo dyes wastewater treatment and power production.","author":[{"dropping-particle":"","family":"Zou","given":"Haiming","non-dropping-particle":"","parse-names":false,"suffix":""},{"dropping-particle":"","family":"Wang","given":"Yan","non-dropping-particle":"","parse-names":false,"suffix":""}],"container-title":"Bioresource Technology","id":"ITEM-1","issued":{"date-parts":[["2017"]]},"note":"4Z","page":"167-175","publisher":"Elsevier Ltd","title":"Azo dyes wastewater treatment and simultaneous electricity generation in a novel process of electrolysis cell combined with microbial fuel cell","type":"article-journal","volume":"235"},"uris":["http://www.mendeley.com/documents/?uuid=71e43211-d369-4936-8998-882131f7cb69"]}],"mendeley":{"formattedCitation":"[11]","plainTextFormattedCitation":"[11]","previouslyFormattedCitation":"[11]"},"properties":{"noteIndex":0},"schema":"https://github.com/citation-style-language/schema/raw/master/csl-citation.json"}</w:instrText>
      </w:r>
      <w:r w:rsidR="003C0A2B" w:rsidRPr="00D53175">
        <w:rPr>
          <w:rFonts w:ascii="Arial" w:hAnsi="Arial" w:cs="Arial"/>
          <w:szCs w:val="24"/>
          <w:lang w:val="en-US"/>
        </w:rPr>
        <w:fldChar w:fldCharType="separate"/>
      </w:r>
      <w:r w:rsidR="00A00AC6" w:rsidRPr="00D53175">
        <w:rPr>
          <w:rFonts w:ascii="Arial" w:hAnsi="Arial" w:cs="Arial"/>
          <w:noProof/>
          <w:szCs w:val="24"/>
          <w:lang w:val="en-US"/>
        </w:rPr>
        <w:t>[11]</w:t>
      </w:r>
      <w:r w:rsidR="003C0A2B" w:rsidRPr="00D53175">
        <w:rPr>
          <w:rFonts w:ascii="Arial" w:hAnsi="Arial" w:cs="Arial"/>
          <w:szCs w:val="24"/>
          <w:lang w:val="en-US"/>
        </w:rPr>
        <w:fldChar w:fldCharType="end"/>
      </w:r>
      <w:r w:rsidR="00D11925" w:rsidRPr="00D53175">
        <w:rPr>
          <w:rFonts w:ascii="Arial" w:hAnsi="Arial" w:cs="Arial"/>
          <w:szCs w:val="24"/>
          <w:lang w:val="en-US"/>
        </w:rPr>
        <w:t>.</w:t>
      </w:r>
      <w:r w:rsidR="00BD6693" w:rsidRPr="00D53175">
        <w:rPr>
          <w:rFonts w:ascii="Arial" w:hAnsi="Arial" w:cs="Arial"/>
          <w:szCs w:val="24"/>
          <w:lang w:val="en-US"/>
        </w:rPr>
        <w:t xml:space="preserve"> These </w:t>
      </w:r>
      <w:r w:rsidR="00BD6693" w:rsidRPr="00D53175">
        <w:rPr>
          <w:rFonts w:ascii="Arial" w:eastAsia="Times New Roman" w:hAnsi="Arial" w:cs="Arial"/>
          <w:szCs w:val="24"/>
          <w:lang w:val="en-US"/>
        </w:rPr>
        <w:t>xenobiotic</w:t>
      </w:r>
      <w:r w:rsidR="00F30843" w:rsidRPr="00D53175">
        <w:rPr>
          <w:rFonts w:ascii="Arial" w:eastAsia="Times New Roman" w:hAnsi="Arial" w:cs="Arial"/>
          <w:szCs w:val="24"/>
          <w:lang w:val="en-US"/>
        </w:rPr>
        <w:t xml:space="preserve"> </w:t>
      </w:r>
      <w:r w:rsidR="00BD6693" w:rsidRPr="00D53175">
        <w:rPr>
          <w:rFonts w:ascii="Arial" w:eastAsia="Times New Roman" w:hAnsi="Arial" w:cs="Arial"/>
          <w:szCs w:val="24"/>
          <w:lang w:val="en-US"/>
        </w:rPr>
        <w:t>chemicals</w:t>
      </w:r>
      <w:r w:rsidR="00BD6693" w:rsidRPr="00D53175">
        <w:rPr>
          <w:rFonts w:ascii="Arial" w:hAnsi="Arial" w:cs="Arial"/>
          <w:szCs w:val="24"/>
          <w:lang w:val="en-US"/>
        </w:rPr>
        <w:t xml:space="preserve"> </w:t>
      </w:r>
      <w:r w:rsidR="00223A46" w:rsidRPr="00D53175">
        <w:rPr>
          <w:rFonts w:ascii="Arial" w:hAnsi="Arial" w:cs="Arial"/>
          <w:szCs w:val="24"/>
          <w:lang w:val="en-US"/>
        </w:rPr>
        <w:t>are not normally encountered in nature</w:t>
      </w:r>
      <w:r w:rsidR="008308BB" w:rsidRPr="00D53175">
        <w:rPr>
          <w:rFonts w:ascii="Arial" w:hAnsi="Arial" w:cs="Arial"/>
          <w:szCs w:val="24"/>
          <w:lang w:val="en-US"/>
        </w:rPr>
        <w:t xml:space="preserve"> but show superior solubility in water and consequently,</w:t>
      </w:r>
      <w:r w:rsidR="00223A46" w:rsidRPr="00D53175">
        <w:rPr>
          <w:rFonts w:ascii="Arial" w:hAnsi="Arial" w:cs="Arial"/>
          <w:szCs w:val="24"/>
          <w:lang w:val="en-US"/>
        </w:rPr>
        <w:t xml:space="preserve"> </w:t>
      </w:r>
      <w:r w:rsidR="00023853" w:rsidRPr="00D53175">
        <w:rPr>
          <w:rFonts w:ascii="Arial" w:hAnsi="Arial" w:cs="Arial"/>
          <w:szCs w:val="24"/>
          <w:lang w:val="en-US"/>
        </w:rPr>
        <w:t>stand as one of the major sources of water pollution</w:t>
      </w:r>
      <w:r w:rsidR="000E319D" w:rsidRPr="00D53175">
        <w:rPr>
          <w:rFonts w:ascii="Arial" w:hAnsi="Arial" w:cs="Arial"/>
          <w:szCs w:val="24"/>
          <w:lang w:val="en-US"/>
        </w:rPr>
        <w:t xml:space="preserve"> </w:t>
      </w:r>
      <w:r w:rsidR="0085255E"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{"citationItems":[{"id":"ITEM-1","itemData":{"DOI":"10.1007/s10098-014-0869-6","ISSN":"16189558","abstract":"Laccases are the oldest with low substrate specificity enzymes used for degradation of various com-pounds, especially, dyes. In the present investigation, the cell-free extract of laccase enzyme is applied to degrade azo dyes used in leather processing. The enzyme degrades the azo dyes rapidly at optimum growth conditions of pH 7.0, temperature 37 °C and incubation duration of 72 h. Better production of the enzyme was achieved with dex-trose, yeast extract, acetone, copper sulphate and orange peel. The molecular weight of laccase was found to be 63 kDa. The percentage of degradation is found to be 96.4 % for CI Acid black 210 and 92.2 % for the CI Acid black 234. Ultraviolet–visible spectral analysis indicates the presence of peaks in the visible region confirming the complete degradation of the dye sample. Fourier transform-infrared spectroscopy analysis shows the transformation of N=N into either N 2 or NH 3 and then into biomass. The mass spectra analysis shows conversion of azo dye to final product through various intermediates with their respective molecular weights. Chemical oxygen demand (COD) and biochemical oxygen demand (BOD) analysis reveal the reduction of pollution load more than 92 % in the experi-mental process while maintaining BOD/COD ratio to about 30 %.","author":[{"dropping-particle":"","family":"Kanagaraj","given":"J.","non-dropping-particle":"","parse-names":false,"suffix":""},{"dropping-particle":"","family":"Senthilvelan","given":"T.","non-dropping-particle":"","parse-names":false,"suffix":""},{"dropping-particle":"","family":"Panda","given":"R. C.","non-dropping-particle":"","parse-names":false,"suffix":""}],"container-title":"Clean Technologies and Environmental Policy","id":"ITEM-1","issue":"6","issued":{"date-parts":[["2015"]]},"note":"10Z","page":"1443-1456","publisher":"Springer Berlin Heidelberg","title":"Degradation of azo dyes by laccase: Biological method to reduce pollution load in dye wastewater","type":"article-journal","volume":"17"},"uris":["http://www.mendeley.com/documents/?uuid=8fd96f2d-525b-46d5-8163-27f20990f9c1"]}],"mendeley":{"formattedCitation":"[12]","plainTextFormattedCitation":"[12]","previouslyFormattedCitation":"[12]"},"properties":{"noteIndex":0},"schema":"https://github.com/citation-style-language/schema/raw/master/csl-citation.json"}</w:instrText>
      </w:r>
      <w:r w:rsidR="0085255E" w:rsidRPr="00D53175">
        <w:rPr>
          <w:rFonts w:ascii="Arial" w:hAnsi="Arial" w:cs="Arial"/>
          <w:szCs w:val="24"/>
          <w:lang w:val="en-US"/>
        </w:rPr>
        <w:fldChar w:fldCharType="separate"/>
      </w:r>
      <w:r w:rsidR="00A00AC6" w:rsidRPr="00D53175">
        <w:rPr>
          <w:rFonts w:ascii="Arial" w:hAnsi="Arial" w:cs="Arial"/>
          <w:noProof/>
          <w:szCs w:val="24"/>
          <w:lang w:val="en-US"/>
        </w:rPr>
        <w:t>[12]</w:t>
      </w:r>
      <w:r w:rsidR="0085255E" w:rsidRPr="00D53175">
        <w:rPr>
          <w:rFonts w:ascii="Arial" w:hAnsi="Arial" w:cs="Arial"/>
          <w:szCs w:val="24"/>
          <w:lang w:val="en-US"/>
        </w:rPr>
        <w:fldChar w:fldCharType="end"/>
      </w:r>
      <w:r w:rsidR="00BE3413"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{"citationItems":[{"id":"ITEM-1","itemData":{"DOI":"10.1016/0956-053X(94)90005-1","ISBN":"0956-053X","ISSN":"0956053X","abstract":"Azo dyes represent the largest class of dyes in use today. Current environmental concern with these dyes revolves around the potential carcinogenic health risk presented by these dyes or their intermediate biodegradation products when exposed to microflora in the human digestive tract. These dyes may build up in the environment, since many wastewater treatment plants allow these dyes to pass through the system virtually untreated. The initial step in the degradation of these dyes is the cleavage of the Azo bond. This cleavage is often impossible under aerobic conditions, but has been readily demonstrated under anaerobic conditions. The focus of the study was to determine the feasibility of using an anaerobic fluidized-bed reactor to accomplish this cleavage. The effects of typical process variables such as hydraulic retention time (HRT), influent dye concentration levels, and degree of bed fluidization on removal efficiencies were also studied. The four dyes selected for this study were Acid-Orange 7, Acid-Orange 8, Acid-Orange 10, and Acid-Red 14. The effectiveness of using a bench-scale-activated sludge reactor as a sequenced second stage was also examined. Results indicate that nearly complete cleavage of the Azo bond is easily accomplished for each of the four dyes under hydraulic retention times of either 12 or 24 h. Initial results indicate, though, that aromatic amine by-products remain. The sequenced second stage was able to remove the remaining Chemical Oxygen Demand (COD) load to acceptable levels. Work is presently underway to determine the fate of the anaerobic by-products in the aerobic second stage. © 1994.","author":[{"dropping-particle":"","family":"Seshadri","given":"Sanjay","non-dropping-particle":"","parse-names":false,"suffix":""},{"dropping-particle":"","family":"Bishop","given":"Paul L.","non-dropping-particle":"","parse-names":false,"suffix":""},{"dropping-particle":"","family":"Agha","given":"Amjad Mourad","non-dropping-particle":"","parse-names":false,"suffix":""}],"container-title":"Waste Management","id":"ITEM-1","issue":"2","issued":{"date-parts":[["1994"]]},"note":"1z","page":"127-137","title":"Anaerobic/aerobic treatment of selected azo dyes in wastewater","type":"article-journal","volume":"14"},"uris":["http://www.mendeley.com/documents/?uuid=365098e5-1bb2-4ed4-801a-d7e130754488"]}],"mendeley":{"formattedCitation":"[13]","plainTextFormattedCitation":"[13]","previouslyFormattedCitation":"[13]"},"properties":{"noteIndex":0},"schema":"https://github.com/citation-style-language/schema/raw/master/csl-citation.json"}</w:instrText>
      </w:r>
      <w:r w:rsidR="00BE3413" w:rsidRPr="00D53175">
        <w:rPr>
          <w:rFonts w:ascii="Arial" w:hAnsi="Arial" w:cs="Arial"/>
          <w:szCs w:val="24"/>
          <w:lang w:val="en-US"/>
        </w:rPr>
        <w:fldChar w:fldCharType="separate"/>
      </w:r>
      <w:r w:rsidR="00A00AC6" w:rsidRPr="00D53175">
        <w:rPr>
          <w:rFonts w:ascii="Arial" w:hAnsi="Arial" w:cs="Arial"/>
          <w:noProof/>
          <w:szCs w:val="24"/>
          <w:lang w:val="en-US"/>
        </w:rPr>
        <w:t>[13]</w:t>
      </w:r>
      <w:r w:rsidR="00BE3413" w:rsidRPr="00D53175">
        <w:rPr>
          <w:rFonts w:ascii="Arial" w:hAnsi="Arial" w:cs="Arial"/>
          <w:szCs w:val="24"/>
          <w:lang w:val="en-US"/>
        </w:rPr>
        <w:fldChar w:fldCharType="end"/>
      </w:r>
      <w:r w:rsidR="00335A46"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{"citationItems":[{"id":"ITEM-1","itemData":{"DOI":"10.1128/AEM.71.11.6711","ISBN":"0099-2240 (Print)\\r0099-2240 (Linking)","ISSN":"00992240","PMID":"16269701","author":[{"dropping-particle":"","family":"Zille","given":"Andrea","non-dropping-particle":"","parse-names":false,"suffix":""},{"dropping-particle":"","family":"Górnacka","given":"Barbara","non-dropping-particle":"","parse-names":false,"suffix":""},{"dropping-particle":"","family":"Rehorek","given":"Astrid","non-dropping-particle":"","parse-names":false,"suffix":""},{"dropping-particle":"","family":"Go","given":"Barbara","non-dropping-particle":"","parse-names":false,"suffix":""},{"dropping-particle":"","family":"Cavaco-paulo","given":"Artur","non-dropping-particle":"","parse-names":false,"suffix":""}],"container-title":"Applied and Environmental Microbiology","id":"ITEM-1","issue":"11","issued":{"date-parts":[["2005"]]},"note":"2Z 9z","page":"6711-6718","title":"Degradation of Azo Dyes by Trametes villosa Laccase over Long Periods of Oxidative Conditions","type":"article-journal","volume":"71"},"uris":["http://www.mendeley.com/documents/?uuid=264a0414-1204-491b-b439-3c1cfa29f79f"]}],"mendeley":{"formattedCitation":"[14]","plainTextFormattedCitation":"[14]","previouslyFormattedCitation":"[14]"},"properties":{"noteIndex":0},"schema":"https://github.com/citation-style-language/schema/raw/master/csl-citation.json"}</w:instrText>
      </w:r>
      <w:r w:rsidR="00335A46" w:rsidRPr="00D53175">
        <w:rPr>
          <w:rFonts w:ascii="Arial" w:hAnsi="Arial" w:cs="Arial"/>
          <w:szCs w:val="24"/>
          <w:lang w:val="en-US"/>
        </w:rPr>
        <w:fldChar w:fldCharType="separate"/>
      </w:r>
      <w:r w:rsidR="00A00AC6" w:rsidRPr="00D53175">
        <w:rPr>
          <w:rFonts w:ascii="Arial" w:hAnsi="Arial" w:cs="Arial"/>
          <w:noProof/>
          <w:szCs w:val="24"/>
          <w:lang w:val="en-US"/>
        </w:rPr>
        <w:t>[14]</w:t>
      </w:r>
      <w:r w:rsidR="00335A46" w:rsidRPr="00D53175">
        <w:rPr>
          <w:rFonts w:ascii="Arial" w:hAnsi="Arial" w:cs="Arial"/>
          <w:szCs w:val="24"/>
          <w:lang w:val="en-US"/>
        </w:rPr>
        <w:fldChar w:fldCharType="end"/>
      </w:r>
      <w:r w:rsidR="00ED33DE" w:rsidRPr="00D53175">
        <w:rPr>
          <w:rFonts w:ascii="Arial" w:hAnsi="Arial" w:cs="Arial"/>
          <w:szCs w:val="24"/>
          <w:lang w:val="en-US"/>
        </w:rPr>
        <w:t>.</w:t>
      </w:r>
      <w:r w:rsidR="00D45784" w:rsidRPr="00D53175">
        <w:rPr>
          <w:rFonts w:ascii="Arial" w:hAnsi="Arial" w:cs="Arial"/>
          <w:szCs w:val="24"/>
          <w:lang w:val="en-US"/>
        </w:rPr>
        <w:t xml:space="preserve"> </w:t>
      </w:r>
      <w:r w:rsidR="008308BB" w:rsidRPr="00D53175">
        <w:rPr>
          <w:rFonts w:ascii="Arial" w:hAnsi="Arial" w:cs="Arial"/>
          <w:szCs w:val="24"/>
          <w:lang w:val="en-US"/>
        </w:rPr>
        <w:t xml:space="preserve">Due to their ease of production, </w:t>
      </w:r>
      <w:r w:rsidR="00D66F2F" w:rsidRPr="00D53175">
        <w:rPr>
          <w:rFonts w:ascii="Arial" w:hAnsi="Arial" w:cs="Arial"/>
          <w:szCs w:val="24"/>
          <w:lang w:val="en-US"/>
        </w:rPr>
        <w:t xml:space="preserve">azo </w:t>
      </w:r>
      <w:r w:rsidR="008308BB" w:rsidRPr="00D53175">
        <w:rPr>
          <w:rFonts w:ascii="Arial" w:hAnsi="Arial" w:cs="Arial"/>
          <w:szCs w:val="24"/>
          <w:lang w:val="en-US"/>
        </w:rPr>
        <w:t xml:space="preserve">dyes are ubiquitously found around </w:t>
      </w:r>
      <w:r w:rsidR="00D45784" w:rsidRPr="00D53175">
        <w:rPr>
          <w:rFonts w:ascii="Arial" w:hAnsi="Arial" w:cs="Arial"/>
          <w:szCs w:val="24"/>
          <w:lang w:val="en-US"/>
        </w:rPr>
        <w:t>the world</w:t>
      </w:r>
      <w:r w:rsidR="008308BB" w:rsidRPr="00D53175">
        <w:rPr>
          <w:rFonts w:ascii="Arial" w:hAnsi="Arial" w:cs="Arial"/>
          <w:szCs w:val="24"/>
          <w:lang w:val="en-US"/>
        </w:rPr>
        <w:t xml:space="preserve"> in a number of industries including</w:t>
      </w:r>
      <w:r w:rsidR="00D45784" w:rsidRPr="00D53175">
        <w:rPr>
          <w:rFonts w:ascii="Arial" w:hAnsi="Arial" w:cs="Arial"/>
          <w:szCs w:val="24"/>
          <w:lang w:val="en-US"/>
        </w:rPr>
        <w:t xml:space="preserve"> textiles, leather goods, paper, plastics, foodstuffs, cosmetics and candles</w:t>
      </w:r>
      <w:r w:rsidR="007D10B2" w:rsidRPr="00D53175">
        <w:rPr>
          <w:rFonts w:ascii="Arial" w:hAnsi="Arial" w:cs="Arial"/>
          <w:szCs w:val="24"/>
          <w:lang w:val="en-US"/>
        </w:rPr>
        <w:t xml:space="preserve"> </w:t>
      </w:r>
      <w:r w:rsidR="005331C4"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{"citationItems":[{"id":"ITEM-1","itemData":{"DOI":"10.1016/j.scitotenv.2012.10.019","ISBN":"1879-1026 (Electronic)\\r0048-9697 (Linking)","ISSN":"00489697","PMID":"23178834","abstract":"Azo dyes, the most widely used family of synthetic dyes, are often employed as colorants in areas such as textiles, plastics, foods/drugs/cosmetics, and electronics. Following their use in industrial applications, azo dyes have been found in effluents and various receiving waters. Chemical treatment of effluents containing azo dyes includes disinfection using chlorine, which can generate compounds of varying eco/genotoxicity. Among the widely known commercial azo dyes for synthetic fibers is C.I. Disperse Red 1. While this dye is known to exist as a complex mixture, reports of eco/genotoxicity involve the purified form. Bearing in mind the potential for adverse synergistic effects arising from exposures to chemical mixtures, the aim of the present study was to characterize the components of commercial Disperse Red 1 and its chlorine-mediated decoloration products and to evaluate their ecotoxicity and mutagenicity. In conducting the present study, Disperse Red 1 was treated with chlorine gas, and the solution obtained was analyzed with the aid of LC-ESI-MS/MS to identify the components present, and then evaluated for ecotoxicity and mutagenicity, using Daphnia similis and Salmonella/microsome assays, respectively. The results of this study indicated that chlorination of Disperse Red 1 produced four chlorinated aromatic compounds as the main products and that the degradation products were more ecotoxic than the parent dye. These results suggest that a disinfection process using chlorine should be avoided for effluents containing hydrophobic azo dyes such commercial Disperse Red 1. © 2012 Elsevier B.V..","author":[{"dropping-particle":"","family":"Vacchi","given":"Francine Inforçato","non-dropping-particle":"","parse-names":false,"suffix":""},{"dropping-particle":"","family":"Albuquerque","given":"Anjaina Fernandes","non-dropping-particle":"","parse-names":false,"suffix":""},{"dropping-particle":"","family":"Vendemiatti","given":"Josiane Aparecida","non-dropping-particle":"","parse-names":false,"suffix":""},{"dropping-particle":"","family":"Morales","given":"Daniel Alexandre","non-dropping-particle":"","parse-names":false,"suffix":""},{"dropping-particle":"","family":"Ormond","given":"Alexandra B.","non-dropping-particle":"","parse-names":false,"suffix":""},{"dropping-particle":"","family":"Freeman","given":"Harold S.","non-dropping-particle":"","parse-names":false,"suffix":""},{"dropping-particle":"","family":"Zocolo","given":"Guilherme Julião","non-dropping-particle":"","parse-names":false,"suffix":""},{"dropping-particle":"","family":"Zanoni","given":"Maria Valnice Boldrin","non-dropping-particle":"","parse-names":false,"suffix":""},{"dropping-particle":"","family":"Umbuzeiro","given":"Gisela","non-dropping-particle":"","parse-names":false,"suffix":""}],"container-title":"Science of the Total Environment","id":"ITEM-1","issued":{"date-parts":[["2013"]]},"note":"7z","page":"302-309","publisher":"Elsevier B.V.","title":"Chlorine disinfection of dye wastewater: Implications for a commercial azo dye mixture","type":"article-journal","volume":"442"},"uris":["http://www.mendeley.com/documents/?uuid=182f6993-4362-4098-aed8-20816038527d"]}],"mendeley":{"formattedCitation":"[15]","plainTextFormattedCitation":"[15]","previouslyFormattedCitation":"[15]"},"properties":{"noteIndex":0},"schema":"https://github.com/citation-style-language/schema/raw/master/csl-citation.json"}</w:instrText>
      </w:r>
      <w:r w:rsidR="005331C4" w:rsidRPr="00D53175">
        <w:rPr>
          <w:rFonts w:ascii="Arial" w:hAnsi="Arial" w:cs="Arial"/>
          <w:szCs w:val="24"/>
          <w:lang w:val="en-US"/>
        </w:rPr>
        <w:fldChar w:fldCharType="separate"/>
      </w:r>
      <w:r w:rsidR="00A00AC6" w:rsidRPr="00D53175">
        <w:rPr>
          <w:rFonts w:ascii="Arial" w:hAnsi="Arial" w:cs="Arial"/>
          <w:noProof/>
          <w:szCs w:val="24"/>
          <w:lang w:val="en-US"/>
        </w:rPr>
        <w:t>[15]</w:t>
      </w:r>
      <w:r w:rsidR="005331C4" w:rsidRPr="00D53175">
        <w:rPr>
          <w:rFonts w:ascii="Arial" w:hAnsi="Arial" w:cs="Arial"/>
          <w:szCs w:val="24"/>
          <w:lang w:val="en-US"/>
        </w:rPr>
        <w:fldChar w:fldCharType="end"/>
      </w:r>
      <w:r w:rsidR="00153F84" w:rsidRPr="00D53175">
        <w:rPr>
          <w:rFonts w:ascii="Arial" w:hAnsi="Arial" w:cs="Arial"/>
          <w:color w:val="000000"/>
          <w:szCs w:val="24"/>
          <w:lang w:val="en-US"/>
        </w:rPr>
        <w:fldChar w:fldCharType="begin" w:fldLock="1"/>
      </w:r>
      <w:r w:rsidR="001A1617" w:rsidRPr="00D53175">
        <w:rPr>
          <w:rFonts w:ascii="Arial" w:hAnsi="Arial" w:cs="Arial"/>
          <w:color w:val="000000"/>
          <w:szCs w:val="24"/>
          <w:lang w:val="en-US"/>
        </w:rPr>
        <w:instrText>ADDIN CSL_CITATION {"citationItems":[{"id":"ITEM-1","itemData":{"DOI":"10.1016/j.yrtph.2017.06.012","ISSN":"10960295","abstract":"Azo dyes represent the by far most important class of textile dyes. Their biotransformation by various skin bacteria may release aromatic amines (AAs) which might be dermally absorbed to a major extent. Certain AAs are well known to have genotoxic and/or carcinogenic properties. Correspondingly, azo dyes releasing one of the 22 known carcinogenic AAs are banned from clothing textiles in the European Union. In the present study, we investigated the mutagenicity of 397 non-regulated AAs potentially released from the 470 known textile azo dyes. We identified 36 mutagenic AAs via publicly available databases. After predicting their mutagenicity potential using the method by Bentzien, we accordingly allocated them into different priority groups. Ames tests on 18 AAs of high priority showed that 4 substances (22%) (CASRN 84-67-3, 615-47-4, 3282-99-3, 15791-87-4) are mutagenic in the strain TA98 and/or TA100 with and/or without rat S9 mix. Overall, combining the information from the Ames tests and the publicly available data, we identified 40 mutagenic AAs being potential cleavage products of approximately 180 different parent azo dyes comprising 38% of the azo dyes in our database. The outcome of this study indicates that mutagenic AAs in textile azo dyes are of much higher concern than previously expected, which entails implications on the product design and possibly on the regulation of azo dyes in the future.","author":[{"dropping-particle":"","family":"Brüschweiler","given":"Beat J.","non-dropping-particle":"","parse-names":false,"suffix":""},{"dropping-particle":"","family":"Merlot","given":"Cédric","non-dropping-particle":"","parse-names":false,"suffix":""}],"container-title":"Regulatory Toxicology and Pharmacology","id":"ITEM-1","issued":{"date-parts":[["2017"]]},"note":"5z","page":"214-226","title":"Azo dyes in clothing textiles can be cleaved into a series of mutagenic aromatic amines which are not regulated yet","type":"article-journal","volume":"88"},"uris":["http://www.mendeley.com/documents/?uuid=deaea45e-d705-4d40-a158-1dedd14527ef"]}],"mendeley":{"formattedCitation":"[16]","plainTextFormattedCitation":"[16]","previouslyFormattedCitation":"[16]"},"properties":{"noteIndex":0},"schema":"https://github.com/citation-style-language/schema/raw/master/csl-citation.json"}</w:instrText>
      </w:r>
      <w:r w:rsidR="00153F84" w:rsidRPr="00D53175">
        <w:rPr>
          <w:rFonts w:ascii="Arial" w:hAnsi="Arial" w:cs="Arial"/>
          <w:color w:val="000000"/>
          <w:szCs w:val="24"/>
          <w:lang w:val="en-US"/>
        </w:rPr>
        <w:fldChar w:fldCharType="separate"/>
      </w:r>
      <w:r w:rsidR="00A00AC6" w:rsidRPr="00D53175">
        <w:rPr>
          <w:rFonts w:ascii="Arial" w:hAnsi="Arial" w:cs="Arial"/>
          <w:noProof/>
          <w:color w:val="000000"/>
          <w:szCs w:val="24"/>
          <w:lang w:val="en-US"/>
        </w:rPr>
        <w:t>[16]</w:t>
      </w:r>
      <w:r w:rsidR="00153F84" w:rsidRPr="00D53175">
        <w:rPr>
          <w:rFonts w:ascii="Arial" w:hAnsi="Arial" w:cs="Arial"/>
          <w:color w:val="000000"/>
          <w:szCs w:val="24"/>
          <w:lang w:val="en-US"/>
        </w:rPr>
        <w:fldChar w:fldCharType="end"/>
      </w:r>
      <w:r w:rsidR="007D10B2" w:rsidRPr="00D53175">
        <w:rPr>
          <w:rFonts w:ascii="Arial" w:hAnsi="Arial" w:cs="Arial"/>
          <w:szCs w:val="24"/>
          <w:lang w:val="en-US"/>
        </w:rPr>
        <w:t>.</w:t>
      </w:r>
      <w:r w:rsidR="00980103" w:rsidRPr="00D53175">
        <w:rPr>
          <w:rFonts w:ascii="Arial" w:hAnsi="Arial" w:cs="Arial"/>
          <w:szCs w:val="24"/>
          <w:lang w:val="en-US"/>
        </w:rPr>
        <w:t xml:space="preserve"> </w:t>
      </w:r>
      <w:r w:rsidR="008308BB" w:rsidRPr="00D53175">
        <w:rPr>
          <w:rFonts w:ascii="Arial" w:hAnsi="Arial" w:cs="Arial"/>
          <w:szCs w:val="24"/>
          <w:lang w:val="en-US"/>
        </w:rPr>
        <w:t>Azo dyes are used to develop</w:t>
      </w:r>
      <w:r w:rsidR="00980103" w:rsidRPr="00D53175">
        <w:rPr>
          <w:rFonts w:ascii="Arial" w:hAnsi="Arial" w:cs="Arial"/>
          <w:szCs w:val="24"/>
          <w:lang w:val="en-US"/>
        </w:rPr>
        <w:t xml:space="preserve"> vivid colors, most notably yellows, oranges and red</w:t>
      </w:r>
      <w:r w:rsidR="008308BB" w:rsidRPr="00D53175">
        <w:rPr>
          <w:rFonts w:ascii="Arial" w:hAnsi="Arial" w:cs="Arial"/>
          <w:szCs w:val="24"/>
          <w:lang w:val="en-US"/>
        </w:rPr>
        <w:t>s</w:t>
      </w:r>
      <w:r w:rsidR="00023853" w:rsidRPr="00D53175">
        <w:rPr>
          <w:rFonts w:ascii="Arial" w:hAnsi="Arial" w:cs="Arial"/>
          <w:szCs w:val="24"/>
          <w:lang w:val="en-US"/>
        </w:rPr>
        <w:t xml:space="preserve"> </w:t>
      </w:r>
      <w:r w:rsidR="00153F84" w:rsidRPr="00D53175">
        <w:rPr>
          <w:rFonts w:ascii="Arial" w:hAnsi="Arial" w:cs="Arial"/>
          <w:color w:val="000000"/>
          <w:szCs w:val="24"/>
          <w:lang w:val="en-US"/>
        </w:rPr>
        <w:fldChar w:fldCharType="begin" w:fldLock="1"/>
      </w:r>
      <w:r w:rsidR="001A1617" w:rsidRPr="00D53175">
        <w:rPr>
          <w:rFonts w:ascii="Arial" w:hAnsi="Arial" w:cs="Arial"/>
          <w:color w:val="000000"/>
          <w:szCs w:val="24"/>
          <w:lang w:val="en-US"/>
        </w:rPr>
        <w:instrText>ADDIN CSL_CITATION {"citationItems":[{"id":"ITEM-1","itemData":{"DOI":"10.1016/j.yrtph.2017.06.012","ISSN":"10960295","abstract":"Azo dyes represent the by far most important class of textile dyes. Their biotransformation by various skin bacteria may release aromatic amines (AAs) which might be dermally absorbed to a major extent. Certain AAs are well known to have genotoxic and/or carcinogenic properties. Correspondingly, azo dyes releasing one of the 22 known carcinogenic AAs are banned from clothing textiles in the European Union. In the present study, we investigated the mutagenicity of 397 non-regulated AAs potentially released from the 470 known textile azo dyes. We identified 36 mutagenic AAs via publicly available databases. After predicting their mutagenicity potential using the method by Bentzien, we accordingly allocated them into different priority groups. Ames tests on 18 AAs of high priority showed that 4 substances (22%) (CASRN 84-67-3, 615-47-4, 3282-99-3, 15791-87-4) are mutagenic in the strain TA98 and/or TA100 with and/or without rat S9 mix. Overall, combining the information from the Ames tests and the publicly available data, we identified 40 mutagenic AAs being potential cleavage products of approximately 180 different parent azo dyes comprising 38% of the azo dyes in our database. The outcome of this study indicates that mutagenic AAs in textile azo dyes are of much higher concern than previously expected, which entails implications on the product design and possibly on the regulation of azo dyes in the future.","author":[{"dropping-particle":"","family":"Brüschweiler","given":"Beat J.","non-dropping-particle":"","parse-names":false,"suffix":""},{"dropping-particle":"","family":"Merlot","given":"Cédric","non-dropping-particle":"","parse-names":false,"suffix":""}],"container-title":"Regulatory Toxicology and Pharmacology","id":"ITEM-1","issued":{"date-parts":[["2017"]]},"note":"5z","page":"214-226","title":"Azo dyes in clothing textiles can be cleaved into a series of mutagenic aromatic amines which are not regulated yet","type":"article-journal","volume":"88"},"uris":["http://www.mendeley.com/documents/?uuid=deaea45e-d705-4d40-a158-1dedd14527ef"]}],"mendeley":{"formattedCitation":"[16]","plainTextFormattedCitation":"[16]","previouslyFormattedCitation":"[16]"},"properties":{"noteIndex":0},"schema":"https://github.com/citation-style-language/schema/raw/master/csl-citation.json"}</w:instrText>
      </w:r>
      <w:r w:rsidR="00153F84" w:rsidRPr="00D53175">
        <w:rPr>
          <w:rFonts w:ascii="Arial" w:hAnsi="Arial" w:cs="Arial"/>
          <w:color w:val="000000"/>
          <w:szCs w:val="24"/>
          <w:lang w:val="en-US"/>
        </w:rPr>
        <w:fldChar w:fldCharType="separate"/>
      </w:r>
      <w:r w:rsidR="00A00AC6" w:rsidRPr="00D53175">
        <w:rPr>
          <w:rFonts w:ascii="Arial" w:hAnsi="Arial" w:cs="Arial"/>
          <w:noProof/>
          <w:color w:val="000000"/>
          <w:szCs w:val="24"/>
          <w:lang w:val="en-US"/>
        </w:rPr>
        <w:t>[16]</w:t>
      </w:r>
      <w:r w:rsidR="00153F84" w:rsidRPr="00D53175">
        <w:rPr>
          <w:rFonts w:ascii="Arial" w:hAnsi="Arial" w:cs="Arial"/>
          <w:color w:val="000000"/>
          <w:szCs w:val="24"/>
          <w:lang w:val="en-US"/>
        </w:rPr>
        <w:fldChar w:fldCharType="end"/>
      </w:r>
      <w:r w:rsidR="00153F84" w:rsidRPr="00D53175">
        <w:rPr>
          <w:rFonts w:ascii="Arial" w:hAnsi="Arial" w:cs="Arial"/>
          <w:szCs w:val="24"/>
          <w:lang w:val="en-US"/>
        </w:rPr>
        <w:t xml:space="preserve">. </w:t>
      </w:r>
      <w:r w:rsidR="0079502C" w:rsidRPr="00D53175">
        <w:rPr>
          <w:rFonts w:ascii="Arial" w:hAnsi="Arial" w:cs="Arial"/>
          <w:szCs w:val="24"/>
          <w:lang w:val="en-US"/>
        </w:rPr>
        <w:t>In recent years</w:t>
      </w:r>
      <w:r w:rsidR="00DC6CFD" w:rsidRPr="00D53175">
        <w:rPr>
          <w:rFonts w:ascii="Arial" w:hAnsi="Arial" w:cs="Arial"/>
          <w:szCs w:val="24"/>
          <w:lang w:val="en-US"/>
        </w:rPr>
        <w:t>,</w:t>
      </w:r>
      <w:r w:rsidR="0079502C" w:rsidRPr="00D53175">
        <w:rPr>
          <w:rFonts w:ascii="Arial" w:hAnsi="Arial" w:cs="Arial"/>
          <w:szCs w:val="24"/>
          <w:lang w:val="en-US"/>
        </w:rPr>
        <w:t xml:space="preserve"> the growing demand </w:t>
      </w:r>
      <w:r w:rsidR="00170A94" w:rsidRPr="00D53175">
        <w:rPr>
          <w:rFonts w:ascii="Arial" w:hAnsi="Arial" w:cs="Arial"/>
          <w:szCs w:val="24"/>
          <w:lang w:val="en-US"/>
        </w:rPr>
        <w:t xml:space="preserve">for </w:t>
      </w:r>
      <w:r w:rsidR="0079502C" w:rsidRPr="00D53175">
        <w:rPr>
          <w:rFonts w:ascii="Arial" w:hAnsi="Arial" w:cs="Arial"/>
          <w:szCs w:val="24"/>
          <w:lang w:val="en-US"/>
        </w:rPr>
        <w:t>these product</w:t>
      </w:r>
      <w:r w:rsidR="00290E17" w:rsidRPr="00D53175">
        <w:rPr>
          <w:rFonts w:ascii="Arial" w:hAnsi="Arial" w:cs="Arial"/>
          <w:szCs w:val="24"/>
          <w:lang w:val="en-US"/>
        </w:rPr>
        <w:t>s</w:t>
      </w:r>
      <w:r w:rsidR="0079502C" w:rsidRPr="00D53175">
        <w:rPr>
          <w:rFonts w:ascii="Arial" w:hAnsi="Arial" w:cs="Arial"/>
          <w:szCs w:val="24"/>
          <w:lang w:val="en-US"/>
        </w:rPr>
        <w:t xml:space="preserve"> has</w:t>
      </w:r>
      <w:r w:rsidR="008308BB" w:rsidRPr="00D53175">
        <w:rPr>
          <w:rFonts w:ascii="Arial" w:hAnsi="Arial" w:cs="Arial"/>
          <w:szCs w:val="24"/>
          <w:lang w:val="en-US"/>
        </w:rPr>
        <w:t xml:space="preserve"> led to an</w:t>
      </w:r>
      <w:r w:rsidR="0079502C" w:rsidRPr="00D53175">
        <w:rPr>
          <w:rFonts w:ascii="Arial" w:hAnsi="Arial" w:cs="Arial"/>
          <w:szCs w:val="24"/>
          <w:lang w:val="en-US"/>
        </w:rPr>
        <w:t xml:space="preserve"> increase</w:t>
      </w:r>
      <w:r w:rsidR="00170A94" w:rsidRPr="00D53175">
        <w:rPr>
          <w:rFonts w:ascii="Arial" w:hAnsi="Arial" w:cs="Arial"/>
          <w:szCs w:val="24"/>
          <w:lang w:val="en-US"/>
        </w:rPr>
        <w:t>d</w:t>
      </w:r>
      <w:r w:rsidR="0079502C" w:rsidRPr="00D53175">
        <w:rPr>
          <w:rFonts w:ascii="Arial" w:hAnsi="Arial" w:cs="Arial"/>
          <w:szCs w:val="24"/>
          <w:lang w:val="en-US"/>
        </w:rPr>
        <w:t xml:space="preserve"> production of dyes and </w:t>
      </w:r>
      <w:r w:rsidR="008308BB" w:rsidRPr="00D53175">
        <w:rPr>
          <w:rFonts w:ascii="Arial" w:hAnsi="Arial" w:cs="Arial"/>
          <w:szCs w:val="24"/>
          <w:lang w:val="en-US"/>
        </w:rPr>
        <w:t>as a result,</w:t>
      </w:r>
      <w:r w:rsidR="0079502C" w:rsidRPr="00D53175">
        <w:rPr>
          <w:rFonts w:ascii="Arial" w:hAnsi="Arial" w:cs="Arial"/>
          <w:szCs w:val="24"/>
          <w:lang w:val="en-US"/>
        </w:rPr>
        <w:t xml:space="preserve"> the amount of waste</w:t>
      </w:r>
      <w:r w:rsidR="008308BB" w:rsidRPr="00D53175">
        <w:rPr>
          <w:rFonts w:ascii="Arial" w:hAnsi="Arial" w:cs="Arial"/>
          <w:szCs w:val="24"/>
          <w:lang w:val="en-US"/>
        </w:rPr>
        <w:t xml:space="preserve"> produced</w:t>
      </w:r>
      <w:r w:rsidR="0079502C" w:rsidRPr="00D53175">
        <w:rPr>
          <w:rFonts w:ascii="Arial" w:hAnsi="Arial" w:cs="Arial"/>
          <w:szCs w:val="24"/>
          <w:lang w:val="en-US"/>
        </w:rPr>
        <w:t xml:space="preserve"> </w:t>
      </w:r>
      <w:r w:rsidR="00335A46"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{"citationItems":[{"id":"ITEM-1","itemData":{"DOI":"10.1128/AEM.71.11.6711","ISBN":"0099-2240 (Print)\\r0099-2240 (Linking)","ISSN":"00992240","PMID":"16269701","author":[{"dropping-particle":"","family":"Zille","given":"Andrea","non-dropping-particle":"","parse-names":false,"suffix":""},{"dropping-particle":"","family":"Górnacka","given":"Barbara","non-dropping-particle":"","parse-names":false,"suffix":""},{"dropping-particle":"","family":"Rehorek","given":"Astrid","non-dropping-particle":"","parse-names":false,"suffix":""},{"dropping-particle":"","family":"Go","given":"Barbara","non-dropping-particle":"","parse-names":false,"suffix":""},{"dropping-particle":"","family":"Cavaco-paulo","given":"Artur","non-dropping-particle":"","parse-names":false,"suffix":""}],"container-title":"Applied and Environmental Microbiology","id":"ITEM-1","issue":"11","issued":{"date-parts":[["2005"]]},"note":"2Z 9z","page":"6711-6718","title":"Degradation of Azo Dyes by Trametes villosa Laccase over Long Periods of Oxidative Conditions","type":"article-journal","volume":"71"},"uris":["http://www.mendeley.com/documents/?uuid=264a0414-1204-491b-b439-3c1cfa29f79f"]}],"mendeley":{"formattedCitation":"[14]","plainTextFormattedCitation":"[14]","previouslyFormattedCitation":"[14]"},"properties":{"noteIndex":0},"schema":"https://github.com/citation-style-language/schema/raw/master/csl-citation.json"}</w:instrText>
      </w:r>
      <w:r w:rsidR="00335A46" w:rsidRPr="00D53175">
        <w:rPr>
          <w:rFonts w:ascii="Arial" w:hAnsi="Arial" w:cs="Arial"/>
          <w:szCs w:val="24"/>
          <w:lang w:val="en-US"/>
        </w:rPr>
        <w:fldChar w:fldCharType="separate"/>
      </w:r>
      <w:r w:rsidR="00A00AC6" w:rsidRPr="00D53175">
        <w:rPr>
          <w:rFonts w:ascii="Arial" w:hAnsi="Arial" w:cs="Arial"/>
          <w:noProof/>
          <w:szCs w:val="24"/>
          <w:lang w:val="en-US"/>
        </w:rPr>
        <w:t>[14]</w:t>
      </w:r>
      <w:r w:rsidR="00335A46" w:rsidRPr="00D53175">
        <w:rPr>
          <w:rFonts w:ascii="Arial" w:hAnsi="Arial" w:cs="Arial"/>
          <w:szCs w:val="24"/>
          <w:lang w:val="en-US"/>
        </w:rPr>
        <w:fldChar w:fldCharType="end"/>
      </w:r>
      <w:r w:rsidR="0079502C" w:rsidRPr="00D53175">
        <w:rPr>
          <w:rFonts w:ascii="Arial" w:hAnsi="Arial" w:cs="Arial"/>
          <w:szCs w:val="24"/>
          <w:lang w:val="en-US"/>
        </w:rPr>
        <w:t>.</w:t>
      </w:r>
      <w:r w:rsidR="003F228C" w:rsidRPr="00D53175">
        <w:rPr>
          <w:rFonts w:ascii="Arial" w:hAnsi="Arial" w:cs="Arial"/>
          <w:szCs w:val="24"/>
          <w:lang w:val="en-US"/>
        </w:rPr>
        <w:t xml:space="preserve"> </w:t>
      </w:r>
    </w:p>
    <w:p w14:paraId="6B230239" w14:textId="6610DA51" w:rsidR="00B83871" w:rsidRPr="00D53175" w:rsidRDefault="00F25616" w:rsidP="005223C2">
      <w:pPr>
        <w:jc w:val="both"/>
        <w:rPr>
          <w:rFonts w:ascii="Arial" w:hAnsi="Arial" w:cs="Arial"/>
          <w:szCs w:val="24"/>
          <w:lang w:val="en-US"/>
        </w:rPr>
      </w:pPr>
      <w:r w:rsidRPr="00D53175">
        <w:rPr>
          <w:rFonts w:ascii="Arial" w:hAnsi="Arial" w:cs="Arial"/>
          <w:szCs w:val="24"/>
          <w:lang w:val="en-US"/>
        </w:rPr>
        <w:t xml:space="preserve">Despite the industry's efforts to </w:t>
      </w:r>
      <w:r w:rsidR="00EE764A" w:rsidRPr="00D53175">
        <w:rPr>
          <w:rFonts w:ascii="Arial" w:hAnsi="Arial" w:cs="Arial"/>
          <w:szCs w:val="24"/>
          <w:lang w:val="en-US"/>
        </w:rPr>
        <w:t xml:space="preserve">couple </w:t>
      </w:r>
      <w:r w:rsidRPr="00D53175">
        <w:rPr>
          <w:rFonts w:ascii="Arial" w:hAnsi="Arial" w:cs="Arial"/>
          <w:szCs w:val="24"/>
          <w:lang w:val="en-US"/>
        </w:rPr>
        <w:t>wastewater treatment processes</w:t>
      </w:r>
      <w:r w:rsidR="0037599C" w:rsidRPr="00D53175">
        <w:rPr>
          <w:rFonts w:ascii="Arial" w:hAnsi="Arial" w:cs="Arial"/>
          <w:szCs w:val="24"/>
          <w:lang w:val="en-US"/>
        </w:rPr>
        <w:t xml:space="preserve"> </w:t>
      </w:r>
      <w:r w:rsidR="00EE764A" w:rsidRPr="00D53175">
        <w:rPr>
          <w:rFonts w:ascii="Arial" w:hAnsi="Arial" w:cs="Arial"/>
          <w:szCs w:val="24"/>
          <w:lang w:val="en-US"/>
        </w:rPr>
        <w:t xml:space="preserve">to </w:t>
      </w:r>
      <w:r w:rsidR="0037599C" w:rsidRPr="00D53175">
        <w:rPr>
          <w:rFonts w:ascii="Arial" w:hAnsi="Arial" w:cs="Arial"/>
          <w:szCs w:val="24"/>
          <w:lang w:val="en-US"/>
        </w:rPr>
        <w:t>their continuous production</w:t>
      </w:r>
      <w:r w:rsidR="00C05BC5" w:rsidRPr="00D53175">
        <w:rPr>
          <w:rFonts w:ascii="Arial" w:hAnsi="Arial" w:cs="Arial"/>
          <w:szCs w:val="24"/>
          <w:lang w:val="en-US"/>
        </w:rPr>
        <w:t xml:space="preserve"> process</w:t>
      </w:r>
      <w:r w:rsidR="0037599C" w:rsidRPr="00D53175">
        <w:rPr>
          <w:rFonts w:ascii="Arial" w:hAnsi="Arial" w:cs="Arial"/>
          <w:szCs w:val="24"/>
          <w:lang w:val="en-US"/>
        </w:rPr>
        <w:t xml:space="preserve">, </w:t>
      </w:r>
      <w:r w:rsidRPr="00D53175">
        <w:rPr>
          <w:rFonts w:ascii="Arial" w:hAnsi="Arial" w:cs="Arial"/>
          <w:szCs w:val="24"/>
          <w:lang w:val="en-US"/>
        </w:rPr>
        <w:t xml:space="preserve">90% of reactive textile dyes entering activated sludge sewage treatment plants will pass through unchanged </w:t>
      </w:r>
      <w:r w:rsidR="00DB1E0C"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{"citationItems":[{"id":"ITEM-1","itemData":{"DOI":"10.1128/AEM.66.8.3357-3362.2000","ISSN":"00992240","PMID":"10919791","abstract":"Trametes hirsuta and a purified laccase from this organism were able to degrade triarylmethane, indigoid, azo, and anthraquinonic dyes. Initial decolorization velocities depended on the substituents on the phenolic rings of the dyes. Immobilization of the T. hirsuta laccase on alumina enhanced the thermal stabilities of the enzyme and its tolerance against some enzyme inhibitors, such as halides, copper chelators, and dyeing additives. The laccase lost 50% of its activity at 50 mM NaCl while the 50% inhibitory concentration (IC50) of the immobilized enzyme was 85 mM. Treatment of dyes with the immobilized laccase reduced their toxicities (based on the oxygen consumption rate of Pseudomonas putida) by up to 80% (anthraquinonic dyes). Textile effluents decolorized with T. hirsuta or the laccase were used for dyeing. Metabolites and/or enzyme protein strongly interacted with the dyeing process indicated by lower staining levels (K/S) values than obtained with a blank using water. However, when the effluents were decolorized with immobilized laccase, they could be used for dyeing and acceptable color differences (ΔE*) below 1.1 were measured for most dyes.","author":[{"dropping-particle":"","family":"Abadulla","given":"E.","non-dropping-particle":"","parse-names":false,"suffix":""},{"dropping-particle":"","family":"Tzanov","given":"T.","non-dropping-particle":"","parse-names":false,"suffix":""},{"dropping-particle":"","family":"Costa","given":"S.","non-dropping-particle":"","parse-names":false,"suffix":""},{"dropping-particle":"","family":"Robra","given":"K. H.","non-dropping-particle":"","parse-names":false,"suffix":""},{"dropping-particle":"","family":"Cavaco-Paulo","given":"A.","non-dropping-particle":"","parse-names":false,"suffix":""},{"dropping-particle":"","family":"Gubitz","given":"G. M.","non-dropping-particle":"","parse-names":false,"suffix":""}],"container-title":"Applied and Environmental Microbiology","id":"ITEM-1","issue":"8","issued":{"date-parts":[["2000"]]},"note":"6z","page":"3357-3362","title":"Decolorization and detoxification of textile dyes with a laccase from Trametes hirsuta","type":"article-journal","volume":"66"},"uris":["http://www.mendeley.com/documents/?uuid=2a6d06c2-ffe9-4b97-b7d2-73a6022da82a"]}],"mendeley":{"formattedCitation":"[17]","plainTextFormattedCitation":"[17]","previouslyFormattedCitation":"[17]"},"properties":{"noteIndex":0},"schema":"https://github.com/citation-style-language/schema/raw/master/csl-citation.json"}</w:instrText>
      </w:r>
      <w:r w:rsidR="00DB1E0C" w:rsidRPr="00D53175">
        <w:rPr>
          <w:rFonts w:ascii="Arial" w:hAnsi="Arial" w:cs="Arial"/>
          <w:szCs w:val="24"/>
          <w:lang w:val="en-US"/>
        </w:rPr>
        <w:fldChar w:fldCharType="separate"/>
      </w:r>
      <w:r w:rsidR="00A00AC6" w:rsidRPr="00D53175">
        <w:rPr>
          <w:rFonts w:ascii="Arial" w:hAnsi="Arial" w:cs="Arial"/>
          <w:noProof/>
          <w:szCs w:val="24"/>
          <w:lang w:val="en-US"/>
        </w:rPr>
        <w:t>[17]</w:t>
      </w:r>
      <w:r w:rsidR="00DB1E0C" w:rsidRPr="00D53175">
        <w:rPr>
          <w:rFonts w:ascii="Arial" w:hAnsi="Arial" w:cs="Arial"/>
          <w:szCs w:val="24"/>
          <w:lang w:val="en-US"/>
        </w:rPr>
        <w:fldChar w:fldCharType="end"/>
      </w:r>
      <w:r w:rsidR="00BE3413"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{"citationItems":[{"id":"ITEM-1","itemData":{"DOI":"10.1016/0956-053X(94)90005-1","ISBN":"0956-053X","ISSN":"0956053X","abstract":"Azo dyes represent the largest class of dyes in use today. Current environmental concern with these dyes revolves around the potential carcinogenic health risk presented by these dyes or their intermediate biodegradation products when exposed to microflora in the human digestive tract. These dyes may build up in the environment, since many wastewater treatment plants allow these dyes to pass through the system virtually untreated. The initial step in the degradation of these dyes is the cleavage of the Azo bond. This cleavage is often impossible under aerobic conditions, but has been readily demonstrated under anaerobic conditions. The focus of the study was to determine the feasibility of using an anaerobic fluidized-bed reactor to accomplish this cleavage. The effects of typical process variables such as hydraulic retention time (HRT), influent dye concentration levels, and degree of bed fluidization on removal efficiencies were also studied. The four dyes selected for this study were Acid-Orange 7, Acid-Orange 8, Acid-Orange 10, and Acid-Red 14. The effectiveness of using a bench-scale-activated sludge reactor as a sequenced second stage was also examined. Results indicate that nearly complete cleavage of the Azo bond is easily accomplished for each of the four dyes under hydraulic retention times of either 12 or 24 h. Initial results indicate, though, that aromatic amine by-products remain. The sequenced second stage was able to remove the remaining Chemical Oxygen Demand (COD) load to acceptable levels. Work is presently underway to determine the fate of the anaerobic by-products in the aerobic second stage. © 1994.","author":[{"dropping-particle":"","family":"Seshadri","given":"Sanjay","non-dropping-particle":"","parse-names":false,"suffix":""},{"dropping-particle":"","family":"Bishop","given":"Paul L.","non-dropping-particle":"","parse-names":false,"suffix":""},{"dropping-particle":"","family":"Agha","given":"Amjad Mourad","non-dropping-particle":"","parse-names":false,"suffix":""}],"container-title":"Waste Management","id":"ITEM-1","issue":"2","issued":{"date-parts":[["1994"]]},"note":"1z","page":"127-137","title":"Anaerobic/aerobic treatment of selected azo dyes in wastewater","type":"article-journal","volume":"14"},"uris":["http://www.mendeley.com/documents/?uuid=365098e5-1bb2-4ed4-801a-d7e130754488"]}],"mendeley":{"formattedCitation":"[13]","plainTextFormattedCitation":"[13]","previouslyFormattedCitation":"[13]"},"properties":{"noteIndex":0},"schema":"https://github.com/citation-style-language/schema/raw/master/csl-citation.json"}</w:instrText>
      </w:r>
      <w:r w:rsidR="00BE3413" w:rsidRPr="00D53175">
        <w:rPr>
          <w:rFonts w:ascii="Arial" w:hAnsi="Arial" w:cs="Arial"/>
          <w:szCs w:val="24"/>
          <w:lang w:val="en-US"/>
        </w:rPr>
        <w:fldChar w:fldCharType="separate"/>
      </w:r>
      <w:r w:rsidR="00A00AC6" w:rsidRPr="00D53175">
        <w:rPr>
          <w:rFonts w:ascii="Arial" w:hAnsi="Arial" w:cs="Arial"/>
          <w:noProof/>
          <w:szCs w:val="24"/>
          <w:lang w:val="en-US"/>
        </w:rPr>
        <w:t>[13]</w:t>
      </w:r>
      <w:r w:rsidR="00BE3413" w:rsidRPr="00D53175">
        <w:rPr>
          <w:rFonts w:ascii="Arial" w:hAnsi="Arial" w:cs="Arial"/>
          <w:szCs w:val="24"/>
          <w:lang w:val="en-US"/>
        </w:rPr>
        <w:fldChar w:fldCharType="end"/>
      </w:r>
      <w:r w:rsidRPr="00D53175">
        <w:rPr>
          <w:rFonts w:ascii="Arial" w:hAnsi="Arial" w:cs="Arial"/>
          <w:szCs w:val="24"/>
          <w:lang w:val="en-US"/>
        </w:rPr>
        <w:t>.</w:t>
      </w:r>
      <w:r w:rsidR="0039705B" w:rsidRPr="00D53175">
        <w:rPr>
          <w:rFonts w:ascii="Arial" w:hAnsi="Arial" w:cs="Arial"/>
          <w:szCs w:val="24"/>
          <w:lang w:val="en-US"/>
        </w:rPr>
        <w:t xml:space="preserve"> </w:t>
      </w:r>
      <w:r w:rsidR="00EE764A" w:rsidRPr="00D53175">
        <w:rPr>
          <w:rFonts w:ascii="Arial" w:hAnsi="Arial" w:cs="Arial"/>
          <w:szCs w:val="24"/>
          <w:lang w:val="en-US"/>
        </w:rPr>
        <w:t xml:space="preserve">As a result, </w:t>
      </w:r>
      <w:r w:rsidR="00DC6CFD" w:rsidRPr="00D53175">
        <w:rPr>
          <w:rFonts w:ascii="Arial" w:hAnsi="Arial" w:cs="Arial"/>
          <w:szCs w:val="24"/>
          <w:lang w:val="en-US"/>
        </w:rPr>
        <w:t>b</w:t>
      </w:r>
      <w:r w:rsidR="00DE5F6B" w:rsidRPr="00D53175">
        <w:rPr>
          <w:rFonts w:ascii="Arial" w:hAnsi="Arial" w:cs="Arial"/>
          <w:szCs w:val="24"/>
          <w:lang w:val="en-US"/>
        </w:rPr>
        <w:t>etween</w:t>
      </w:r>
      <w:r w:rsidR="00C0419C" w:rsidRPr="00D53175">
        <w:rPr>
          <w:rFonts w:ascii="Arial" w:hAnsi="Arial" w:cs="Arial"/>
          <w:szCs w:val="24"/>
          <w:lang w:val="en-US"/>
        </w:rPr>
        <w:t xml:space="preserve"> 30 </w:t>
      </w:r>
      <w:r w:rsidR="00DE5F6B" w:rsidRPr="00D53175">
        <w:rPr>
          <w:rFonts w:ascii="Arial" w:hAnsi="Arial" w:cs="Arial"/>
          <w:szCs w:val="24"/>
          <w:lang w:val="en-US"/>
        </w:rPr>
        <w:t>to</w:t>
      </w:r>
      <w:r w:rsidR="00C0419C" w:rsidRPr="00D53175">
        <w:rPr>
          <w:rFonts w:ascii="Arial" w:hAnsi="Arial" w:cs="Arial"/>
          <w:szCs w:val="24"/>
          <w:lang w:val="en-US"/>
        </w:rPr>
        <w:t xml:space="preserve"> 150 thousand tons of dyes are discharged into water bodies, soil and aquatic ecosystems </w:t>
      </w:r>
      <w:r w:rsidR="00AE5231" w:rsidRPr="00D53175">
        <w:rPr>
          <w:rFonts w:ascii="Arial" w:hAnsi="Arial" w:cs="Arial"/>
          <w:szCs w:val="24"/>
          <w:lang w:val="en-US"/>
        </w:rPr>
        <w:t>annually</w:t>
      </w:r>
      <w:r w:rsidR="00C0419C" w:rsidRPr="00D53175">
        <w:rPr>
          <w:rFonts w:ascii="Arial" w:hAnsi="Arial" w:cs="Arial"/>
          <w:szCs w:val="24"/>
          <w:lang w:val="en-US"/>
        </w:rPr>
        <w:t xml:space="preserve"> </w:t>
      </w:r>
      <w:r w:rsidR="00BD3D69"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{"citationItems":[{"id":"ITEM-1","itemData":{"DOI":"10.3390/molecules171214260","ISSN":"14203049","PMID":"23201644","abstract":"Bioflocculant-producing bacteria were isolated from activated sludge of a wastewater treatment plant located in Durban, South Africa, and identified using standard biochemical tests as well as the analysis of their 16S rRNA gene sequences. The bioflocculants produced by these organisms were ethanol precipitated, purified using 2% (w/v) cetylpyridinium chloride solution and evaluated for removal of wastewater dyes under different pH, temperature and nutritional conditions. Bioflocculants from these indigenous bacteria were very effective for decolourizing the different dyes tested in this study, with a removal rate of up to 97.04%. The decolourization efficiency was largely influenced by the type of dye, pH, temperature, and flocculant concentration. A pH of 7 was found to be optimum for the removal of both whale and mediblue dyes, while the optimum pH for fawn and mixed dye removal was found to be between 9 and 10. Optimum temperature for whale and mediblue dye removal was 35 °C, and that for fawn and mixed dye varied between 40-45 °C and 35-40 °C, respectively. These bacterial bioflocculants may provide an economical and cleaner alternative to replace or supplement present treatment processes for the removal of dyes from wastewater effluents, since they are biodegradable and easily sustainable. © 2012 by the authors.","author":[{"dropping-particle":"","family":"Buthelezi","given":"Simphiwe P.","non-dropping-particle":"","parse-names":false,"suffix":""},{"dropping-particle":"","family":"Olaniran","given":"Ademola O.","non-dropping-particle":"","parse-names":false,"suffix":""},{"dropping-particle":"","family":"Pillay","given":"Balakrishna","non-dropping-particle":"","parse-names":false,"suffix":""}],"container-title":"Molecules","id":"ITEM-1","issue":"12","issued":{"date-parts":[["2012"]]},"note":"3z","page":"14260-14274","title":"Textile dye removal from wastewater effluents using bioflocculants produced by indigenous bacterial isolates","type":"article-journal","volume":"17"},"uris":["http://www.mendeley.com/documents/?uuid=4714f0d0-9aaa-45ed-8588-ced856ebb077"]}],"mendeley":{"formattedCitation":"[18]","plainTextFormattedCitation":"[18]","previouslyFormattedCitation":"[18]"},"properties":{"noteIndex":0},"schema":"https://github.com/citation-style-language/schema/raw/master/csl-citation.json"}</w:instrText>
      </w:r>
      <w:r w:rsidR="00BD3D69" w:rsidRPr="00D53175">
        <w:rPr>
          <w:rFonts w:ascii="Arial" w:hAnsi="Arial" w:cs="Arial"/>
          <w:szCs w:val="24"/>
          <w:lang w:val="en-US"/>
        </w:rPr>
        <w:fldChar w:fldCharType="separate"/>
      </w:r>
      <w:r w:rsidR="00A00AC6" w:rsidRPr="00D53175">
        <w:rPr>
          <w:rFonts w:ascii="Arial" w:hAnsi="Arial" w:cs="Arial"/>
          <w:noProof/>
          <w:szCs w:val="24"/>
          <w:lang w:val="en-US"/>
        </w:rPr>
        <w:t>[18]</w:t>
      </w:r>
      <w:r w:rsidR="00BD3D69" w:rsidRPr="00D53175">
        <w:rPr>
          <w:rFonts w:ascii="Arial" w:hAnsi="Arial" w:cs="Arial"/>
          <w:szCs w:val="24"/>
          <w:lang w:val="en-US"/>
        </w:rPr>
        <w:fldChar w:fldCharType="end"/>
      </w:r>
      <w:r w:rsidR="003C0A2B"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{"citationItems":[{"id":"ITEM-1","itemData":{"DOI":"10.1016/j.biortech.2017.03.093","ISBN":"0960-8524","ISSN":"18732976","abstract":"A new process of electrolysis cell (EC) coupled with microbial fuel cell (MFC) was developed here and its feasibility in methyl red (MR) wastewater treatment and simultaneous electricity generation was assessed. Results indicate that an excellent MR removal and electricity production performance was achieved, where the decolorization and COD removal efficiencies were 100% and 89.3%, respectively and a 0.56 V of cell voltage output was generated. Electrolysis voltage showed a positive influence on decolorization rate (DR) but also cause a rapid decrease in current efficiency (CE). Although a low COD removal rate of 38.5% was found in EC system, biodegradability of MR solution was significantly enhanced, where the averaged DR was 85.6%. Importantly, COD removal rate in EC-MFC integrated process had a 50.8% improvement compared with the single EC system. The results obtained here would be beneficial to provide a prospective alternative for azo dyes wastewater treatment and power production.","author":[{"dropping-particle":"","family":"Zou","given":"Haiming","non-dropping-particle":"","parse-names":false,"suffix":""},{"dropping-particle":"","family":"Wang","given":"Yan","non-dropping-particle":"","parse-names":false,"suffix":""}],"container-title":"Bioresource Technology","id":"ITEM-1","issued":{"date-parts":[["2017"]]},"note":"4Z","page":"167-175","publisher":"Elsevier Ltd","title":"Azo dyes wastewater treatment and simultaneous electricity generation in a novel process of electrolysis cell combined with microbial fuel cell","type":"article-journal","volume":"235"},"uris":["http://www.mendeley.com/documents/?uuid=71e43211-d369-4936-8998-882131f7cb69"]}],"mendeley":{"formattedCitation":"[11]","plainTextFormattedCitation":"[11]","previouslyFormattedCitation":"[11]"},"properties":{"noteIndex":0},"schema":"https://github.com/citation-style-language/schema/raw/master/csl-citation.json"}</w:instrText>
      </w:r>
      <w:r w:rsidR="003C0A2B" w:rsidRPr="00D53175">
        <w:rPr>
          <w:rFonts w:ascii="Arial" w:hAnsi="Arial" w:cs="Arial"/>
          <w:szCs w:val="24"/>
          <w:lang w:val="en-US"/>
        </w:rPr>
        <w:fldChar w:fldCharType="separate"/>
      </w:r>
      <w:r w:rsidR="00A00AC6" w:rsidRPr="00D53175">
        <w:rPr>
          <w:rFonts w:ascii="Arial" w:hAnsi="Arial" w:cs="Arial"/>
          <w:noProof/>
          <w:szCs w:val="24"/>
          <w:lang w:val="en-US"/>
        </w:rPr>
        <w:t>[11]</w:t>
      </w:r>
      <w:r w:rsidR="003C0A2B" w:rsidRPr="00D53175">
        <w:rPr>
          <w:rFonts w:ascii="Arial" w:hAnsi="Arial" w:cs="Arial"/>
          <w:szCs w:val="24"/>
          <w:lang w:val="en-US"/>
        </w:rPr>
        <w:fldChar w:fldCharType="end"/>
      </w:r>
      <w:r w:rsidR="00C0419C" w:rsidRPr="00D53175">
        <w:rPr>
          <w:rFonts w:ascii="Arial" w:hAnsi="Arial" w:cs="Arial"/>
          <w:szCs w:val="24"/>
          <w:lang w:val="en-US"/>
        </w:rPr>
        <w:t>.</w:t>
      </w:r>
    </w:p>
    <w:p w14:paraId="6D86B4C7" w14:textId="0358BDAF" w:rsidR="0064021C" w:rsidRPr="00D53175" w:rsidRDefault="00423B4F" w:rsidP="005223C2">
      <w:pPr>
        <w:jc w:val="both"/>
        <w:rPr>
          <w:rFonts w:ascii="Arial" w:hAnsi="Arial" w:cs="Arial"/>
          <w:color w:val="000000"/>
          <w:szCs w:val="24"/>
          <w:lang w:val="en-US"/>
        </w:rPr>
      </w:pPr>
      <w:r w:rsidRPr="00D53175">
        <w:rPr>
          <w:rFonts w:ascii="Arial" w:hAnsi="Arial" w:cs="Arial"/>
          <w:szCs w:val="24"/>
          <w:lang w:val="en-US"/>
        </w:rPr>
        <w:t xml:space="preserve">The continuous </w:t>
      </w:r>
      <w:r w:rsidR="001E3124" w:rsidRPr="00D53175">
        <w:rPr>
          <w:rFonts w:ascii="Arial" w:hAnsi="Arial" w:cs="Arial"/>
          <w:szCs w:val="24"/>
          <w:lang w:val="en-US"/>
        </w:rPr>
        <w:t xml:space="preserve">exposure </w:t>
      </w:r>
      <w:r w:rsidRPr="00D53175">
        <w:rPr>
          <w:rFonts w:ascii="Arial" w:hAnsi="Arial" w:cs="Arial"/>
          <w:szCs w:val="24"/>
          <w:lang w:val="en-US"/>
        </w:rPr>
        <w:t xml:space="preserve">to </w:t>
      </w:r>
      <w:r w:rsidR="00E02B24" w:rsidRPr="00D53175">
        <w:rPr>
          <w:rFonts w:ascii="Arial" w:hAnsi="Arial" w:cs="Arial"/>
          <w:szCs w:val="24"/>
          <w:lang w:val="en-US"/>
        </w:rPr>
        <w:t>dyes is</w:t>
      </w:r>
      <w:r w:rsidR="00976968" w:rsidRPr="00D53175">
        <w:rPr>
          <w:rFonts w:ascii="Arial" w:hAnsi="Arial" w:cs="Arial"/>
          <w:szCs w:val="24"/>
          <w:lang w:val="en-US"/>
        </w:rPr>
        <w:t xml:space="preserve"> </w:t>
      </w:r>
      <w:r w:rsidR="00453DEB" w:rsidRPr="00D53175">
        <w:rPr>
          <w:rFonts w:ascii="Arial" w:hAnsi="Arial" w:cs="Arial"/>
          <w:szCs w:val="24"/>
          <w:lang w:val="en-US"/>
        </w:rPr>
        <w:t>harmful</w:t>
      </w:r>
      <w:r w:rsidR="00904D24" w:rsidRPr="00D53175">
        <w:rPr>
          <w:rFonts w:ascii="Arial" w:hAnsi="Arial" w:cs="Arial"/>
          <w:szCs w:val="24"/>
          <w:lang w:val="en-US"/>
        </w:rPr>
        <w:t xml:space="preserve"> </w:t>
      </w:r>
      <w:r w:rsidR="00170A94" w:rsidRPr="00D53175">
        <w:rPr>
          <w:rFonts w:ascii="Arial" w:hAnsi="Arial" w:cs="Arial"/>
          <w:szCs w:val="24"/>
          <w:lang w:val="en-US"/>
        </w:rPr>
        <w:t xml:space="preserve">to </w:t>
      </w:r>
      <w:r w:rsidR="00904D24" w:rsidRPr="00D53175">
        <w:rPr>
          <w:rFonts w:ascii="Arial" w:hAnsi="Arial" w:cs="Arial"/>
          <w:szCs w:val="24"/>
          <w:lang w:val="en-US"/>
        </w:rPr>
        <w:t>life in general</w:t>
      </w:r>
      <w:r w:rsidR="001E2985" w:rsidRPr="00D53175">
        <w:rPr>
          <w:rFonts w:ascii="Arial" w:hAnsi="Arial" w:cs="Arial"/>
          <w:szCs w:val="24"/>
          <w:lang w:val="en-US"/>
        </w:rPr>
        <w:t xml:space="preserve"> </w:t>
      </w:r>
      <w:r w:rsidR="003C0A2B"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{"citationItems":[{"id":"ITEM-1","itemData":{"DOI":"10.1016/j.biortech.2017.03.093","ISBN":"0960-8524","ISSN":"18732976","abstract":"A new process of electrolysis cell (EC) coupled with microbial fuel cell (MFC) was developed here and its feasibility in methyl red (MR) wastewater treatment and simultaneous electricity generation was assessed. Results indicate that an excellent MR removal and electricity production performance was achieved, where the decolorization and COD removal efficiencies were 100% and 89.3%, respectively and a 0.56 V of cell voltage output was generated. Electrolysis voltage showed a positive influence on decolorization rate (DR) but also cause a rapid decrease in current efficiency (CE). Although a low COD removal rate of 38.5% was found in EC system, biodegradability of MR solution was significantly enhanced, where the averaged DR was 85.6%. Importantly, COD removal rate in EC-MFC integrated process had a 50.8% improvement compared with the single EC system. The results obtained here would be beneficial to provide a prospective alternative for azo dyes wastewater treatment and power production.","author":[{"dropping-particle":"","family":"Zou","given":"Haiming","non-dropping-particle":"","parse-names":false,"suffix":""},{"dropping-particle":"","family":"Wang","given":"Yan","non-dropping-particle":"","parse-names":false,"suffix":""}],"container-title":"Bioresource Technology","id":"ITEM-1","issued":{"date-parts":[["2017"]]},"note":"4Z","page":"167-175","publisher":"Elsevier Ltd","title":"Azo dyes wastewater treatment and simultaneous electricity generation in a novel process of electrolysis cell combined with microbial fuel cell","type":"article-journal","volume":"235"},"uris":["http://www.mendeley.com/documents/?uuid=71e43211-d369-4936-8998-882131f7cb69"]}],"mendeley":{"formattedCitation":"[11]","plainTextFormattedCitation":"[11]","previouslyFormattedCitation":"[11]"},"properties":{"noteIndex":0},"schema":"https://github.com/citation-style-language/schema/raw/master/csl-citation.json"}</w:instrText>
      </w:r>
      <w:r w:rsidR="003C0A2B" w:rsidRPr="00D53175">
        <w:rPr>
          <w:rFonts w:ascii="Arial" w:hAnsi="Arial" w:cs="Arial"/>
          <w:szCs w:val="24"/>
          <w:lang w:val="en-US"/>
        </w:rPr>
        <w:fldChar w:fldCharType="separate"/>
      </w:r>
      <w:r w:rsidR="00A00AC6" w:rsidRPr="00D53175">
        <w:rPr>
          <w:rFonts w:ascii="Arial" w:hAnsi="Arial" w:cs="Arial"/>
          <w:noProof/>
          <w:szCs w:val="24"/>
          <w:lang w:val="en-US"/>
        </w:rPr>
        <w:t>[11]</w:t>
      </w:r>
      <w:r w:rsidR="003C0A2B" w:rsidRPr="00D53175">
        <w:rPr>
          <w:rFonts w:ascii="Arial" w:hAnsi="Arial" w:cs="Arial"/>
          <w:szCs w:val="24"/>
          <w:lang w:val="en-US"/>
        </w:rPr>
        <w:fldChar w:fldCharType="end"/>
      </w:r>
      <w:r w:rsidR="00904D24" w:rsidRPr="00D53175">
        <w:rPr>
          <w:rFonts w:ascii="Arial" w:hAnsi="Arial" w:cs="Arial"/>
          <w:szCs w:val="24"/>
          <w:lang w:val="en-US"/>
        </w:rPr>
        <w:t xml:space="preserve">. </w:t>
      </w:r>
      <w:r w:rsidR="004C36F2" w:rsidRPr="00D53175">
        <w:rPr>
          <w:rFonts w:ascii="Arial" w:hAnsi="Arial" w:cs="Arial"/>
          <w:szCs w:val="24"/>
          <w:lang w:val="en-US"/>
        </w:rPr>
        <w:t>Water source</w:t>
      </w:r>
      <w:r w:rsidR="00A5686C" w:rsidRPr="00D53175">
        <w:rPr>
          <w:rFonts w:ascii="Arial" w:hAnsi="Arial" w:cs="Arial"/>
          <w:szCs w:val="24"/>
          <w:lang w:val="en-US"/>
        </w:rPr>
        <w:t>s</w:t>
      </w:r>
      <w:r w:rsidR="004C36F2" w:rsidRPr="00D53175">
        <w:rPr>
          <w:rFonts w:ascii="Arial" w:hAnsi="Arial" w:cs="Arial"/>
          <w:szCs w:val="24"/>
          <w:lang w:val="en-US"/>
        </w:rPr>
        <w:t xml:space="preserve"> contaminated by these compounds have low penetration of sunlight and oxygen</w:t>
      </w:r>
      <w:r w:rsidR="001165B4" w:rsidRPr="00D53175">
        <w:rPr>
          <w:rFonts w:ascii="Arial" w:hAnsi="Arial" w:cs="Arial"/>
          <w:szCs w:val="24"/>
          <w:lang w:val="en-US"/>
        </w:rPr>
        <w:t>, which limits</w:t>
      </w:r>
      <w:r w:rsidR="004C36F2" w:rsidRPr="00D53175">
        <w:rPr>
          <w:rFonts w:ascii="Arial" w:hAnsi="Arial" w:cs="Arial"/>
          <w:szCs w:val="24"/>
          <w:lang w:val="en-US"/>
        </w:rPr>
        <w:t xml:space="preserve"> the survival of various aquatic </w:t>
      </w:r>
      <w:ins w:id="41" w:author="Juan Carlos Cruz Jimenez" w:date="2021-05-23T20:23:00Z">
        <w:r w:rsidR="007F234B">
          <w:rPr>
            <w:rFonts w:ascii="Arial" w:hAnsi="Arial" w:cs="Arial"/>
            <w:szCs w:val="24"/>
            <w:lang w:val="en-US"/>
          </w:rPr>
          <w:t xml:space="preserve">life </w:t>
        </w:r>
      </w:ins>
      <w:r w:rsidR="004C36F2" w:rsidRPr="00D53175">
        <w:rPr>
          <w:rFonts w:ascii="Arial" w:hAnsi="Arial" w:cs="Arial"/>
          <w:szCs w:val="24"/>
          <w:lang w:val="en-US"/>
        </w:rPr>
        <w:t>forms</w:t>
      </w:r>
      <w:r w:rsidR="00A5686C" w:rsidRPr="00D53175">
        <w:rPr>
          <w:rFonts w:ascii="Arial" w:hAnsi="Arial" w:cs="Arial"/>
          <w:szCs w:val="24"/>
          <w:lang w:val="en-US"/>
        </w:rPr>
        <w:t xml:space="preserve"> </w:t>
      </w:r>
      <w:r w:rsidR="00BD3D69"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{"citationItems":[{"id":"ITEM-1","itemData":{"DOI":"10.3390/molecules171214260","ISSN":"14203049","PMID":"23201644","abstract":"Bioflocculant-producing bacteria were isolated from activated sludge of a wastewater treatment plant located in Durban, South Africa, and identified using standard biochemical tests as well as the analysis of their 16S rRNA gene sequences. The bioflocculants produced by these organisms were ethanol precipitated, purified using 2% (w/v) cetylpyridinium chloride solution and evaluated for removal of wastewater dyes under different pH, temperature and nutritional conditions. Bioflocculants from these indigenous bacteria were very effective for decolourizing the different dyes tested in this study, with a removal rate of up to 97.04%. The decolourization efficiency was largely influenced by the type of dye, pH, temperature, and flocculant concentration. A pH of 7 was found to be optimum for the removal of both whale and mediblue dyes, while the optimum pH for fawn and mixed dye removal was found to be between 9 and 10. Optimum temperature for whale and mediblue dye removal was 35 °C, and that for fawn and mixed dye varied between 40-45 °C and 35-40 °C, respectively. These bacterial bioflocculants may provide an economical and cleaner alternative to replace or supplement present treatment processes for the removal of dyes from wastewater effluents, since they are biodegradable and easily sustainable. © 2012 by the authors.","author":[{"dropping-particle":"","family":"Buthelezi","given":"Simphiwe P.","non-dropping-particle":"","parse-names":false,"suffix":""},{"dropping-particle":"","family":"Olaniran","given":"Ademola O.","non-dropping-particle":"","parse-names":false,"suffix":""},{"dropping-particle":"","family":"Pillay","given":"Balakrishna","non-dropping-particle":"","parse-names":false,"suffix":""}],"container-title":"Molecules","id":"ITEM-1","issue":"12","issued":{"date-parts":[["2012"]]},"note":"3z","page":"14260-14274","title":"Textile dye removal from wastewater effluents using bioflocculants produced by indigenous bacterial isolates","type":"article-journal","volume":"17"},"uris":["http://www.mendeley.com/documents/?uuid=4714f0d0-9aaa-45ed-8588-ced856ebb077"]}],"mendeley":{"formattedCitation":"[18]","plainTextFormattedCitation":"[18]","previouslyFormattedCitation":"[18]"},"properties":{"noteIndex":0},"schema":"https://github.com/citation-style-language/schema/raw/master/csl-citation.json"}</w:instrText>
      </w:r>
      <w:r w:rsidR="00BD3D69" w:rsidRPr="00D53175">
        <w:rPr>
          <w:rFonts w:ascii="Arial" w:hAnsi="Arial" w:cs="Arial"/>
          <w:szCs w:val="24"/>
          <w:lang w:val="en-US"/>
        </w:rPr>
        <w:fldChar w:fldCharType="separate"/>
      </w:r>
      <w:r w:rsidR="00A00AC6" w:rsidRPr="00D53175">
        <w:rPr>
          <w:rFonts w:ascii="Arial" w:hAnsi="Arial" w:cs="Arial"/>
          <w:noProof/>
          <w:szCs w:val="24"/>
          <w:lang w:val="en-US"/>
        </w:rPr>
        <w:t>[18]</w:t>
      </w:r>
      <w:r w:rsidR="00BD3D69" w:rsidRPr="00D53175">
        <w:rPr>
          <w:rFonts w:ascii="Arial" w:hAnsi="Arial" w:cs="Arial"/>
          <w:szCs w:val="24"/>
          <w:lang w:val="en-US"/>
        </w:rPr>
        <w:fldChar w:fldCharType="end"/>
      </w:r>
      <w:r w:rsidR="001165B4" w:rsidRPr="00D53175">
        <w:rPr>
          <w:rFonts w:ascii="Arial" w:hAnsi="Arial" w:cs="Arial"/>
          <w:szCs w:val="24"/>
          <w:lang w:val="en-US"/>
        </w:rPr>
        <w:t>. Additionally,</w:t>
      </w:r>
      <w:r w:rsidR="00BD3D69" w:rsidRPr="00D53175" w:rsidDel="00BD3D69">
        <w:rPr>
          <w:rFonts w:ascii="Arial" w:hAnsi="Arial" w:cs="Arial"/>
          <w:szCs w:val="24"/>
          <w:lang w:val="en-US"/>
        </w:rPr>
        <w:t xml:space="preserve"> </w:t>
      </w:r>
      <w:r w:rsidR="001165B4" w:rsidRPr="00D53175">
        <w:rPr>
          <w:rFonts w:ascii="Arial" w:hAnsi="Arial" w:cs="Arial"/>
          <w:szCs w:val="24"/>
          <w:lang w:val="en-US"/>
        </w:rPr>
        <w:t>it promotes the</w:t>
      </w:r>
      <w:r w:rsidR="003970F9" w:rsidRPr="00D53175">
        <w:rPr>
          <w:rFonts w:ascii="Arial" w:hAnsi="Arial" w:cs="Arial"/>
          <w:szCs w:val="24"/>
          <w:lang w:val="en-US"/>
        </w:rPr>
        <w:t xml:space="preserve"> ana</w:t>
      </w:r>
      <w:r w:rsidR="00F0345F" w:rsidRPr="00D53175">
        <w:rPr>
          <w:rFonts w:ascii="Arial" w:hAnsi="Arial" w:cs="Arial"/>
          <w:szCs w:val="24"/>
          <w:lang w:val="en-US"/>
        </w:rPr>
        <w:t>erobic degradation</w:t>
      </w:r>
      <w:r w:rsidR="001165B4" w:rsidRPr="00D53175">
        <w:rPr>
          <w:rFonts w:ascii="Arial" w:hAnsi="Arial" w:cs="Arial"/>
          <w:szCs w:val="24"/>
          <w:lang w:val="en-US"/>
        </w:rPr>
        <w:t>, which</w:t>
      </w:r>
      <w:r w:rsidR="00F0345F" w:rsidRPr="00D53175">
        <w:rPr>
          <w:rFonts w:ascii="Arial" w:hAnsi="Arial" w:cs="Arial"/>
          <w:szCs w:val="24"/>
          <w:lang w:val="en-US"/>
        </w:rPr>
        <w:t xml:space="preserve"> </w:t>
      </w:r>
      <w:r w:rsidR="00F30979" w:rsidRPr="00D53175">
        <w:rPr>
          <w:rFonts w:ascii="Arial" w:hAnsi="Arial" w:cs="Arial"/>
          <w:szCs w:val="24"/>
          <w:lang w:val="en-US"/>
        </w:rPr>
        <w:t xml:space="preserve">entails </w:t>
      </w:r>
      <w:r w:rsidR="001165B4" w:rsidRPr="00D53175">
        <w:rPr>
          <w:rFonts w:ascii="Arial" w:hAnsi="Arial" w:cs="Arial"/>
          <w:szCs w:val="24"/>
          <w:lang w:val="en-US"/>
        </w:rPr>
        <w:t xml:space="preserve">the formation of </w:t>
      </w:r>
      <w:r w:rsidR="00664DD6" w:rsidRPr="00D53175">
        <w:rPr>
          <w:rFonts w:ascii="Arial" w:hAnsi="Arial" w:cs="Arial"/>
          <w:szCs w:val="24"/>
          <w:lang w:val="en-US"/>
        </w:rPr>
        <w:t xml:space="preserve">sub-products of high biological toxicity </w:t>
      </w:r>
      <w:r w:rsidR="001165B4" w:rsidRPr="00D53175">
        <w:rPr>
          <w:rFonts w:ascii="Arial" w:hAnsi="Arial" w:cs="Arial"/>
          <w:szCs w:val="24"/>
          <w:lang w:val="en-US"/>
        </w:rPr>
        <w:t xml:space="preserve">that might ultimately </w:t>
      </w:r>
      <w:r w:rsidR="001C562F" w:rsidRPr="00D53175">
        <w:rPr>
          <w:rFonts w:ascii="Arial" w:hAnsi="Arial" w:cs="Arial"/>
          <w:szCs w:val="24"/>
          <w:lang w:val="en-US"/>
        </w:rPr>
        <w:t>end up in the food chain</w:t>
      </w:r>
      <w:r w:rsidR="00453DEB" w:rsidRPr="00D53175">
        <w:rPr>
          <w:rFonts w:ascii="Arial" w:hAnsi="Arial" w:cs="Arial"/>
          <w:szCs w:val="24"/>
          <w:lang w:val="en-US"/>
        </w:rPr>
        <w:t>.</w:t>
      </w:r>
      <w:r w:rsidR="004C36F2" w:rsidRPr="00D53175">
        <w:rPr>
          <w:rFonts w:ascii="Arial" w:hAnsi="Arial" w:cs="Arial"/>
          <w:szCs w:val="24"/>
          <w:lang w:val="en-US"/>
        </w:rPr>
        <w:t xml:space="preserve"> </w:t>
      </w:r>
      <w:r w:rsidR="00A5686C" w:rsidRPr="00D53175">
        <w:rPr>
          <w:rFonts w:ascii="Arial" w:hAnsi="Arial" w:cs="Arial"/>
          <w:szCs w:val="24"/>
          <w:lang w:val="en-US"/>
        </w:rPr>
        <w:t xml:space="preserve">Furthermore, </w:t>
      </w:r>
      <w:r w:rsidR="00E269E6" w:rsidRPr="00D53175">
        <w:rPr>
          <w:rFonts w:ascii="Arial" w:hAnsi="Arial" w:cs="Arial"/>
          <w:szCs w:val="24"/>
          <w:lang w:val="en-US"/>
        </w:rPr>
        <w:t>many dyes are made from known carcinogens</w:t>
      </w:r>
      <w:r w:rsidR="00700ECA" w:rsidRPr="00D53175">
        <w:rPr>
          <w:rFonts w:ascii="Arial" w:hAnsi="Arial" w:cs="Arial"/>
          <w:szCs w:val="24"/>
          <w:lang w:val="en-US"/>
        </w:rPr>
        <w:t xml:space="preserve"> and </w:t>
      </w:r>
      <w:r w:rsidR="002D51A5" w:rsidRPr="00D53175">
        <w:rPr>
          <w:rFonts w:ascii="Arial" w:hAnsi="Arial" w:cs="Arial"/>
          <w:szCs w:val="24"/>
          <w:lang w:val="en-US"/>
        </w:rPr>
        <w:t>toxins</w:t>
      </w:r>
      <w:r w:rsidR="00E269E6" w:rsidRPr="00D53175">
        <w:rPr>
          <w:rFonts w:ascii="Arial" w:hAnsi="Arial" w:cs="Arial"/>
          <w:szCs w:val="24"/>
          <w:lang w:val="en-US"/>
        </w:rPr>
        <w:t xml:space="preserve">, such as benzidine and other </w:t>
      </w:r>
      <w:r w:rsidR="00E269E6" w:rsidRPr="00D53175">
        <w:rPr>
          <w:rFonts w:ascii="Arial" w:hAnsi="Arial" w:cs="Arial"/>
          <w:color w:val="000000"/>
          <w:szCs w:val="24"/>
          <w:lang w:val="en-US"/>
        </w:rPr>
        <w:t>aromatic compounds</w:t>
      </w:r>
      <w:r w:rsidR="00600A85" w:rsidRPr="00D53175">
        <w:rPr>
          <w:rFonts w:ascii="Arial" w:hAnsi="Arial" w:cs="Arial"/>
          <w:color w:val="000000"/>
          <w:szCs w:val="24"/>
          <w:lang w:val="en-US"/>
        </w:rPr>
        <w:t xml:space="preserve">, </w:t>
      </w:r>
      <w:r w:rsidR="00AE47ED" w:rsidRPr="00D53175">
        <w:rPr>
          <w:rFonts w:ascii="Arial" w:hAnsi="Arial" w:cs="Arial"/>
          <w:color w:val="000000"/>
          <w:szCs w:val="24"/>
          <w:lang w:val="en-US"/>
        </w:rPr>
        <w:t xml:space="preserve">whose </w:t>
      </w:r>
      <w:r w:rsidR="0087642B" w:rsidRPr="00D53175">
        <w:rPr>
          <w:rFonts w:ascii="Arial" w:hAnsi="Arial" w:cs="Arial"/>
          <w:color w:val="000000"/>
          <w:szCs w:val="24"/>
          <w:lang w:val="en-US"/>
        </w:rPr>
        <w:t xml:space="preserve">main effects </w:t>
      </w:r>
      <w:r w:rsidR="00DD3659" w:rsidRPr="00D53175">
        <w:rPr>
          <w:rFonts w:ascii="Arial" w:hAnsi="Arial" w:cs="Arial"/>
          <w:color w:val="000000"/>
          <w:szCs w:val="24"/>
          <w:lang w:val="en-US"/>
        </w:rPr>
        <w:t>to</w:t>
      </w:r>
      <w:r w:rsidR="0087642B" w:rsidRPr="00D53175">
        <w:rPr>
          <w:rFonts w:ascii="Arial" w:hAnsi="Arial" w:cs="Arial"/>
          <w:color w:val="000000"/>
          <w:szCs w:val="24"/>
          <w:lang w:val="en-US"/>
        </w:rPr>
        <w:t xml:space="preserve"> human</w:t>
      </w:r>
      <w:r w:rsidR="00DD3659" w:rsidRPr="00D53175">
        <w:rPr>
          <w:rFonts w:ascii="Arial" w:hAnsi="Arial" w:cs="Arial"/>
          <w:color w:val="000000"/>
          <w:szCs w:val="24"/>
          <w:lang w:val="en-US"/>
        </w:rPr>
        <w:t>s</w:t>
      </w:r>
      <w:r w:rsidR="0087642B" w:rsidRPr="00D53175">
        <w:rPr>
          <w:rFonts w:ascii="Arial" w:hAnsi="Arial" w:cs="Arial"/>
          <w:color w:val="000000"/>
          <w:szCs w:val="24"/>
          <w:lang w:val="en-US"/>
        </w:rPr>
        <w:t xml:space="preserve"> are related </w:t>
      </w:r>
      <w:r w:rsidR="002D51A5" w:rsidRPr="00D53175">
        <w:rPr>
          <w:rFonts w:ascii="Arial" w:hAnsi="Arial" w:cs="Arial"/>
          <w:color w:val="000000"/>
          <w:szCs w:val="24"/>
          <w:lang w:val="en-US"/>
        </w:rPr>
        <w:t xml:space="preserve">to </w:t>
      </w:r>
      <w:r w:rsidR="002D2D3B" w:rsidRPr="00D53175">
        <w:rPr>
          <w:rFonts w:ascii="Arial" w:hAnsi="Arial" w:cs="Arial"/>
          <w:color w:val="000000"/>
          <w:szCs w:val="24"/>
          <w:lang w:val="en-US"/>
        </w:rPr>
        <w:t xml:space="preserve">irreversible </w:t>
      </w:r>
      <w:r w:rsidR="0087642B" w:rsidRPr="00D53175">
        <w:rPr>
          <w:rFonts w:ascii="Arial" w:hAnsi="Arial" w:cs="Arial"/>
          <w:color w:val="000000"/>
          <w:szCs w:val="24"/>
          <w:lang w:val="en-US"/>
        </w:rPr>
        <w:t xml:space="preserve">damage to </w:t>
      </w:r>
      <w:r w:rsidR="00DD3659" w:rsidRPr="00D53175">
        <w:rPr>
          <w:rFonts w:ascii="Arial" w:hAnsi="Arial" w:cs="Arial"/>
          <w:color w:val="000000"/>
          <w:szCs w:val="24"/>
          <w:lang w:val="en-US"/>
        </w:rPr>
        <w:t xml:space="preserve">DNA </w:t>
      </w:r>
      <w:r w:rsidR="0087642B" w:rsidRPr="00D53175">
        <w:rPr>
          <w:rFonts w:ascii="Arial" w:hAnsi="Arial" w:cs="Arial"/>
          <w:color w:val="000000"/>
          <w:szCs w:val="24"/>
          <w:lang w:val="en-US"/>
        </w:rPr>
        <w:t>and proteins</w:t>
      </w:r>
      <w:r w:rsidR="00470772" w:rsidRPr="00D53175">
        <w:rPr>
          <w:rFonts w:ascii="Arial" w:hAnsi="Arial" w:cs="Arial"/>
          <w:color w:val="000000"/>
          <w:szCs w:val="24"/>
          <w:lang w:val="en-US"/>
        </w:rPr>
        <w:t xml:space="preserve"> </w:t>
      </w:r>
      <w:r w:rsidR="00BE3413"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{"citationItems":[{"id":"ITEM-1","itemData":{"DOI":"10.1016/0956-053X(94)90005-1","ISBN":"0956-053X","ISSN":"0956053X","abstract":"Azo dyes represent the largest class of dyes in use today. Current environmental concern with these dyes revolves around the potential carcinogenic health risk presented by these dyes or their intermediate biodegradation products when exposed to microflora in the human digestive tract. These dyes may build up in the environment, since many wastewater treatment plants allow these dyes to pass through the system virtually untreated. The initial step in the degradation of these dyes is the cleavage of the Azo bond. This cleavage is often impossible under aerobic conditions, but has been readily demonstrated under anaerobic conditions. The focus of the study was to determine the feasibility of using an anaerobic fluidized-bed reactor to accomplish this cleavage. The effects of typical process variables such as hydraulic retention time (HRT), influent dye concentration levels, and degree of bed fluidization on removal efficiencies were also studied. The four dyes selected for this study were Acid-Orange 7, Acid-Orange 8, Acid-Orange 10, and Acid-Red 14. The effectiveness of using a bench-scale-activated sludge reactor as a sequenced second stage was also examined. Results indicate that nearly complete cleavage of the Azo bond is easily accomplished for each of the four dyes under hydraulic retention times of either 12 or 24 h. Initial results indicate, though, that aromatic amine by-products remain. The sequenced second stage was able to remove the remaining Chemical Oxygen Demand (COD) load to acceptable levels. Work is presently underway to determine the fate of the anaerobic by-products in the aerobic second stage. © 1994.","author":[{"dropping-particle":"","family":"Seshadri","given":"Sanjay","non-dropping-particle":"","parse-names":false,"suffix":""},{"dropping-particle":"","family":"Bishop","given":"Paul L.","non-dropping-particle":"","parse-names":false,"suffix":""},{"dropping-particle":"","family":"Agha","given":"Amjad Mourad","non-dropping-particle":"","parse-names":false,"suffix":""}],"container-title":"Waste Management","id":"ITEM-1","issue":"2","issued":{"date-parts":[["1994"]]},"note":"1z","page":"127-137","title":"Anaerobic/aerobic treatment of selected azo dyes in wastewater","type":"article-journal","volume":"14"},"uris":["http://www.mendeley.com/documents/?uuid=365098e5-1bb2-4ed4-801a-d7e130754488"]}],"mendeley":{"formattedCitation":"[13]","plainTextFormattedCitation":"[13]","previouslyFormattedCitation":"[13]"},"properties":{"noteIndex":0},"schema":"https://github.com/citation-style-language/schema/raw/master/csl-citation.json"}</w:instrText>
      </w:r>
      <w:r w:rsidR="00BE3413" w:rsidRPr="00D53175">
        <w:rPr>
          <w:rFonts w:ascii="Arial" w:hAnsi="Arial" w:cs="Arial"/>
          <w:szCs w:val="24"/>
          <w:lang w:val="en-US"/>
        </w:rPr>
        <w:fldChar w:fldCharType="separate"/>
      </w:r>
      <w:r w:rsidR="00A00AC6" w:rsidRPr="00D53175">
        <w:rPr>
          <w:rFonts w:ascii="Arial" w:hAnsi="Arial" w:cs="Arial"/>
          <w:noProof/>
          <w:szCs w:val="24"/>
          <w:lang w:val="en-US"/>
        </w:rPr>
        <w:t>[13]</w:t>
      </w:r>
      <w:r w:rsidR="00BE3413" w:rsidRPr="00D53175">
        <w:rPr>
          <w:rFonts w:ascii="Arial" w:hAnsi="Arial" w:cs="Arial"/>
          <w:szCs w:val="24"/>
          <w:lang w:val="en-US"/>
        </w:rPr>
        <w:fldChar w:fldCharType="end"/>
      </w:r>
      <w:r w:rsidR="00BD3D69"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{"citationItems":[{"id":"ITEM-1","itemData":{"DOI":"10.3390/molecules171214260","ISSN":"14203049","PMID":"23201644","abstract":"Bioflocculant-producing bacteria were isolated from activated sludge of a wastewater treatment plant located in Durban, South Africa, and identified using standard biochemical tests as well as the analysis of their 16S rRNA gene sequences. The bioflocculants produced by these organisms were ethanol precipitated, purified using 2% (w/v) cetylpyridinium chloride solution and evaluated for removal of wastewater dyes under different pH, temperature and nutritional conditions. Bioflocculants from these indigenous bacteria were very effective for decolourizing the different dyes tested in this study, with a removal rate of up to 97.04%. The decolourization efficiency was largely influenced by the type of dye, pH, temperature, and flocculant concentration. A pH of 7 was found to be optimum for the removal of both whale and mediblue dyes, while the optimum pH for fawn and mixed dye removal was found to be between 9 and 10. Optimum temperature for whale and mediblue dye removal was 35 °C, and that for fawn and mixed dye varied between 40-45 °C and 35-40 °C, respectively. These bacterial bioflocculants may provide an economical and cleaner alternative to replace or supplement present treatment processes for the removal of dyes from wastewater effluents, since they are biodegradable and easily sustainable. © 2012 by the authors.","author":[{"dropping-particle":"","family":"Buthelezi","given":"Simphiwe P.","non-dropping-particle":"","parse-names":false,"suffix":""},{"dropping-particle":"","family":"Olaniran","given":"Ademola O.","non-dropping-particle":"","parse-names":false,"suffix":""},{"dropping-particle":"","family":"Pillay","given":"Balakrishna","non-dropping-particle":"","parse-names":false,"suffix":""}],"container-title":"Molecules","id":"ITEM-1","issue":"12","issued":{"date-parts":[["2012"]]},"note":"3z","page":"14260-14274","title":"Textile dye removal from wastewater effluents using bioflocculants produced by indigenous bacterial isolates","type":"article-journal","volume":"17"},"uris":["http://www.mendeley.com/documents/?uuid=4714f0d0-9aaa-45ed-8588-ced856ebb077"]}],"mendeley":{"formattedCitation":"[18]","plainTextFormattedCitation":"[18]","previouslyFormattedCitation":"[18]"},"properties":{"noteIndex":0},"schema":"https://github.com/citation-style-language/schema/raw/master/csl-citation.json"}</w:instrText>
      </w:r>
      <w:r w:rsidR="00BD3D69" w:rsidRPr="00D53175">
        <w:rPr>
          <w:rFonts w:ascii="Arial" w:hAnsi="Arial" w:cs="Arial"/>
          <w:szCs w:val="24"/>
          <w:lang w:val="en-US"/>
        </w:rPr>
        <w:fldChar w:fldCharType="separate"/>
      </w:r>
      <w:r w:rsidR="00A00AC6" w:rsidRPr="00D53175">
        <w:rPr>
          <w:rFonts w:ascii="Arial" w:hAnsi="Arial" w:cs="Arial"/>
          <w:noProof/>
          <w:szCs w:val="24"/>
          <w:lang w:val="en-US"/>
        </w:rPr>
        <w:t>[18]</w:t>
      </w:r>
      <w:r w:rsidR="00BD3D69" w:rsidRPr="00D53175">
        <w:rPr>
          <w:rFonts w:ascii="Arial" w:hAnsi="Arial" w:cs="Arial"/>
          <w:szCs w:val="24"/>
          <w:lang w:val="en-US"/>
        </w:rPr>
        <w:fldChar w:fldCharType="end"/>
      </w:r>
      <w:r w:rsidR="00153F84" w:rsidRPr="00D53175">
        <w:rPr>
          <w:rFonts w:ascii="Arial" w:hAnsi="Arial" w:cs="Arial"/>
          <w:color w:val="000000"/>
          <w:szCs w:val="24"/>
          <w:lang w:val="en-US"/>
        </w:rPr>
        <w:fldChar w:fldCharType="begin" w:fldLock="1"/>
      </w:r>
      <w:r w:rsidR="001A1617" w:rsidRPr="00D53175">
        <w:rPr>
          <w:rFonts w:ascii="Arial" w:hAnsi="Arial" w:cs="Arial"/>
          <w:color w:val="000000"/>
          <w:szCs w:val="24"/>
          <w:lang w:val="en-US"/>
        </w:rPr>
        <w:instrText>ADDIN CSL_CITATION {"citationItems":[{"id":"ITEM-1","itemData":{"DOI":"10.1016/j.yrtph.2017.06.012","ISSN":"10960295","abstract":"Azo dyes represent the by far most important class of textile dyes. Their biotransformation by various skin bacteria may release aromatic amines (AAs) which might be dermally absorbed to a major extent. Certain AAs are well known to have genotoxic and/or carcinogenic properties. Correspondingly, azo dyes releasing one of the 22 known carcinogenic AAs are banned from clothing textiles in the European Union. In the present study, we investigated the mutagenicity of 397 non-regulated AAs potentially released from the 470 known textile azo dyes. We identified 36 mutagenic AAs via publicly available databases. After predicting their mutagenicity potential using the method by Bentzien, we accordingly allocated them into different priority groups. Ames tests on 18 AAs of high priority showed that 4 substances (22%) (CASRN 84-67-3, 615-47-4, 3282-99-3, 15791-87-4) are mutagenic in the strain TA98 and/or TA100 with and/or without rat S9 mix. Overall, combining the information from the Ames tests and the publicly available data, we identified 40 mutagenic AAs being potential cleavage products of approximately 180 different parent azo dyes comprising 38% of the azo dyes in our database. The outcome of this study indicates that mutagenic AAs in textile azo dyes are of much higher concern than previously expected, which entails implications on the product design and possibly on the regulation of azo dyes in the future.","author":[{"dropping-particle":"","family":"Brüschweiler","given":"Beat J.","non-dropping-particle":"","parse-names":false,"suffix":""},{"dropping-particle":"","family":"Merlot","given":"Cédric","non-dropping-particle":"","parse-names":false,"suffix":""}],"container-title":"Regulatory Toxicology and Pharmacology","id":"ITEM-1","issued":{"date-parts":[["2017"]]},"note":"5z","page":"214-226","title":"Azo dyes in clothing textiles can be cleaved into a series of mutagenic aromatic amines which are not regulated yet","type":"article-journal","volume":"88"},"uris":["http://www.mendeley.com/documents/?uuid=deaea45e-d705-4d40-a158-1dedd14527ef"]}],"mendeley":{"formattedCitation":"[16]","plainTextFormattedCitation":"[16]","previouslyFormattedCitation":"[16]"},"properties":{"noteIndex":0},"schema":"https://github.com/citation-style-language/schema/raw/master/csl-citation.json"}</w:instrText>
      </w:r>
      <w:r w:rsidR="00153F84" w:rsidRPr="00D53175">
        <w:rPr>
          <w:rFonts w:ascii="Arial" w:hAnsi="Arial" w:cs="Arial"/>
          <w:color w:val="000000"/>
          <w:szCs w:val="24"/>
          <w:lang w:val="en-US"/>
        </w:rPr>
        <w:fldChar w:fldCharType="separate"/>
      </w:r>
      <w:r w:rsidR="00A00AC6" w:rsidRPr="00D53175">
        <w:rPr>
          <w:rFonts w:ascii="Arial" w:hAnsi="Arial" w:cs="Arial"/>
          <w:noProof/>
          <w:color w:val="000000"/>
          <w:szCs w:val="24"/>
          <w:lang w:val="en-US"/>
        </w:rPr>
        <w:t>[16]</w:t>
      </w:r>
      <w:r w:rsidR="00153F84" w:rsidRPr="00D53175">
        <w:rPr>
          <w:rFonts w:ascii="Arial" w:hAnsi="Arial" w:cs="Arial"/>
          <w:color w:val="000000"/>
          <w:szCs w:val="24"/>
          <w:lang w:val="en-US"/>
        </w:rPr>
        <w:fldChar w:fldCharType="end"/>
      </w:r>
      <w:r w:rsidR="001C562F" w:rsidRPr="00D53175">
        <w:rPr>
          <w:rFonts w:ascii="Arial" w:hAnsi="Arial" w:cs="Arial"/>
          <w:color w:val="000000"/>
          <w:szCs w:val="24"/>
          <w:lang w:val="en-US"/>
        </w:rPr>
        <w:t>.</w:t>
      </w:r>
    </w:p>
    <w:p w14:paraId="2F51D78E" w14:textId="376743A3" w:rsidR="002D1917" w:rsidRPr="00D53175" w:rsidRDefault="004A7C3B" w:rsidP="005223C2">
      <w:pPr>
        <w:jc w:val="both"/>
        <w:rPr>
          <w:rFonts w:ascii="Arial" w:hAnsi="Arial" w:cs="Arial"/>
          <w:color w:val="000000"/>
          <w:szCs w:val="24"/>
          <w:lang w:val="en-US"/>
        </w:rPr>
      </w:pPr>
      <w:r w:rsidRPr="00D53175">
        <w:rPr>
          <w:rFonts w:ascii="Arial" w:hAnsi="Arial" w:cs="Arial"/>
          <w:color w:val="000000"/>
          <w:szCs w:val="24"/>
          <w:lang w:val="en-US"/>
        </w:rPr>
        <w:t>Current</w:t>
      </w:r>
      <w:r w:rsidR="00B05F36" w:rsidRPr="00D53175">
        <w:rPr>
          <w:rFonts w:ascii="Arial" w:hAnsi="Arial" w:cs="Arial"/>
          <w:color w:val="000000"/>
          <w:szCs w:val="24"/>
          <w:lang w:val="en-US"/>
        </w:rPr>
        <w:t xml:space="preserve"> regulation</w:t>
      </w:r>
      <w:r w:rsidR="003F16F6" w:rsidRPr="00D53175">
        <w:rPr>
          <w:rFonts w:ascii="Arial" w:hAnsi="Arial" w:cs="Arial"/>
          <w:color w:val="000000"/>
          <w:szCs w:val="24"/>
          <w:lang w:val="en-US"/>
        </w:rPr>
        <w:t>s</w:t>
      </w:r>
      <w:r w:rsidR="006263DA" w:rsidRPr="00D53175">
        <w:rPr>
          <w:rFonts w:ascii="Arial" w:hAnsi="Arial" w:cs="Arial"/>
          <w:color w:val="000000"/>
          <w:szCs w:val="24"/>
          <w:lang w:val="en-US"/>
        </w:rPr>
        <w:t xml:space="preserve"> in Europe, China, Taiwan, Korea and Japan</w:t>
      </w:r>
      <w:r w:rsidRPr="00D53175">
        <w:rPr>
          <w:rFonts w:ascii="Arial" w:hAnsi="Arial" w:cs="Arial"/>
          <w:color w:val="000000"/>
          <w:szCs w:val="24"/>
          <w:lang w:val="en-US"/>
        </w:rPr>
        <w:t xml:space="preserve"> limit the </w:t>
      </w:r>
      <w:r w:rsidR="003A3442" w:rsidRPr="00D53175">
        <w:rPr>
          <w:rFonts w:ascii="Arial" w:hAnsi="Arial" w:cs="Arial"/>
          <w:color w:val="000000"/>
          <w:szCs w:val="24"/>
          <w:lang w:val="en-US"/>
        </w:rPr>
        <w:t>release</w:t>
      </w:r>
      <w:r w:rsidRPr="00D53175">
        <w:rPr>
          <w:rFonts w:ascii="Arial" w:hAnsi="Arial" w:cs="Arial"/>
          <w:color w:val="000000"/>
          <w:szCs w:val="24"/>
          <w:lang w:val="en-US"/>
        </w:rPr>
        <w:t xml:space="preserve"> of these </w:t>
      </w:r>
      <w:r w:rsidR="003A3442" w:rsidRPr="00D53175">
        <w:rPr>
          <w:rFonts w:ascii="Arial" w:hAnsi="Arial" w:cs="Arial"/>
          <w:color w:val="000000"/>
          <w:szCs w:val="24"/>
          <w:lang w:val="en-US"/>
        </w:rPr>
        <w:t xml:space="preserve">synthetic </w:t>
      </w:r>
      <w:r w:rsidRPr="00D53175">
        <w:rPr>
          <w:rFonts w:ascii="Arial" w:hAnsi="Arial" w:cs="Arial"/>
          <w:color w:val="000000"/>
          <w:szCs w:val="24"/>
          <w:lang w:val="en-US"/>
        </w:rPr>
        <w:t>dyes</w:t>
      </w:r>
      <w:r w:rsidR="00B05F36" w:rsidRPr="00D53175">
        <w:rPr>
          <w:rFonts w:ascii="Arial" w:hAnsi="Arial" w:cs="Arial"/>
          <w:color w:val="000000"/>
          <w:szCs w:val="24"/>
          <w:lang w:val="en-US"/>
        </w:rPr>
        <w:t xml:space="preserve"> </w:t>
      </w:r>
      <w:r w:rsidR="003A3442" w:rsidRPr="00D53175">
        <w:rPr>
          <w:rFonts w:ascii="Arial" w:hAnsi="Arial" w:cs="Arial"/>
          <w:color w:val="000000"/>
          <w:szCs w:val="24"/>
          <w:lang w:val="en-US"/>
        </w:rPr>
        <w:t xml:space="preserve">to </w:t>
      </w:r>
      <w:r w:rsidR="006263DA" w:rsidRPr="00D53175">
        <w:rPr>
          <w:rFonts w:ascii="Arial" w:hAnsi="Arial" w:cs="Arial"/>
          <w:color w:val="000000"/>
          <w:szCs w:val="24"/>
          <w:lang w:val="en-US"/>
        </w:rPr>
        <w:t xml:space="preserve">approximately </w:t>
      </w:r>
      <w:r w:rsidR="003A3442" w:rsidRPr="00D53175">
        <w:rPr>
          <w:rFonts w:ascii="Arial" w:hAnsi="Arial" w:cs="Arial"/>
          <w:color w:val="000000"/>
          <w:szCs w:val="24"/>
          <w:lang w:val="en-US"/>
        </w:rPr>
        <w:t xml:space="preserve">30 parts per million when used in </w:t>
      </w:r>
      <w:r w:rsidR="007D371E" w:rsidRPr="00D53175">
        <w:rPr>
          <w:rFonts w:ascii="Arial" w:hAnsi="Arial" w:cs="Arial"/>
          <w:color w:val="000000"/>
          <w:szCs w:val="24"/>
          <w:lang w:val="en-US"/>
        </w:rPr>
        <w:t xml:space="preserve">the production of </w:t>
      </w:r>
      <w:r w:rsidR="003A3442" w:rsidRPr="00D53175">
        <w:rPr>
          <w:rFonts w:ascii="Arial" w:hAnsi="Arial" w:cs="Arial"/>
          <w:color w:val="000000"/>
          <w:szCs w:val="24"/>
          <w:lang w:val="en-US"/>
        </w:rPr>
        <w:t>textiles and leather items</w:t>
      </w:r>
      <w:r w:rsidR="000A4128" w:rsidRPr="00D53175">
        <w:rPr>
          <w:rFonts w:ascii="Arial" w:hAnsi="Arial" w:cs="Arial"/>
          <w:color w:val="000000"/>
          <w:szCs w:val="24"/>
          <w:lang w:val="en-US"/>
        </w:rPr>
        <w:t xml:space="preserve"> intended</w:t>
      </w:r>
      <w:r w:rsidR="003A3442" w:rsidRPr="00D53175">
        <w:rPr>
          <w:rFonts w:ascii="Arial" w:hAnsi="Arial" w:cs="Arial"/>
          <w:color w:val="000000"/>
          <w:szCs w:val="24"/>
          <w:lang w:val="en-US"/>
        </w:rPr>
        <w:t xml:space="preserve"> </w:t>
      </w:r>
      <w:r w:rsidR="00BC1000" w:rsidRPr="00D53175">
        <w:rPr>
          <w:rFonts w:ascii="Arial" w:hAnsi="Arial" w:cs="Arial"/>
          <w:color w:val="000000"/>
          <w:szCs w:val="24"/>
          <w:lang w:val="en-US"/>
        </w:rPr>
        <w:t>for</w:t>
      </w:r>
      <w:r w:rsidR="003A3442" w:rsidRPr="00D53175">
        <w:rPr>
          <w:rFonts w:ascii="Arial" w:hAnsi="Arial" w:cs="Arial"/>
          <w:color w:val="000000"/>
          <w:szCs w:val="24"/>
          <w:lang w:val="en-US"/>
        </w:rPr>
        <w:t xml:space="preserve"> prolonged contact with the skin</w:t>
      </w:r>
      <w:r w:rsidR="006263DA" w:rsidRPr="00D53175">
        <w:rPr>
          <w:rFonts w:ascii="Arial" w:hAnsi="Arial" w:cs="Arial"/>
          <w:color w:val="000000"/>
          <w:szCs w:val="24"/>
          <w:lang w:val="en-US"/>
        </w:rPr>
        <w:t xml:space="preserve"> </w:t>
      </w:r>
      <w:r w:rsidR="00153F84" w:rsidRPr="00D53175">
        <w:rPr>
          <w:rFonts w:ascii="Arial" w:hAnsi="Arial" w:cs="Arial"/>
          <w:color w:val="000000"/>
          <w:szCs w:val="24"/>
          <w:lang w:val="en-US"/>
        </w:rPr>
        <w:fldChar w:fldCharType="begin" w:fldLock="1"/>
      </w:r>
      <w:r w:rsidR="001A1617" w:rsidRPr="00D53175">
        <w:rPr>
          <w:rFonts w:ascii="Arial" w:hAnsi="Arial" w:cs="Arial"/>
          <w:color w:val="000000"/>
          <w:szCs w:val="24"/>
          <w:lang w:val="en-US"/>
        </w:rPr>
        <w:instrText>ADDIN CSL_CITATION {"citationItems":[{"id":"ITEM-1","itemData":{"DOI":"10.1016/j.yrtph.2017.06.012","ISSN":"10960295","abstract":"Azo dyes represent the by far most important class of textile dyes. Their biotransformation by various skin bacteria may release aromatic amines (AAs) which might be dermally absorbed to a major extent. Certain AAs are well known to have genotoxic and/or carcinogenic properties. Correspondingly, azo dyes releasing one of the 22 known carcinogenic AAs are banned from clothing textiles in the European Union. In the present study, we investigated the mutagenicity of 397 non-regulated AAs potentially released from the 470 known textile azo dyes. We identified 36 mutagenic AAs via publicly available databases. After predicting their mutagenicity potential using the method by Bentzien, we accordingly allocated them into different priority groups. Ames tests on 18 AAs of high priority showed that 4 substances (22%) (CASRN 84-67-3, 615-47-4, 3282-99-3, 15791-87-4) are mutagenic in the strain TA98 and/or TA100 with and/or without rat S9 mix. Overall, combining the information from the Ames tests and the publicly available data, we identified 40 mutagenic AAs being potential cleavage products of approximately 180 different parent azo dyes comprising 38% of the azo dyes in our database. The outcome of this study indicates that mutagenic AAs in textile azo dyes are of much higher concern than previously expected, which entails implications on the product design and possibly on the regulation of azo dyes in the future.","author":[{"dropping-particle":"","family":"Brüschweiler","given":"Beat J.","non-dropping-particle":"","parse-names":false,"suffix":""},{"dropping-particle":"","family":"Merlot","given":"Cédric","non-dropping-particle":"","parse-names":false,"suffix":""}],"container-title":"Regulatory Toxicology and Pharmacology","id":"ITEM-1","issued":{"date-parts":[["2017"]]},"note":"5z","page":"214-226","title":"Azo dyes in clothing textiles can be cleaved into a series of mutagenic aromatic amines which are not regulated yet","type":"article-journal","volume":"88"},"uris":["http://www.mendeley.com/documents/?uuid=deaea45e-d705-4d40-a158-1dedd14527ef"]}],"mendeley":{"formattedCitation":"[16]","plainTextFormattedCitation":"[16]","previouslyFormattedCitation":"[16]"},"properties":{"noteIndex":0},"schema":"https://github.com/citation-style-language/schema/raw/master/csl-citation.json"}</w:instrText>
      </w:r>
      <w:r w:rsidR="00153F84" w:rsidRPr="00D53175">
        <w:rPr>
          <w:rFonts w:ascii="Arial" w:hAnsi="Arial" w:cs="Arial"/>
          <w:color w:val="000000"/>
          <w:szCs w:val="24"/>
          <w:lang w:val="en-US"/>
        </w:rPr>
        <w:fldChar w:fldCharType="separate"/>
      </w:r>
      <w:r w:rsidR="00A00AC6" w:rsidRPr="00D53175">
        <w:rPr>
          <w:rFonts w:ascii="Arial" w:hAnsi="Arial" w:cs="Arial"/>
          <w:noProof/>
          <w:color w:val="000000"/>
          <w:szCs w:val="24"/>
          <w:lang w:val="en-US"/>
        </w:rPr>
        <w:t>[16]</w:t>
      </w:r>
      <w:r w:rsidR="00153F84" w:rsidRPr="00D53175">
        <w:rPr>
          <w:rFonts w:ascii="Arial" w:hAnsi="Arial" w:cs="Arial"/>
          <w:color w:val="000000"/>
          <w:szCs w:val="24"/>
          <w:lang w:val="en-US"/>
        </w:rPr>
        <w:fldChar w:fldCharType="end"/>
      </w:r>
      <w:r w:rsidR="00192B4A" w:rsidRPr="00D53175">
        <w:rPr>
          <w:rFonts w:ascii="Arial" w:hAnsi="Arial" w:cs="Arial"/>
          <w:color w:val="000000"/>
          <w:szCs w:val="24"/>
          <w:lang w:val="en-US"/>
        </w:rPr>
        <w:t xml:space="preserve">. </w:t>
      </w:r>
      <w:r w:rsidR="00CD0E3F" w:rsidRPr="00D53175">
        <w:rPr>
          <w:rFonts w:ascii="Arial" w:hAnsi="Arial" w:cs="Arial"/>
          <w:color w:val="000000"/>
          <w:szCs w:val="24"/>
          <w:lang w:val="en-US"/>
        </w:rPr>
        <w:t>This</w:t>
      </w:r>
      <w:r w:rsidR="00BB730C" w:rsidRPr="00D53175">
        <w:rPr>
          <w:rFonts w:ascii="Arial" w:hAnsi="Arial" w:cs="Arial"/>
          <w:color w:val="000000"/>
          <w:szCs w:val="24"/>
          <w:lang w:val="en-US"/>
        </w:rPr>
        <w:t xml:space="preserve"> </w:t>
      </w:r>
      <w:r w:rsidR="00CD0E3F" w:rsidRPr="00D53175">
        <w:rPr>
          <w:rFonts w:ascii="Arial" w:hAnsi="Arial" w:cs="Arial"/>
          <w:color w:val="000000"/>
          <w:szCs w:val="24"/>
          <w:lang w:val="en-US"/>
        </w:rPr>
        <w:t xml:space="preserve">more </w:t>
      </w:r>
      <w:r w:rsidR="00BB730C" w:rsidRPr="00D53175">
        <w:rPr>
          <w:rFonts w:ascii="Arial" w:hAnsi="Arial" w:cs="Arial"/>
          <w:color w:val="000000"/>
          <w:szCs w:val="24"/>
          <w:lang w:val="en-US"/>
        </w:rPr>
        <w:t>stringent</w:t>
      </w:r>
      <w:r w:rsidR="00CD0E3F" w:rsidRPr="00D53175">
        <w:rPr>
          <w:rFonts w:ascii="Arial" w:hAnsi="Arial" w:cs="Arial"/>
          <w:color w:val="000000"/>
          <w:szCs w:val="24"/>
          <w:lang w:val="en-US"/>
        </w:rPr>
        <w:t xml:space="preserve"> regulatory framework</w:t>
      </w:r>
      <w:r w:rsidR="00BB730C" w:rsidRPr="00D53175">
        <w:rPr>
          <w:rFonts w:ascii="Arial" w:hAnsi="Arial" w:cs="Arial"/>
          <w:color w:val="000000"/>
          <w:szCs w:val="24"/>
          <w:lang w:val="en-US"/>
        </w:rPr>
        <w:t xml:space="preserve"> </w:t>
      </w:r>
      <w:r w:rsidR="00CD0E3F" w:rsidRPr="00D53175">
        <w:rPr>
          <w:rFonts w:ascii="Arial" w:hAnsi="Arial" w:cs="Arial"/>
          <w:color w:val="000000"/>
          <w:szCs w:val="24"/>
          <w:lang w:val="en-US"/>
        </w:rPr>
        <w:t>is forcing</w:t>
      </w:r>
      <w:r w:rsidR="00EC2F41" w:rsidRPr="00D53175">
        <w:rPr>
          <w:rFonts w:ascii="Arial" w:hAnsi="Arial" w:cs="Arial"/>
          <w:color w:val="000000"/>
          <w:szCs w:val="24"/>
          <w:lang w:val="en-US"/>
        </w:rPr>
        <w:t xml:space="preserve"> industry to find methods to</w:t>
      </w:r>
      <w:r w:rsidR="00BB730C" w:rsidRPr="00D53175">
        <w:rPr>
          <w:rFonts w:ascii="Arial" w:hAnsi="Arial" w:cs="Arial"/>
          <w:color w:val="000000"/>
          <w:szCs w:val="24"/>
          <w:lang w:val="en-US"/>
        </w:rPr>
        <w:t xml:space="preserve"> lower the </w:t>
      </w:r>
      <w:r w:rsidR="00AE5231" w:rsidRPr="00D53175">
        <w:rPr>
          <w:rFonts w:ascii="Arial" w:hAnsi="Arial" w:cs="Arial"/>
          <w:color w:val="000000"/>
          <w:szCs w:val="24"/>
          <w:lang w:val="en-US"/>
        </w:rPr>
        <w:lastRenderedPageBreak/>
        <w:t>color</w:t>
      </w:r>
      <w:r w:rsidR="00BB730C" w:rsidRPr="00D53175">
        <w:rPr>
          <w:rFonts w:ascii="Arial" w:hAnsi="Arial" w:cs="Arial"/>
          <w:color w:val="000000"/>
          <w:szCs w:val="24"/>
          <w:lang w:val="en-US"/>
        </w:rPr>
        <w:t xml:space="preserve"> content in their wastewater</w:t>
      </w:r>
      <w:r w:rsidR="00CD0E3F" w:rsidRPr="00D53175">
        <w:rPr>
          <w:rFonts w:ascii="Arial" w:hAnsi="Arial" w:cs="Arial"/>
          <w:color w:val="000000"/>
          <w:szCs w:val="24"/>
          <w:lang w:val="en-US"/>
        </w:rPr>
        <w:t xml:space="preserve"> effluents</w:t>
      </w:r>
      <w:r w:rsidR="00BB730C" w:rsidRPr="00D53175">
        <w:rPr>
          <w:rFonts w:ascii="Arial" w:hAnsi="Arial" w:cs="Arial"/>
          <w:color w:val="000000"/>
          <w:szCs w:val="24"/>
          <w:lang w:val="en-US"/>
        </w:rPr>
        <w:t xml:space="preserve"> before</w:t>
      </w:r>
      <w:r w:rsidR="002D51A5" w:rsidRPr="00D53175">
        <w:rPr>
          <w:rFonts w:ascii="Arial" w:hAnsi="Arial" w:cs="Arial"/>
          <w:color w:val="000000"/>
          <w:szCs w:val="24"/>
          <w:lang w:val="en-US"/>
        </w:rPr>
        <w:t xml:space="preserve"> their final</w:t>
      </w:r>
      <w:r w:rsidR="00BB730C" w:rsidRPr="00D53175">
        <w:rPr>
          <w:rFonts w:ascii="Arial" w:hAnsi="Arial" w:cs="Arial"/>
          <w:color w:val="000000"/>
          <w:szCs w:val="24"/>
          <w:lang w:val="en-US"/>
        </w:rPr>
        <w:t xml:space="preserve"> discharge into surface water</w:t>
      </w:r>
      <w:r w:rsidR="00BC1000" w:rsidRPr="00D53175">
        <w:rPr>
          <w:rFonts w:ascii="Arial" w:hAnsi="Arial" w:cs="Arial"/>
          <w:color w:val="000000"/>
          <w:szCs w:val="24"/>
          <w:lang w:val="en-US"/>
        </w:rPr>
        <w:t>s</w:t>
      </w:r>
      <w:r w:rsidR="00E97B52" w:rsidRPr="00D53175">
        <w:rPr>
          <w:rFonts w:ascii="Arial" w:hAnsi="Arial" w:cs="Arial"/>
          <w:color w:val="000000"/>
          <w:szCs w:val="24"/>
          <w:lang w:val="en-US"/>
        </w:rPr>
        <w:t xml:space="preserve"> </w:t>
      </w:r>
      <w:r w:rsidR="00153F84" w:rsidRPr="00D53175">
        <w:rPr>
          <w:rFonts w:ascii="Arial" w:hAnsi="Arial" w:cs="Arial"/>
          <w:color w:val="000000"/>
          <w:szCs w:val="24"/>
          <w:lang w:val="en-US"/>
        </w:rPr>
        <w:fldChar w:fldCharType="begin" w:fldLock="1"/>
      </w:r>
      <w:r w:rsidR="001A1617" w:rsidRPr="00D53175">
        <w:rPr>
          <w:rFonts w:ascii="Arial" w:hAnsi="Arial" w:cs="Arial"/>
          <w:color w:val="000000"/>
          <w:szCs w:val="24"/>
          <w:lang w:val="en-US"/>
        </w:rPr>
        <w:instrText>ADDIN CSL_CITATION {"citationItems":[{"id":"ITEM-1","itemData":{"DOI":"10.1016/j.yrtph.2017.06.012","ISSN":"10960295","abstract":"Azo dyes represent the by far most important class of textile dyes. Their biotransformation by various skin bacteria may release aromatic amines (AAs) which might be dermally absorbed to a major extent. Certain AAs are well known to have genotoxic and/or carcinogenic properties. Correspondingly, azo dyes releasing one of the 22 known carcinogenic AAs are banned from clothing textiles in the European Union. In the present study, we investigated the mutagenicity of 397 non-regulated AAs potentially released from the 470 known textile azo dyes. We identified 36 mutagenic AAs via publicly available databases. After predicting their mutagenicity potential using the method by Bentzien, we accordingly allocated them into different priority groups. Ames tests on 18 AAs of high priority showed that 4 substances (22%) (CASRN 84-67-3, 615-47-4, 3282-99-3, 15791-87-4) are mutagenic in the strain TA98 and/or TA100 with and/or without rat S9 mix. Overall, combining the information from the Ames tests and the publicly available data, we identified 40 mutagenic AAs being potential cleavage products of approximately 180 different parent azo dyes comprising 38% of the azo dyes in our database. The outcome of this study indicates that mutagenic AAs in textile azo dyes are of much higher concern than previously expected, which entails implications on the product design and possibly on the regulation of azo dyes in the future.","author":[{"dropping-particle":"","family":"Brüschweiler","given":"Beat J.","non-dropping-particle":"","parse-names":false,"suffix":""},{"dropping-particle":"","family":"Merlot","given":"Cédric","non-dropping-particle":"","parse-names":false,"suffix":""}],"container-title":"Regulatory Toxicology and Pharmacology","id":"ITEM-1","issued":{"date-parts":[["2017"]]},"note":"5z","page":"214-226","title":"Azo dyes in clothing textiles can be cleaved into a series of mutagenic aromatic amines which are not regulated yet","type":"article-journal","volume":"88"},"uris":["http://www.mendeley.com/documents/?uuid=deaea45e-d705-4d40-a158-1dedd14527ef"]}],"mendeley":{"formattedCitation":"[16]","plainTextFormattedCitation":"[16]","previouslyFormattedCitation":"[16]"},"properties":{"noteIndex":0},"schema":"https://github.com/citation-style-language/schema/raw/master/csl-citation.json"}</w:instrText>
      </w:r>
      <w:r w:rsidR="00153F84" w:rsidRPr="00D53175">
        <w:rPr>
          <w:rFonts w:ascii="Arial" w:hAnsi="Arial" w:cs="Arial"/>
          <w:color w:val="000000"/>
          <w:szCs w:val="24"/>
          <w:lang w:val="en-US"/>
        </w:rPr>
        <w:fldChar w:fldCharType="separate"/>
      </w:r>
      <w:r w:rsidR="00A00AC6" w:rsidRPr="00D53175">
        <w:rPr>
          <w:rFonts w:ascii="Arial" w:hAnsi="Arial" w:cs="Arial"/>
          <w:noProof/>
          <w:color w:val="000000"/>
          <w:szCs w:val="24"/>
          <w:lang w:val="en-US"/>
        </w:rPr>
        <w:t>[16]</w:t>
      </w:r>
      <w:r w:rsidR="00153F84" w:rsidRPr="00D53175">
        <w:rPr>
          <w:rFonts w:ascii="Arial" w:hAnsi="Arial" w:cs="Arial"/>
          <w:color w:val="000000"/>
          <w:szCs w:val="24"/>
          <w:lang w:val="en-US"/>
        </w:rPr>
        <w:fldChar w:fldCharType="end"/>
      </w:r>
      <w:r w:rsidR="00BD3D69"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{"citationItems":[{"id":"ITEM-1","itemData":{"DOI":"10.3390/molecules171214260","ISSN":"14203049","PMID":"23201644","abstract":"Bioflocculant-producing bacteria were isolated from activated sludge of a wastewater treatment plant located in Durban, South Africa, and identified using standard biochemical tests as well as the analysis of their 16S rRNA gene sequences. The bioflocculants produced by these organisms were ethanol precipitated, purified using 2% (w/v) cetylpyridinium chloride solution and evaluated for removal of wastewater dyes under different pH, temperature and nutritional conditions. Bioflocculants from these indigenous bacteria were very effective for decolourizing the different dyes tested in this study, with a removal rate of up to 97.04%. The decolourization efficiency was largely influenced by the type of dye, pH, temperature, and flocculant concentration. A pH of 7 was found to be optimum for the removal of both whale and mediblue dyes, while the optimum pH for fawn and mixed dye removal was found to be between 9 and 10. Optimum temperature for whale and mediblue dye removal was 35 °C, and that for fawn and mixed dye varied between 40-45 °C and 35-40 °C, respectively. These bacterial bioflocculants may provide an economical and cleaner alternative to replace or supplement present treatment processes for the removal of dyes from wastewater effluents, since they are biodegradable and easily sustainable. © 2012 by the authors.","author":[{"dropping-particle":"","family":"Buthelezi","given":"Simphiwe P.","non-dropping-particle":"","parse-names":false,"suffix":""},{"dropping-particle":"","family":"Olaniran","given":"Ademola O.","non-dropping-particle":"","parse-names":false,"suffix":""},{"dropping-particle":"","family":"Pillay","given":"Balakrishna","non-dropping-particle":"","parse-names":false,"suffix":""}],"container-title":"Molecules","id":"ITEM-1","issue":"12","issued":{"date-parts":[["2012"]]},"note":"3z","page":"14260-14274","title":"Textile dye removal from wastewater effluents using bioflocculants produced by indigenous bacterial isolates","type":"article-journal","volume":"17"},"uris":["http://www.mendeley.com/documents/?uuid=4714f0d0-9aaa-45ed-8588-ced856ebb077"]}],"mendeley":{"formattedCitation":"[18]","plainTextFormattedCitation":"[18]","previouslyFormattedCitation":"[18]"},"properties":{"noteIndex":0},"schema":"https://github.com/citation-style-language/schema/raw/master/csl-citation.json"}</w:instrText>
      </w:r>
      <w:r w:rsidR="00BD3D69" w:rsidRPr="00D53175">
        <w:rPr>
          <w:rFonts w:ascii="Arial" w:hAnsi="Arial" w:cs="Arial"/>
          <w:szCs w:val="24"/>
          <w:lang w:val="en-US"/>
        </w:rPr>
        <w:fldChar w:fldCharType="separate"/>
      </w:r>
      <w:r w:rsidR="00A00AC6" w:rsidRPr="00D53175">
        <w:rPr>
          <w:rFonts w:ascii="Arial" w:hAnsi="Arial" w:cs="Arial"/>
          <w:noProof/>
          <w:szCs w:val="24"/>
          <w:lang w:val="en-US"/>
        </w:rPr>
        <w:t>[18]</w:t>
      </w:r>
      <w:r w:rsidR="00BD3D69" w:rsidRPr="00D53175">
        <w:rPr>
          <w:rFonts w:ascii="Arial" w:hAnsi="Arial" w:cs="Arial"/>
          <w:szCs w:val="24"/>
          <w:lang w:val="en-US"/>
        </w:rPr>
        <w:fldChar w:fldCharType="end"/>
      </w:r>
      <w:r w:rsidR="00D54589" w:rsidRPr="00D53175">
        <w:rPr>
          <w:rFonts w:ascii="Arial" w:hAnsi="Arial" w:cs="Arial"/>
          <w:color w:val="000000"/>
          <w:szCs w:val="24"/>
          <w:lang w:val="en-US"/>
        </w:rPr>
        <w:t>.</w:t>
      </w:r>
    </w:p>
    <w:p w14:paraId="08EF1AD9" w14:textId="2326A301" w:rsidR="009F5F36" w:rsidRPr="00D53175" w:rsidRDefault="00356D3B" w:rsidP="005223C2">
      <w:pPr>
        <w:jc w:val="both"/>
        <w:rPr>
          <w:rFonts w:ascii="Arial" w:hAnsi="Arial" w:cs="Arial"/>
          <w:szCs w:val="24"/>
          <w:lang w:val="en-US"/>
        </w:rPr>
      </w:pPr>
      <w:r w:rsidRPr="00D53175">
        <w:rPr>
          <w:rFonts w:ascii="Arial" w:hAnsi="Arial" w:cs="Arial"/>
          <w:szCs w:val="24"/>
          <w:lang w:val="en-US"/>
        </w:rPr>
        <w:t xml:space="preserve">The primary methods to </w:t>
      </w:r>
      <w:r w:rsidR="00880EF6" w:rsidRPr="00D53175">
        <w:rPr>
          <w:rFonts w:ascii="Arial" w:hAnsi="Arial" w:cs="Arial"/>
          <w:szCs w:val="24"/>
          <w:lang w:val="en-US"/>
        </w:rPr>
        <w:t xml:space="preserve">remediate </w:t>
      </w:r>
      <w:r w:rsidRPr="00D53175">
        <w:rPr>
          <w:rFonts w:ascii="Arial" w:hAnsi="Arial" w:cs="Arial"/>
          <w:szCs w:val="24"/>
          <w:lang w:val="en-US"/>
        </w:rPr>
        <w:t xml:space="preserve">azo compounds are coagulation/flocculation, adsorption, precipitation, flotation, membrane filtration, </w:t>
      </w:r>
      <w:r w:rsidR="00E141BE" w:rsidRPr="00D53175">
        <w:rPr>
          <w:rFonts w:ascii="Arial" w:hAnsi="Arial" w:cs="Arial"/>
          <w:szCs w:val="24"/>
          <w:lang w:val="en-US"/>
        </w:rPr>
        <w:t xml:space="preserve">chlorine disinfection </w:t>
      </w:r>
      <w:proofErr w:type="spellStart"/>
      <w:r w:rsidRPr="00D53175">
        <w:rPr>
          <w:rFonts w:ascii="Arial" w:hAnsi="Arial" w:cs="Arial"/>
          <w:szCs w:val="24"/>
          <w:lang w:val="en-US"/>
        </w:rPr>
        <w:t>bioflocculants</w:t>
      </w:r>
      <w:proofErr w:type="spellEnd"/>
      <w:r w:rsidR="00E141BE" w:rsidRPr="00D53175">
        <w:rPr>
          <w:rFonts w:ascii="Arial" w:hAnsi="Arial" w:cs="Arial"/>
          <w:szCs w:val="24"/>
          <w:lang w:val="en-US"/>
        </w:rPr>
        <w:t>,</w:t>
      </w:r>
      <w:r w:rsidRPr="00D53175">
        <w:rPr>
          <w:rFonts w:ascii="Arial" w:hAnsi="Arial" w:cs="Arial"/>
          <w:szCs w:val="24"/>
          <w:lang w:val="en-US"/>
        </w:rPr>
        <w:t xml:space="preserve"> ion pair extraction, ultrasonic mineralization, electrolysis, ion exchange, advanced oxidation processes, sonication, photocatalysis, and ozonation </w:t>
      </w:r>
      <w:r w:rsidR="005850D9" w:rsidRPr="00D53175">
        <w:rPr>
          <w:rFonts w:ascii="Arial" w:hAnsi="Arial" w:cs="Arial"/>
          <w:szCs w:val="24"/>
          <w:lang w:val="en-US"/>
        </w:rPr>
        <w:fldChar w:fldCharType="begin" w:fldLock="1"/>
      </w:r>
      <w:r w:rsidR="005850D9" w:rsidRPr="00D53175">
        <w:rPr>
          <w:rFonts w:ascii="Arial" w:hAnsi="Arial" w:cs="Arial"/>
          <w:szCs w:val="24"/>
          <w:lang w:val="en-US"/>
        </w:rPr>
        <w:instrText>ADDIN CSL_CITATION {"citationItems":[{"id":"ITEM-1","itemData":{"DOI":"10.1016/j.apcbee.2014.10.031","ISBN":"2212-6708","ISSN":"22126708","abstract":"Toxic organic substances are considered among the pollutants that have direct effect on humans and animals. Industrial wastewaters containing dissolved phenol can contaminate groundwater resources and thus lead to a serious groundwater pollution problem. In the present research, the adsorption technique for the efficient removal of phenol pollutants at trace level in water was employed. Four type of micro and nanocarbon materials including carbon nanotubes (CNTs) and carbon nanofibers (CNFs) as nano carbon adsorbents, activated carbon (AC) and industrial carbon fly ash (CFA) as micro carbon adsorbents were used to remove phenol from water. Characterization of these adsorbents was performed by Field Emission Scanning Electron Microscopy (FE-SEM), Transmission Electron Microscopy(TEM), Thermogravimetric Analysis (TGA), BET specific surface area while the concentration of phenol in water before and after treatment was analyzed using UV-Spectroscopy. The pH (3-9) of the solution, was varied in order to determine their effect on the removal of phenol from water and hence on the adsorption rate.","author":[{"dropping-particle":"","family":"Atieh","given":"Muataz Ali","non-dropping-particle":"","parse-names":false,"suffix":""}],"container-title":"APCBEE Procedia","id":"ITEM-1","issued":{"date-parts":[["2014"]]},"note":"[Ref.1]","page":"136-141","title":"Removal of Phenol from Water Different Types of Carbon – A Comparative Analysis","type":"article-journal","volume":"10"},"uris":["http://www.mendeley.com/documents/?uuid=f4a29475-f961-40dc-abcd-02170801eaa1"]}],"mendeley":{"formattedCitation":"[3]","plainTextFormattedCitation":"[3]","previouslyFormattedCitation":"[3]"},"properties":{"noteIndex":0},"schema":"https://github.com/citation-style-language/schema/raw/master/csl-citation.json"}</w:instrText>
      </w:r>
      <w:r w:rsidR="005850D9" w:rsidRPr="00D53175">
        <w:rPr>
          <w:rFonts w:ascii="Arial" w:hAnsi="Arial" w:cs="Arial"/>
          <w:szCs w:val="24"/>
          <w:lang w:val="en-US"/>
        </w:rPr>
        <w:fldChar w:fldCharType="separate"/>
      </w:r>
      <w:r w:rsidR="005850D9" w:rsidRPr="00D53175">
        <w:rPr>
          <w:rFonts w:ascii="Arial" w:hAnsi="Arial" w:cs="Arial"/>
          <w:noProof/>
          <w:szCs w:val="24"/>
          <w:lang w:val="en-US"/>
        </w:rPr>
        <w:t>[3]</w:t>
      </w:r>
      <w:r w:rsidR="005850D9" w:rsidRPr="00D53175">
        <w:rPr>
          <w:rFonts w:ascii="Arial" w:hAnsi="Arial" w:cs="Arial"/>
          <w:szCs w:val="24"/>
          <w:lang w:val="en-US"/>
        </w:rPr>
        <w:fldChar w:fldCharType="end"/>
      </w:r>
      <w:r w:rsidR="003C0A2B"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{"citationItems":[{"id":"ITEM-1","itemData":{"DOI":"10.1016/j.biortech.2017.03.093","ISBN":"0960-8524","ISSN":"18732976","abstract":"A new process of electrolysis cell (EC) coupled with microbial fuel cell (MFC) was developed here and its feasibility in methyl red (MR) wastewater treatment and simultaneous electricity generation was assessed. Results indicate that an excellent MR removal and electricity production performance was achieved, where the decolorization and COD removal efficiencies were 100% and 89.3%, respectively and a 0.56 V of cell voltage output was generated. Electrolysis voltage showed a positive influence on decolorization rate (DR) but also cause a rapid decrease in current efficiency (CE). Although a low COD removal rate of 38.5% was found in EC system, biodegradability of MR solution was significantly enhanced, where the averaged DR was 85.6%. Importantly, COD removal rate in EC-MFC integrated process had a 50.8% improvement compared with the single EC system. The results obtained here would be beneficial to provide a prospective alternative for azo dyes wastewater treatment and power production.","author":[{"dropping-particle":"","family":"Zou","given":"Haiming","non-dropping-particle":"","parse-names":false,"suffix":""},{"dropping-particle":"","family":"Wang","given":"Yan","non-dropping-particle":"","parse-names":false,"suffix":""}],"container-title":"Bioresource Technology","id":"ITEM-1","issued":{"date-parts":[["2017"]]},"note":"4Z","page":"167-175","publisher":"Elsevier Ltd","title":"Azo dyes wastewater treatment and simultaneous electricity generation in a novel process of electrolysis cell combined with microbial fuel cell","type":"article-journal","volume":"235"},"uris":["http://www.mendeley.com/documents/?uuid=71e43211-d369-4936-8998-882131f7cb69"]}],"mendeley":{"formattedCitation":"[11]","plainTextFormattedCitation":"[11]","previouslyFormattedCitation":"[11]"},"properties":{"noteIndex":0},"schema":"https://github.com/citation-style-language/schema/raw/master/csl-citation.json"}</w:instrText>
      </w:r>
      <w:r w:rsidR="003C0A2B" w:rsidRPr="00D53175">
        <w:rPr>
          <w:rFonts w:ascii="Arial" w:hAnsi="Arial" w:cs="Arial"/>
          <w:szCs w:val="24"/>
          <w:lang w:val="en-US"/>
        </w:rPr>
        <w:fldChar w:fldCharType="separate"/>
      </w:r>
      <w:r w:rsidR="00A00AC6" w:rsidRPr="00D53175">
        <w:rPr>
          <w:rFonts w:ascii="Arial" w:hAnsi="Arial" w:cs="Arial"/>
          <w:noProof/>
          <w:szCs w:val="24"/>
          <w:lang w:val="en-US"/>
        </w:rPr>
        <w:t>[11]</w:t>
      </w:r>
      <w:r w:rsidR="003C0A2B" w:rsidRPr="00D53175">
        <w:rPr>
          <w:rFonts w:ascii="Arial" w:hAnsi="Arial" w:cs="Arial"/>
          <w:szCs w:val="24"/>
          <w:lang w:val="en-US"/>
        </w:rPr>
        <w:fldChar w:fldCharType="end"/>
      </w:r>
      <w:r w:rsidR="00EF09D9"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{"citationItems":[{"id":"ITEM-1","itemData":{"DOI":"10.1007/s10098-014-0869-6","ISSN":"16189558","abstract":"Laccases are the oldest with low substrate specificity enzymes used for degradation of various com-pounds, especially, dyes. In the present investigation, the cell-free extract of laccase enzyme is applied to degrade azo dyes used in leather processing. The enzyme degrades the azo dyes rapidly at optimum growth conditions of pH 7.0, temperature 37 °C and incubation duration of 72 h. Better production of the enzyme was achieved with dex-trose, yeast extract, acetone, copper sulphate and orange peel. The molecular weight of laccase was found to be 63 kDa. The percentage of degradation is found to be 96.4 % for CI Acid black 210 and 92.2 % for the CI Acid black 234. Ultraviolet–visible spectral analysis indicates the presence of peaks in the visible region confirming the complete degradation of the dye sample. Fourier transform-infrared spectroscopy analysis shows the transformation of N=N into either N 2 or NH 3 and then into biomass. The mass spectra analysis shows conversion of azo dye to final product through various intermediates with their respective molecular weights. Chemical oxygen demand (COD) and biochemical oxygen demand (BOD) analysis reveal the reduction of pollution load more than 92 % in the experi-mental process while maintaining BOD/COD ratio to about 30 %.","author":[{"dropping-particle":"","family":"Kanagaraj","given":"J.","non-dropping-particle":"","parse-names":false,"suffix":""},{"dropping-particle":"","family":"Senthilvelan","given":"T.","non-dropping-particle":"","parse-names":false,"suffix":""},{"dropping-particle":"","family":"Panda","given":"R. C.","non-dropping-particle":"","parse-names":false,"suffix":""}],"container-title":"Clean Technologies and Environmental Policy","id":"ITEM-1","issue":"6","issued":{"date-parts":[["2015"]]},"note":"10Z","page":"1443-1456","publisher":"Springer Berlin Heidelberg","title":"Degradation of azo dyes by laccase: Biological method to reduce pollution load in dye wastewater","type":"article-journal","volume":"17"},"uris":["http://www.mendeley.com/documents/?uuid=8fd96f2d-525b-46d5-8163-27f20990f9c1"]}],"mendeley":{"formattedCitation":"[12]","plainTextFormattedCitation":"[12]","previouslyFormattedCitation":"[12]"},"properties":{"noteIndex":0},"schema":"https://github.com/citation-style-language/schema/raw/master/csl-citation.json"}</w:instrText>
      </w:r>
      <w:r w:rsidR="00EF09D9" w:rsidRPr="00D53175">
        <w:rPr>
          <w:rFonts w:ascii="Arial" w:hAnsi="Arial" w:cs="Arial"/>
          <w:szCs w:val="24"/>
          <w:lang w:val="en-US"/>
        </w:rPr>
        <w:fldChar w:fldCharType="separate"/>
      </w:r>
      <w:r w:rsidR="00A00AC6" w:rsidRPr="00D53175">
        <w:rPr>
          <w:rFonts w:ascii="Arial" w:hAnsi="Arial" w:cs="Arial"/>
          <w:noProof/>
          <w:szCs w:val="24"/>
          <w:lang w:val="en-US"/>
        </w:rPr>
        <w:t>[12]</w:t>
      </w:r>
      <w:r w:rsidR="00EF09D9" w:rsidRPr="00D53175">
        <w:rPr>
          <w:rFonts w:ascii="Arial" w:hAnsi="Arial" w:cs="Arial"/>
          <w:szCs w:val="24"/>
          <w:lang w:val="en-US"/>
        </w:rPr>
        <w:fldChar w:fldCharType="end"/>
      </w:r>
      <w:r w:rsidR="00E141BE" w:rsidRPr="00D53175">
        <w:rPr>
          <w:rFonts w:ascii="Arial" w:hAnsi="Arial" w:cs="Arial"/>
          <w:szCs w:val="24"/>
          <w:lang w:val="en-US"/>
        </w:rPr>
        <w:fldChar w:fldCharType="begin" w:fldLock="1"/>
      </w:r>
      <w:r w:rsidR="005850D9" w:rsidRPr="00D53175">
        <w:rPr>
          <w:rFonts w:ascii="Arial" w:hAnsi="Arial" w:cs="Arial"/>
          <w:szCs w:val="24"/>
          <w:lang w:val="en-US"/>
        </w:rPr>
        <w:instrText>ADDIN CSL_CITATION {"citationItems":[{"id":"ITEM-1","itemData":{"DOI":"10.1016/j.scitotenv.2012.10.019","ISBN":"1879-1026 (Electronic)\\r0048-9697 (Linking)","ISSN":"00489697","PMID":"23178834","abstract":"Azo dyes, the most widely used family of synthetic dyes, are often employed as colorants in areas such as textiles, plastics, foods/drugs/cosmetics, and electronics. Following their use in industrial applications, azo dyes have been found in effluents and various receiving waters. Chemical treatment of effluents containing azo dyes includes disinfection using chlorine, which can generate compounds of varying eco/genotoxicity. Among the widely known commercial azo dyes for synthetic fibers is C.I. Disperse Red 1. While this dye is known to exist as a complex mixture, reports of eco/genotoxicity involve the purified form. Bearing in mind the potential for adverse synergistic effects arising from exposures to chemical mixtures, the aim of the present study was to characterize the components of commercial Disperse Red 1 and its chlorine-mediated decoloration products and to evaluate their ecotoxicity and mutagenicity. In conducting the present study, Disperse Red 1 was treated with chlorine gas, and the solution obtained was analyzed with the aid of LC-ESI-MS/MS to identify the components present, and then evaluated for ecotoxicity and mutagenicity, using Daphnia similis and Salmonella/microsome assays, respectively. The results of this study indicated that chlorination of Disperse Red 1 produced four chlorinated aromatic compounds as the main products and that the degradation products were more ecotoxic than the parent dye. These results suggest that a disinfection process using chlorine should be avoided for effluents containing hydrophobic azo dyes such commercial Disperse Red 1. © 2012 Elsevier B.V..","author":[{"dropping-particle":"","family":"Vacchi","given":"Francine Inforçato","non-dropping-particle":"","parse-names":false,"suffix":""},{"dropping-particle":"","family":"Albuquerque","given":"Anjaina Fernandes","non-dropping-particle":"","parse-names":false,"suffix":""},{"dropping-particle":"","family":"Vendemiatti","given":"Josiane Aparecida","non-dropping-particle":"","parse-names":false,"suffix":""},{"dropping-particle":"","family":"Morales","given":"Daniel Alexandre","non-dropping-particle":"","parse-names":false,"suffix":""},{"dropping-particle":"","family":"Ormond","given":"Alexandra B.","non-dropping-particle":"","parse-names":false,"suffix":""},{"dropping-particle":"","family":"Freeman","given":"Harold S.","non-dropping-particle":"","parse-names":false,"suffix":""},{"dropping-particle":"","family":"Zocolo","given":"Guilherme Julião","non-dropping-particle":"","parse-names":false,"suffix":""},{"dropping-particle":"","family":"Zanoni","given":"Maria Valnice Boldrin","non-dropping-particle":"","parse-names":false,"suffix":""},{"dropping-particle":"","family":"Umbuzeiro","given":"Gisela","non-dropping-particle":"","parse-names":false,"suffix":""}],"container-title":"Science of the Total Environment","id":"ITEM-1","issued":{"date-parts":[["2013"]]},"note":"7z","page":"302-309","publisher":"Elsevier B.V.","title":"Chlorine disinfection of dye wastewater: Implications for a commercial azo dye mixture","type":"article-journal","volume":"442"},"uris":["http://www.mendeley.com/documents/?uuid=182f6993-4362-4098-aed8-20816038527d"]}],"mendeley":{"formattedCitation":"[15]","plainTextFormattedCitation":"[15]","previouslyFormattedCitation":"[15]"},"properties":{"noteIndex":0},"schema":"https://github.com/citation-style-language/schema/raw/master/csl-citation.json"}</w:instrText>
      </w:r>
      <w:r w:rsidR="00E141BE" w:rsidRPr="00D53175">
        <w:rPr>
          <w:rFonts w:ascii="Arial" w:hAnsi="Arial" w:cs="Arial"/>
          <w:szCs w:val="24"/>
          <w:lang w:val="en-US"/>
        </w:rPr>
        <w:fldChar w:fldCharType="separate"/>
      </w:r>
      <w:r w:rsidR="00E141BE" w:rsidRPr="00D53175">
        <w:rPr>
          <w:rFonts w:ascii="Arial" w:hAnsi="Arial" w:cs="Arial"/>
          <w:noProof/>
          <w:szCs w:val="24"/>
          <w:lang w:val="en-US"/>
        </w:rPr>
        <w:t>[15]</w:t>
      </w:r>
      <w:r w:rsidR="00E141BE" w:rsidRPr="00D53175">
        <w:rPr>
          <w:rFonts w:ascii="Arial" w:hAnsi="Arial" w:cs="Arial"/>
          <w:szCs w:val="24"/>
          <w:lang w:val="en-US"/>
        </w:rPr>
        <w:fldChar w:fldCharType="end"/>
      </w:r>
      <w:r w:rsidR="00BD3D69"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{"citationItems":[{"id":"ITEM-1","itemData":{"DOI":"10.3390/molecules171214260","ISSN":"14203049","PMID":"23201644","abstract":"Bioflocculant-producing bacteria were isolated from activated sludge of a wastewater treatment plant located in Durban, South Africa, and identified using standard biochemical tests as well as the analysis of their 16S rRNA gene sequences. The bioflocculants produced by these organisms were ethanol precipitated, purified using 2% (w/v) cetylpyridinium chloride solution and evaluated for removal of wastewater dyes under different pH, temperature and nutritional conditions. Bioflocculants from these indigenous bacteria were very effective for decolourizing the different dyes tested in this study, with a removal rate of up to 97.04%. The decolourization efficiency was largely influenced by the type of dye, pH, temperature, and flocculant concentration. A pH of 7 was found to be optimum for the removal of both whale and mediblue dyes, while the optimum pH for fawn and mixed dye removal was found to be between 9 and 10. Optimum temperature for whale and mediblue dye removal was 35 °C, and that for fawn and mixed dye varied between 40-45 °C and 35-40 °C, respectively. These bacterial bioflocculants may provide an economical and cleaner alternative to replace or supplement present treatment processes for the removal of dyes from wastewater effluents, since they are biodegradable and easily sustainable. © 2012 by the authors.","author":[{"dropping-particle":"","family":"Buthelezi","given":"Simphiwe P.","non-dropping-particle":"","parse-names":false,"suffix":""},{"dropping-particle":"","family":"Olaniran","given":"Ademola O.","non-dropping-particle":"","parse-names":false,"suffix":""},{"dropping-particle":"","family":"Pillay","given":"Balakrishna","non-dropping-particle":"","parse-names":false,"suffix":""}],"container-title":"Molecules","id":"ITEM-1","issue":"12","issued":{"date-parts":[["2012"]]},"note":"3z","page":"14260-14274","title":"Textile dye removal from wastewater effluents using bioflocculants produced by indigenous bacterial isolates","type":"article-journal","volume":"17"},"uris":["http://www.mendeley.com/documents/?uuid=4714f0d0-9aaa-45ed-8588-ced856ebb077"]}],"mendeley":{"formattedCitation":"[18]","plainTextFormattedCitation":"[18]","previouslyFormattedCitation":"[18]"},"properties":{"noteIndex":0},"schema":"https://github.com/citation-style-language/schema/raw/master/csl-citation.json"}</w:instrText>
      </w:r>
      <w:r w:rsidR="00BD3D69" w:rsidRPr="00D53175">
        <w:rPr>
          <w:rFonts w:ascii="Arial" w:hAnsi="Arial" w:cs="Arial"/>
          <w:szCs w:val="24"/>
          <w:lang w:val="en-US"/>
        </w:rPr>
        <w:fldChar w:fldCharType="separate"/>
      </w:r>
      <w:r w:rsidR="00A00AC6" w:rsidRPr="00D53175">
        <w:rPr>
          <w:rFonts w:ascii="Arial" w:hAnsi="Arial" w:cs="Arial"/>
          <w:noProof/>
          <w:szCs w:val="24"/>
          <w:lang w:val="en-US"/>
        </w:rPr>
        <w:t>[18]</w:t>
      </w:r>
      <w:r w:rsidR="00BD3D69" w:rsidRPr="00D53175">
        <w:rPr>
          <w:rFonts w:ascii="Arial" w:hAnsi="Arial" w:cs="Arial"/>
          <w:szCs w:val="24"/>
          <w:lang w:val="en-US"/>
        </w:rPr>
        <w:fldChar w:fldCharType="end"/>
      </w:r>
      <w:r w:rsidRPr="00D53175">
        <w:rPr>
          <w:rFonts w:ascii="Arial" w:hAnsi="Arial" w:cs="Arial"/>
          <w:szCs w:val="24"/>
          <w:lang w:val="en-US"/>
        </w:rPr>
        <w:t xml:space="preserve">. </w:t>
      </w:r>
      <w:r w:rsidR="00880EF6" w:rsidRPr="00D53175">
        <w:rPr>
          <w:rFonts w:ascii="Arial" w:hAnsi="Arial" w:cs="Arial"/>
          <w:szCs w:val="24"/>
          <w:lang w:val="en-US"/>
        </w:rPr>
        <w:t>S</w:t>
      </w:r>
      <w:r w:rsidRPr="00D53175">
        <w:rPr>
          <w:rFonts w:ascii="Arial" w:hAnsi="Arial" w:cs="Arial"/>
          <w:szCs w:val="24"/>
          <w:lang w:val="en-US"/>
        </w:rPr>
        <w:t xml:space="preserve">ome of </w:t>
      </w:r>
      <w:r w:rsidR="00684033" w:rsidRPr="00D53175">
        <w:rPr>
          <w:rFonts w:ascii="Arial" w:hAnsi="Arial" w:cs="Arial"/>
          <w:szCs w:val="24"/>
          <w:lang w:val="en-US"/>
        </w:rPr>
        <w:t>these</w:t>
      </w:r>
      <w:r w:rsidRPr="00D53175">
        <w:rPr>
          <w:rFonts w:ascii="Arial" w:hAnsi="Arial" w:cs="Arial"/>
          <w:szCs w:val="24"/>
          <w:lang w:val="en-US"/>
        </w:rPr>
        <w:t xml:space="preserve"> </w:t>
      </w:r>
      <w:r w:rsidR="00880EF6" w:rsidRPr="00D53175">
        <w:rPr>
          <w:rFonts w:ascii="Arial" w:hAnsi="Arial" w:cs="Arial"/>
          <w:szCs w:val="24"/>
          <w:lang w:val="en-US"/>
        </w:rPr>
        <w:t>processes</w:t>
      </w:r>
      <w:r w:rsidR="00727FFC" w:rsidRPr="00D53175">
        <w:rPr>
          <w:rFonts w:ascii="Arial" w:hAnsi="Arial" w:cs="Arial"/>
          <w:szCs w:val="24"/>
          <w:lang w:val="en-US"/>
        </w:rPr>
        <w:t xml:space="preserve">; </w:t>
      </w:r>
      <w:r w:rsidR="00880EF6" w:rsidRPr="00D53175">
        <w:rPr>
          <w:rFonts w:ascii="Arial" w:hAnsi="Arial" w:cs="Arial"/>
          <w:szCs w:val="24"/>
          <w:lang w:val="en-US"/>
        </w:rPr>
        <w:t>however,</w:t>
      </w:r>
      <w:r w:rsidRPr="00D53175">
        <w:rPr>
          <w:rFonts w:ascii="Arial" w:hAnsi="Arial" w:cs="Arial"/>
          <w:szCs w:val="24"/>
          <w:lang w:val="en-US"/>
        </w:rPr>
        <w:t xml:space="preserve"> </w:t>
      </w:r>
      <w:r w:rsidR="00727FFC" w:rsidRPr="00D53175">
        <w:rPr>
          <w:rFonts w:ascii="Arial" w:hAnsi="Arial" w:cs="Arial"/>
          <w:szCs w:val="24"/>
          <w:lang w:val="en-US"/>
        </w:rPr>
        <w:t>are</w:t>
      </w:r>
      <w:r w:rsidRPr="00D53175">
        <w:rPr>
          <w:rFonts w:ascii="Arial" w:hAnsi="Arial" w:cs="Arial"/>
          <w:szCs w:val="24"/>
          <w:lang w:val="en-US"/>
        </w:rPr>
        <w:t xml:space="preserve"> </w:t>
      </w:r>
      <w:r w:rsidR="00880EF6" w:rsidRPr="00D53175">
        <w:rPr>
          <w:rFonts w:ascii="Arial" w:hAnsi="Arial" w:cs="Arial"/>
          <w:szCs w:val="24"/>
          <w:lang w:val="en-US"/>
        </w:rPr>
        <w:t>difficult to operate,</w:t>
      </w:r>
      <w:r w:rsidR="00727FFC" w:rsidRPr="00D53175">
        <w:rPr>
          <w:rFonts w:ascii="Arial" w:hAnsi="Arial" w:cs="Arial"/>
          <w:szCs w:val="24"/>
          <w:lang w:val="en-US"/>
        </w:rPr>
        <w:t xml:space="preserve"> rely on costly</w:t>
      </w:r>
      <w:r w:rsidR="00B06A20" w:rsidRPr="00D53175">
        <w:rPr>
          <w:rFonts w:ascii="Arial" w:hAnsi="Arial" w:cs="Arial"/>
          <w:szCs w:val="24"/>
          <w:lang w:val="en-US"/>
        </w:rPr>
        <w:t xml:space="preserve"> feedstocks,</w:t>
      </w:r>
      <w:r w:rsidR="00880EF6" w:rsidRPr="00D53175">
        <w:rPr>
          <w:rFonts w:ascii="Arial" w:hAnsi="Arial" w:cs="Arial"/>
          <w:szCs w:val="24"/>
          <w:lang w:val="en-US"/>
        </w:rPr>
        <w:t xml:space="preserve"> require </w:t>
      </w:r>
      <w:r w:rsidR="00727FFC" w:rsidRPr="00D53175">
        <w:rPr>
          <w:rFonts w:ascii="Arial" w:hAnsi="Arial" w:cs="Arial"/>
          <w:szCs w:val="24"/>
          <w:lang w:val="en-US"/>
        </w:rPr>
        <w:t>complex instrume</w:t>
      </w:r>
      <w:r w:rsidR="00646D7D" w:rsidRPr="00D53175">
        <w:rPr>
          <w:rFonts w:ascii="Arial" w:hAnsi="Arial" w:cs="Arial"/>
          <w:szCs w:val="24"/>
          <w:lang w:val="en-US"/>
        </w:rPr>
        <w:t>ntation and control schemes,</w:t>
      </w:r>
      <w:r w:rsidR="00084774" w:rsidRPr="00D53175">
        <w:rPr>
          <w:rFonts w:ascii="Arial" w:hAnsi="Arial" w:cs="Arial"/>
          <w:szCs w:val="24"/>
          <w:lang w:val="en-US"/>
        </w:rPr>
        <w:t xml:space="preserve"> exhibit</w:t>
      </w:r>
      <w:r w:rsidR="00646D7D" w:rsidRPr="00D53175">
        <w:rPr>
          <w:rFonts w:ascii="Arial" w:hAnsi="Arial" w:cs="Arial"/>
          <w:szCs w:val="24"/>
          <w:lang w:val="en-US"/>
        </w:rPr>
        <w:t xml:space="preserve"> limited versatility</w:t>
      </w:r>
      <w:r w:rsidR="00727FFC" w:rsidRPr="00D53175">
        <w:rPr>
          <w:rFonts w:ascii="Arial" w:hAnsi="Arial" w:cs="Arial"/>
          <w:szCs w:val="24"/>
          <w:lang w:val="en-US"/>
        </w:rPr>
        <w:t>,</w:t>
      </w:r>
      <w:r w:rsidR="00084774" w:rsidRPr="00D53175">
        <w:rPr>
          <w:rFonts w:ascii="Arial" w:hAnsi="Arial" w:cs="Arial"/>
          <w:szCs w:val="24"/>
          <w:lang w:val="en-US"/>
        </w:rPr>
        <w:t xml:space="preserve"> and are</w:t>
      </w:r>
      <w:r w:rsidR="00E141BE" w:rsidRPr="00D53175">
        <w:rPr>
          <w:rFonts w:ascii="Arial" w:hAnsi="Arial" w:cs="Arial"/>
          <w:szCs w:val="24"/>
          <w:lang w:val="en-US"/>
        </w:rPr>
        <w:t xml:space="preserve"> highly interfered by other wastewater pollutants</w:t>
      </w:r>
      <w:r w:rsidR="00084774" w:rsidRPr="00D53175">
        <w:rPr>
          <w:rFonts w:ascii="Arial" w:hAnsi="Arial" w:cs="Arial"/>
          <w:szCs w:val="24"/>
          <w:lang w:val="en-US"/>
        </w:rPr>
        <w:t>. Moreover, they</w:t>
      </w:r>
      <w:r w:rsidR="00E141BE" w:rsidRPr="00D53175">
        <w:rPr>
          <w:rFonts w:ascii="Arial" w:hAnsi="Arial" w:cs="Arial"/>
          <w:szCs w:val="24"/>
          <w:lang w:val="en-US"/>
        </w:rPr>
        <w:t xml:space="preserve"> can </w:t>
      </w:r>
      <w:r w:rsidR="00646D7D" w:rsidRPr="00D53175">
        <w:rPr>
          <w:rFonts w:ascii="Arial" w:hAnsi="Arial" w:cs="Arial"/>
          <w:szCs w:val="24"/>
          <w:lang w:val="en-US"/>
        </w:rPr>
        <w:t>generate genotoxic</w:t>
      </w:r>
      <w:r w:rsidR="008C0E51" w:rsidRPr="00D53175">
        <w:rPr>
          <w:rFonts w:ascii="Arial" w:hAnsi="Arial" w:cs="Arial"/>
          <w:szCs w:val="24"/>
          <w:lang w:val="en-US"/>
        </w:rPr>
        <w:t xml:space="preserve"> or hazardous</w:t>
      </w:r>
      <w:r w:rsidR="00646D7D" w:rsidRPr="00D53175">
        <w:rPr>
          <w:rFonts w:ascii="Arial" w:hAnsi="Arial" w:cs="Arial"/>
          <w:szCs w:val="24"/>
          <w:lang w:val="en-US"/>
        </w:rPr>
        <w:t xml:space="preserve"> </w:t>
      </w:r>
      <w:r w:rsidR="00084774" w:rsidRPr="00D53175">
        <w:rPr>
          <w:rFonts w:ascii="Arial" w:hAnsi="Arial" w:cs="Arial"/>
          <w:szCs w:val="24"/>
          <w:lang w:val="en-US"/>
        </w:rPr>
        <w:t xml:space="preserve">byproducts </w:t>
      </w:r>
      <w:r w:rsidR="00B06A20"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{"citationItems":[{"id":"ITEM-1","itemData":{"DOI":"10.1016/j.scitotenv.2012.10.019","ISBN":"1879-1026 (Electronic)\\r0048-9697 (Linking)","ISSN":"00489697","PMID":"23178834","abstract":"Azo dyes, the most widely used family of synthetic dyes, are often employed as colorants in areas such as textiles, plastics, foods/drugs/cosmetics, and electronics. Following their use in industrial applications, azo dyes have been found in effluents and various receiving waters. Chemical treatment of effluents containing azo dyes includes disinfection using chlorine, which can generate compounds of varying eco/genotoxicity. Among the widely known commercial azo dyes for synthetic fibers is C.I. Disperse Red 1. While this dye is known to exist as a complex mixture, reports of eco/genotoxicity involve the purified form. Bearing in mind the potential for adverse synergistic effects arising from exposures to chemical mixtures, the aim of the present study was to characterize the components of commercial Disperse Red 1 and its chlorine-mediated decoloration products and to evaluate their ecotoxicity and mutagenicity. In conducting the present study, Disperse Red 1 was treated with chlorine gas, and the solution obtained was analyzed with the aid of LC-ESI-MS/MS to identify the components present, and then evaluated for ecotoxicity and mutagenicity, using Daphnia similis and Salmonella/microsome assays, respectively. The results of this study indicated that chlorination of Disperse Red 1 produced four chlorinated aromatic compounds as the main products and that the degradation products were more ecotoxic than the parent dye. These results suggest that a disinfection process using chlorine should be avoided for effluents containing hydrophobic azo dyes such commercial Disperse Red 1. © 2012 Elsevier B.V..","author":[{"dropping-particle":"","family":"Vacchi","given":"Francine Inforçato","non-dropping-particle":"","parse-names":false,"suffix":""},{"dropping-particle":"","family":"Albuquerque","given":"Anjaina Fernandes","non-dropping-particle":"","parse-names":false,"suffix":""},{"dropping-particle":"","family":"Vendemiatti","given":"Josiane Aparecida","non-dropping-particle":"","parse-names":false,"suffix":""},{"dropping-particle":"","family":"Morales","given":"Daniel Alexandre","non-dropping-particle":"","parse-names":false,"suffix":""},{"dropping-particle":"","family":"Ormond","given":"Alexandra B.","non-dropping-particle":"","parse-names":false,"suffix":""},{"dropping-particle":"","family":"Freeman","given":"Harold S.","non-dropping-particle":"","parse-names":false,"suffix":""},{"dropping-particle":"","family":"Zocolo","given":"Guilherme Julião","non-dropping-particle":"","parse-names":false,"suffix":""},{"dropping-particle":"","family":"Zanoni","given":"Maria Valnice Boldrin","non-dropping-particle":"","parse-names":false,"suffix":""},{"dropping-particle":"","family":"Umbuzeiro","given":"Gisela","non-dropping-particle":"","parse-names":false,"suffix":""}],"container-title":"Science of the Total Environment","id":"ITEM-1","issued":{"date-parts":[["2013"]]},"note":"7z","page":"302-309","publisher":"Elsevier B.V.","title":"Chlorine disinfection of dye wastewater: Implications for a commercial azo dye mixture","type":"article-journal","volume":"442"},"uris":["http://www.mendeley.com/documents/?uuid=182f6993-4362-4098-aed8-20816038527d"]}],"mendeley":{"formattedCitation":"[15]","plainTextFormattedCitation":"[15]","previouslyFormattedCitation":"[15]"},"properties":{"noteIndex":0},"schema":"https://github.com/citation-style-language/schema/raw/master/csl-citation.json"}</w:instrText>
      </w:r>
      <w:r w:rsidR="00B06A20" w:rsidRPr="00D53175">
        <w:rPr>
          <w:rFonts w:ascii="Arial" w:hAnsi="Arial" w:cs="Arial"/>
          <w:szCs w:val="24"/>
          <w:lang w:val="en-US"/>
        </w:rPr>
        <w:fldChar w:fldCharType="separate"/>
      </w:r>
      <w:r w:rsidR="00E141BE" w:rsidRPr="00D53175">
        <w:rPr>
          <w:rFonts w:ascii="Arial" w:hAnsi="Arial" w:cs="Arial"/>
          <w:noProof/>
          <w:szCs w:val="24"/>
          <w:lang w:val="en-US"/>
        </w:rPr>
        <w:t>[15]</w:t>
      </w:r>
      <w:r w:rsidR="00B06A20" w:rsidRPr="00D53175">
        <w:rPr>
          <w:rFonts w:ascii="Arial" w:hAnsi="Arial" w:cs="Arial"/>
          <w:szCs w:val="24"/>
          <w:lang w:val="en-US"/>
        </w:rPr>
        <w:fldChar w:fldCharType="end"/>
      </w:r>
      <w:r w:rsidR="008C0E51" w:rsidRPr="00D53175">
        <w:rPr>
          <w:rFonts w:ascii="Arial" w:hAnsi="Arial" w:cs="Arial"/>
          <w:szCs w:val="24"/>
          <w:lang w:val="en-US"/>
        </w:rPr>
        <w:fldChar w:fldCharType="begin" w:fldLock="1"/>
      </w:r>
      <w:r w:rsidR="00B166AB" w:rsidRPr="00D53175">
        <w:rPr>
          <w:rFonts w:ascii="Arial" w:hAnsi="Arial" w:cs="Arial"/>
          <w:szCs w:val="24"/>
          <w:lang w:val="en-US"/>
        </w:rPr>
        <w:instrText>ADDIN CSL_CITATION {"citationItems":[{"id":"ITEM-1","itemData":{"ISBN":"978-92-4-151376-0","ISSN":"ISBN 978-92-4- 151376-0","abstract":"When setting national drinking-water quality regulations and standards, many countries consider the WHO Guidelines for drinking-water quality (GDWQ). To better understand the extent to which the GDWQ are used and reflected in these standards, this global review summarizes information from 104 countries and territories on values specified in national drinking-water quality standards for aesthetic, chemical, microbiological and radiological parameters. The information provided will support regulatory agencies and other key stakeholders to access and compare data when setting or revising national drinking-water quality regulations and standards.","author":[{"dropping-particle":"","family":"WHO","given":"","non-dropping-particle":"","parse-names":false,"suffix":""}],"container-title":"Verordnung über die Qualitä t von Wasser für den menschlichen Gebrauch (Trinkwasserverordnung -TrinkwV 2001)","id":"ITEM-1","issued":{"date-parts":[["2018"]]},"page":"100","publisher":"World Health Organization","publisher-place":"Geneva","title":"A global overview of national regulations and standards for drinking-water quality","type":"article-journal"},"uris":["http://www.mendeley.com/documents/?uuid=f163e4ff-93d7-3d16-aa50-b7fb60f4889d"]}],"mendeley":{"formattedCitation":"[19]","plainTextFormattedCitation":"[19]","previouslyFormattedCitation":"[19]"},"properties":{"noteIndex":0},"schema":"https://github.com/citation-style-language/schema/raw/master/csl-citation.json"}</w:instrText>
      </w:r>
      <w:r w:rsidR="008C0E51" w:rsidRPr="00D53175">
        <w:rPr>
          <w:rFonts w:ascii="Arial" w:hAnsi="Arial" w:cs="Arial"/>
          <w:szCs w:val="24"/>
          <w:lang w:val="en-US"/>
        </w:rPr>
        <w:fldChar w:fldCharType="separate"/>
      </w:r>
      <w:r w:rsidR="008C0E51" w:rsidRPr="00D53175">
        <w:rPr>
          <w:rFonts w:ascii="Arial" w:hAnsi="Arial" w:cs="Arial"/>
          <w:noProof/>
          <w:szCs w:val="24"/>
          <w:lang w:val="en-US"/>
        </w:rPr>
        <w:t>[19]</w:t>
      </w:r>
      <w:r w:rsidR="008C0E51" w:rsidRPr="00D53175">
        <w:rPr>
          <w:rFonts w:ascii="Arial" w:hAnsi="Arial" w:cs="Arial"/>
          <w:szCs w:val="24"/>
          <w:lang w:val="en-US"/>
        </w:rPr>
        <w:fldChar w:fldCharType="end"/>
      </w:r>
      <w:r w:rsidR="00B06A20" w:rsidRPr="00D53175">
        <w:rPr>
          <w:rFonts w:ascii="Arial" w:hAnsi="Arial" w:cs="Arial"/>
          <w:szCs w:val="24"/>
          <w:lang w:val="en-US"/>
        </w:rPr>
        <w:fldChar w:fldCharType="begin" w:fldLock="1"/>
      </w:r>
      <w:r w:rsidR="00B166AB" w:rsidRPr="00D53175">
        <w:rPr>
          <w:rFonts w:ascii="Arial" w:hAnsi="Arial" w:cs="Arial"/>
          <w:szCs w:val="24"/>
          <w:lang w:val="en-US"/>
        </w:rPr>
        <w:instrText>ADDIN CSL_CITATION {"citationItems":[{"id":"ITEM-1","itemData":{"DOI":"10.1016/j.watres.2005.03.007","ISBN":"0043-1354","ISSN":"00431354","PMID":"15878014","abstract":"The most logical concept for the removal of azo dyes in biological wastewater treatment systems is based on anaerobic treatment, for the reductive cleavage of the dyes' azo linkages, in combination with aerobic treatment, for the degradation of the products from azo dye cleavage, aromatic amines. Since the 1990s, several research papers have been published on combined, sequential or integrated, anaerobic-aerobic bioreactor treatment of azo dye-containing wastewater. The extent of azo dye reduction in the anaerobic phase of those bioreactor systems was generally high, albeit the process often required long reaction times, a limitation that can easily be remedied by making use of the property of redox mediators to speed up the process. The consequent removal of aromatic amines under aerobic conditions was less unequivocal. Although analytical data indicate that many of the aromatic amines were removed from the wastewater, and although the limited amount of available toxicity data all show far-reaching detoxification during aerobic treatment, it is clear that not all aromatic amines can be completely mineralized. © 2005 Elsevier Ltd. All rights reserved.","author":[{"dropping-particle":"","family":"Zee","given":"Frank P.","non-dropping-particle":"Van Der","parse-names":false,"suffix":""},{"dropping-particle":"","family":"Villaverde","given":"Santiago","non-dropping-particle":"","parse-names":false,"suffix":""}],"container-title":"Water Research","id":"ITEM-1","issue":"8","issued":{"date-parts":[["2005"]]},"note":"8z","page":"1425-1440","title":"Combined anaerobic-aerobic treatment of azo dyes - A short review of bioreactor studies","type":"article-journal","volume":"39"},"uris":["http://www.mendeley.com/documents/?uuid=43d96cf4-fc0e-4de3-ad04-457a280567e3"]}],"mendeley":{"formattedCitation":"[20]","plainTextFormattedCitation":"[20]","previouslyFormattedCitation":"[20]"},"properties":{"noteIndex":0},"schema":"https://github.com/citation-style-language/schema/raw/master/csl-citation.json"}</w:instrText>
      </w:r>
      <w:r w:rsidR="00B06A20" w:rsidRPr="00D53175">
        <w:rPr>
          <w:rFonts w:ascii="Arial" w:hAnsi="Arial" w:cs="Arial"/>
          <w:szCs w:val="24"/>
          <w:lang w:val="en-US"/>
        </w:rPr>
        <w:fldChar w:fldCharType="separate"/>
      </w:r>
      <w:r w:rsidR="008C0E51" w:rsidRPr="00D53175">
        <w:rPr>
          <w:rFonts w:ascii="Arial" w:hAnsi="Arial" w:cs="Arial"/>
          <w:noProof/>
          <w:szCs w:val="24"/>
          <w:lang w:val="en-US"/>
        </w:rPr>
        <w:t>[20]</w:t>
      </w:r>
      <w:r w:rsidR="00B06A20" w:rsidRPr="00D53175">
        <w:rPr>
          <w:rFonts w:ascii="Arial" w:hAnsi="Arial" w:cs="Arial"/>
          <w:szCs w:val="24"/>
          <w:lang w:val="en-US"/>
        </w:rPr>
        <w:fldChar w:fldCharType="end"/>
      </w:r>
      <w:r w:rsidR="00727FFC" w:rsidRPr="00D53175">
        <w:rPr>
          <w:rFonts w:ascii="Arial" w:hAnsi="Arial" w:cs="Arial"/>
          <w:szCs w:val="24"/>
          <w:lang w:val="en-US"/>
        </w:rPr>
        <w:t>. This</w:t>
      </w:r>
      <w:r w:rsidR="00B06A20" w:rsidRPr="00D53175">
        <w:rPr>
          <w:rFonts w:ascii="Arial" w:hAnsi="Arial" w:cs="Arial"/>
          <w:szCs w:val="24"/>
          <w:lang w:val="en-US"/>
        </w:rPr>
        <w:t xml:space="preserve"> has led to </w:t>
      </w:r>
      <w:r w:rsidR="009342D9" w:rsidRPr="00D53175">
        <w:rPr>
          <w:rFonts w:ascii="Arial" w:hAnsi="Arial" w:cs="Arial"/>
          <w:szCs w:val="24"/>
          <w:lang w:val="en-US"/>
        </w:rPr>
        <w:t xml:space="preserve">the </w:t>
      </w:r>
      <w:r w:rsidR="00B06A20" w:rsidRPr="00D53175">
        <w:rPr>
          <w:rFonts w:ascii="Arial" w:hAnsi="Arial" w:cs="Arial"/>
          <w:szCs w:val="24"/>
          <w:lang w:val="en-US"/>
        </w:rPr>
        <w:t>need of considerable investments for their</w:t>
      </w:r>
      <w:r w:rsidR="009342D9" w:rsidRPr="00D53175">
        <w:rPr>
          <w:rFonts w:ascii="Arial" w:hAnsi="Arial" w:cs="Arial"/>
          <w:szCs w:val="24"/>
          <w:lang w:val="en-US"/>
        </w:rPr>
        <w:t xml:space="preserve"> </w:t>
      </w:r>
      <w:r w:rsidR="004A251F" w:rsidRPr="00D53175">
        <w:rPr>
          <w:rFonts w:ascii="Arial" w:hAnsi="Arial" w:cs="Arial"/>
          <w:szCs w:val="24"/>
          <w:lang w:val="en-US"/>
        </w:rPr>
        <w:t xml:space="preserve">full </w:t>
      </w:r>
      <w:r w:rsidR="009342D9" w:rsidRPr="00D53175">
        <w:rPr>
          <w:rFonts w:ascii="Arial" w:hAnsi="Arial" w:cs="Arial"/>
          <w:szCs w:val="24"/>
          <w:lang w:val="en-US"/>
        </w:rPr>
        <w:t>implementation</w:t>
      </w:r>
      <w:r w:rsidR="00E141BE" w:rsidRPr="00D53175">
        <w:rPr>
          <w:rFonts w:ascii="Arial" w:hAnsi="Arial" w:cs="Arial"/>
          <w:szCs w:val="24"/>
          <w:lang w:val="en-US"/>
        </w:rPr>
        <w:t xml:space="preserve"> or the development of advanced water treatment technologies</w:t>
      </w:r>
      <w:r w:rsidR="00E417BA" w:rsidRPr="00D53175">
        <w:rPr>
          <w:rStyle w:val="CommentReference"/>
          <w:rFonts w:ascii="Arial" w:hAnsi="Arial" w:cs="Arial"/>
          <w:sz w:val="24"/>
          <w:szCs w:val="24"/>
          <w:lang w:val="en-US"/>
        </w:rPr>
        <w:t xml:space="preserve"> </w:t>
      </w:r>
      <w:r w:rsidR="005850D9" w:rsidRPr="00D53175">
        <w:rPr>
          <w:rFonts w:ascii="Arial" w:hAnsi="Arial" w:cs="Arial"/>
          <w:szCs w:val="24"/>
          <w:lang w:val="en-US"/>
        </w:rPr>
        <w:fldChar w:fldCharType="begin" w:fldLock="1"/>
      </w:r>
      <w:r w:rsidR="005850D9" w:rsidRPr="00D53175">
        <w:rPr>
          <w:rFonts w:ascii="Arial" w:hAnsi="Arial" w:cs="Arial"/>
          <w:szCs w:val="24"/>
          <w:lang w:val="en-US"/>
        </w:rPr>
        <w:instrText>ADDIN CSL_CITATION {"citationItems":[{"id":"ITEM-1","itemData":{"DOI":"10.1007/978-3-319-06578-6","ISBN":"978-3-319-06577-9","ISSN":"15734137","abstract":"This book describes the latest progress in the application of nanotechnology for water treatment and purification. Leaders in the field present both the fundamental science and a comprehensive overview of the diverse range of tools and technologies that have been developed in this critical area. Expert chapters present the unique physicochemical and surface properties of nanoparticles and the advantages that these provide for engineering applications that ensure a supply of safe drinking water for our growing population. Application areas include generating fresh water from seawater, preventing contamination of the environment, and creating effective and efficient methods for remediation of polluted waters. The chapter authors are leading world-wide experts in the field with either academic or industrial experience, ensuring that this comprehensive volume presents the state-of-the-art in the integration of nanotechnology with water treatment and purification. Covers both wastewater and drinking water treatment Provides concise yet thorough coverage of the fundamentals of nanomaterials and treatment processes as well as insights into future R&amp;D trends Presents the latest progress in research and prototype testing lines Written for a broad audience of engineers, researchers, municipal water managers, and policymakers.","author":[{"dropping-particle":"","family":"Trad","given":"Tarek","non-dropping-particle":"","parse-names":false,"suffix":""},{"dropping-particle":"","family":"Apblett","given":"Allen","non-dropping-particle":"","parse-names":false,"suffix":""}],"chapter-number":"8","container-title":"Nanotechnology for Water Treatment and Purification","editor":[{"dropping-particle":"","family":"Hu","given":"Anming","non-dropping-particle":"","parse-names":false,"suffix":""},{"dropping-particle":"","family":"Apblett","given":"Allen","non-dropping-particle":"","parse-names":false,"suffix":""}],"id":"ITEM-1","issued":{"date-parts":[["2014"]]},"note":"[Ref.3]","page":"260-274","publisher":"Springer","title":"Removal of 4,6-Dinitro-o-Cresol, Congo Red Dye, and Decane from Water Using Magnetic-Activated Carbons","type":"chapter","volume":"22"},"uris":["http://www.mendeley.com/documents/?uuid=efe536ca-773d-41f2-9515-af387761ddf2"]}],"mendeley":{"formattedCitation":"[8]","plainTextFormattedCitation":"[8]","previouslyFormattedCitation":"[8]"},"properties":{"noteIndex":0},"schema":"https://github.com/citation-style-language/schema/raw/master/csl-citation.json"}</w:instrText>
      </w:r>
      <w:r w:rsidR="005850D9" w:rsidRPr="00D53175">
        <w:rPr>
          <w:rFonts w:ascii="Arial" w:hAnsi="Arial" w:cs="Arial"/>
          <w:szCs w:val="24"/>
          <w:lang w:val="en-US"/>
        </w:rPr>
        <w:fldChar w:fldCharType="separate"/>
      </w:r>
      <w:r w:rsidR="005850D9" w:rsidRPr="00D53175">
        <w:rPr>
          <w:rFonts w:ascii="Arial" w:hAnsi="Arial" w:cs="Arial"/>
          <w:noProof/>
          <w:szCs w:val="24"/>
          <w:lang w:val="en-US"/>
        </w:rPr>
        <w:t>[8]</w:t>
      </w:r>
      <w:r w:rsidR="005850D9" w:rsidRPr="00D53175">
        <w:rPr>
          <w:rFonts w:ascii="Arial" w:hAnsi="Arial" w:cs="Arial"/>
          <w:szCs w:val="24"/>
          <w:lang w:val="en-US"/>
        </w:rPr>
        <w:fldChar w:fldCharType="end"/>
      </w:r>
      <w:r w:rsidR="00FD76A9" w:rsidRPr="00D53175">
        <w:rPr>
          <w:rFonts w:ascii="Arial" w:hAnsi="Arial" w:cs="Arial"/>
          <w:szCs w:val="24"/>
          <w:lang w:val="en-US"/>
        </w:rPr>
        <w:fldChar w:fldCharType="begin" w:fldLock="1"/>
      </w:r>
      <w:r w:rsidR="00825B99" w:rsidRPr="00D53175">
        <w:rPr>
          <w:rFonts w:ascii="Arial" w:hAnsi="Arial" w:cs="Arial"/>
          <w:szCs w:val="24"/>
          <w:lang w:val="en-US"/>
        </w:rPr>
        <w:instrText>ADDIN CSL_CITATION {"citationItems":[{"id":"ITEM-1","itemData":{"DOI":"10.1002/elsc.200900095","ISSN":"16180240","abstract":"In this study crude laccases from the white-rot fungi Cerrena unicolor and Trametes hirsuta were tested for their ability to decolorize simulated textile dye baths. The dyes used were Remazol Brilliant Blue R (RBBR) (100 mg/L), Congo Red (12.5 mg/L), Lanaset Grey (75 mg/L) and Poly R-478 (50 mg/L). The effect of redox mediators on dye decolorization by laccases was also assessed. C. unicolor laccase was able to decolorize all the dyes tested. It was especially effective towards Congo Red and RBBR with 91 and 80% of color removal in 19.5 h despite the fact that simulated textile dye baths were used. Also Poly R-478 and Lanaset Grey were partially decolorized (69 and 48%, respectively). C. unicolor laccase did not need any mediators for removing the dyes. However, T. hirsuta laccase was only able to decolorize simulated Congo Red and RBBR dye baths (91 and 45%, respectively) in 19.5 h without mediators. When using mediators the decolorization capability was enhanced substantially, e.g. Poly R-478 was decolorized by 78% in 25.5 h. On the whole, both laccases showed potential to be used in industrial applications. © 2010 Wiley-VCH Verlag GmbH &amp; Co. KGaA.","author":[{"dropping-particle":"","family":"Moilanen","given":"Ulla","non-dropping-particle":"","parse-names":false,"suffix":""},{"dropping-particle":"","family":"Osma","given":"Johann Faccelo","non-dropping-particle":"","parse-names":false,"suffix":""},{"dropping-particle":"","family":"Winquist","given":"Erika","non-dropping-particle":"","parse-names":false,"suffix":""},{"dropping-particle":"","family":"Leisola","given":"Matti","non-dropping-particle":"","parse-names":false,"suffix":""},{"dropping-particle":"","family":"Couto","given":"Susana Rodríguez","non-dropping-particle":"","parse-names":false,"suffix":""}],"container-title":"Engineering in Life Sciences","id":"ITEM-1","issue":"3","issued":{"date-parts":[["2010"]]},"page":"242-247","title":"Decolorization of simulated textile dye baths by crude laccases from Trametes hirsuta and Cerrena unicolor","type":"article-journal","volume":"10"},"uris":["http://www.mendeley.com/documents/?uuid=8374072c-8075-304f-beb9-b090c616e421"]}],"mendeley":{"formattedCitation":"[21]","plainTextFormattedCitation":"[21]","previouslyFormattedCitation":"[21]"},"properties":{"noteIndex":0},"schema":"https://github.com/citation-style-language/schema/raw/master/csl-citation.json"}</w:instrText>
      </w:r>
      <w:r w:rsidR="00FD76A9" w:rsidRPr="00D53175">
        <w:rPr>
          <w:rFonts w:ascii="Arial" w:hAnsi="Arial" w:cs="Arial"/>
          <w:szCs w:val="24"/>
          <w:lang w:val="en-US"/>
        </w:rPr>
        <w:fldChar w:fldCharType="separate"/>
      </w:r>
      <w:r w:rsidR="00FD76A9" w:rsidRPr="00D53175">
        <w:rPr>
          <w:rFonts w:ascii="Arial" w:hAnsi="Arial" w:cs="Arial"/>
          <w:noProof/>
          <w:szCs w:val="24"/>
          <w:lang w:val="en-US"/>
        </w:rPr>
        <w:t>[21]</w:t>
      </w:r>
      <w:r w:rsidR="00FD76A9" w:rsidRPr="00D53175">
        <w:rPr>
          <w:rFonts w:ascii="Arial" w:hAnsi="Arial" w:cs="Arial"/>
          <w:szCs w:val="24"/>
          <w:lang w:val="en-US"/>
        </w:rPr>
        <w:fldChar w:fldCharType="end"/>
      </w:r>
      <w:r w:rsidR="004A251F" w:rsidRPr="00D53175">
        <w:rPr>
          <w:rFonts w:ascii="Arial" w:hAnsi="Arial" w:cs="Arial"/>
          <w:szCs w:val="24"/>
          <w:lang w:val="en-US"/>
        </w:rPr>
        <w:t>. One attractive alternative to overcome some of these issues is the incorporation of enzyme-based biocatalysts as active compon</w:t>
      </w:r>
      <w:r w:rsidR="000534CC" w:rsidRPr="00D53175">
        <w:rPr>
          <w:rFonts w:ascii="Arial" w:hAnsi="Arial" w:cs="Arial"/>
          <w:szCs w:val="24"/>
          <w:lang w:val="en-US"/>
        </w:rPr>
        <w:t>ents into remediation processes</w:t>
      </w:r>
      <w:r w:rsidR="000F0551" w:rsidRPr="00D53175">
        <w:rPr>
          <w:rFonts w:ascii="Arial" w:hAnsi="Arial" w:cs="Arial"/>
          <w:szCs w:val="24"/>
          <w:lang w:val="en-US"/>
        </w:rPr>
        <w:t>.</w:t>
      </w:r>
      <w:r w:rsidR="000534CC" w:rsidRPr="00D53175">
        <w:rPr>
          <w:rFonts w:ascii="Arial" w:hAnsi="Arial" w:cs="Arial"/>
          <w:szCs w:val="24"/>
          <w:lang w:val="en-US"/>
        </w:rPr>
        <w:t xml:space="preserve"> </w:t>
      </w:r>
      <w:r w:rsidR="000F0551" w:rsidRPr="00D53175">
        <w:rPr>
          <w:rFonts w:ascii="Arial" w:hAnsi="Arial" w:cs="Arial"/>
          <w:szCs w:val="24"/>
          <w:lang w:val="en-US"/>
        </w:rPr>
        <w:t>T</w:t>
      </w:r>
      <w:r w:rsidR="004A251F" w:rsidRPr="00D53175">
        <w:rPr>
          <w:rFonts w:ascii="Arial" w:hAnsi="Arial" w:cs="Arial"/>
          <w:szCs w:val="24"/>
          <w:lang w:val="en-US"/>
        </w:rPr>
        <w:t xml:space="preserve">his approach </w:t>
      </w:r>
      <w:r w:rsidR="000F0551" w:rsidRPr="00D53175">
        <w:rPr>
          <w:rFonts w:ascii="Arial" w:hAnsi="Arial" w:cs="Arial"/>
          <w:szCs w:val="24"/>
          <w:lang w:val="en-US"/>
        </w:rPr>
        <w:t xml:space="preserve">facilitates </w:t>
      </w:r>
      <w:r w:rsidR="000534CC" w:rsidRPr="00D53175">
        <w:rPr>
          <w:rFonts w:ascii="Arial" w:hAnsi="Arial" w:cs="Arial"/>
          <w:szCs w:val="24"/>
          <w:lang w:val="en-US"/>
        </w:rPr>
        <w:t xml:space="preserve">the degradation of the </w:t>
      </w:r>
      <w:r w:rsidR="00C358BF" w:rsidRPr="00D53175">
        <w:rPr>
          <w:rFonts w:ascii="Arial" w:hAnsi="Arial" w:cs="Arial"/>
          <w:szCs w:val="24"/>
          <w:lang w:val="en-US"/>
        </w:rPr>
        <w:t xml:space="preserve">recalcitrant </w:t>
      </w:r>
      <w:r w:rsidR="000534CC" w:rsidRPr="00D53175">
        <w:rPr>
          <w:rFonts w:ascii="Arial" w:hAnsi="Arial" w:cs="Arial"/>
          <w:szCs w:val="24"/>
          <w:lang w:val="en-US"/>
        </w:rPr>
        <w:t>organic compound</w:t>
      </w:r>
      <w:r w:rsidR="00C358BF" w:rsidRPr="00D53175">
        <w:rPr>
          <w:rFonts w:ascii="Arial" w:hAnsi="Arial" w:cs="Arial"/>
          <w:szCs w:val="24"/>
          <w:lang w:val="en-US"/>
        </w:rPr>
        <w:t>s</w:t>
      </w:r>
      <w:r w:rsidR="00F30843" w:rsidRPr="00D53175">
        <w:rPr>
          <w:rFonts w:ascii="Arial" w:hAnsi="Arial" w:cs="Arial"/>
          <w:szCs w:val="24"/>
          <w:lang w:val="en-US"/>
        </w:rPr>
        <w:t xml:space="preserve">, including the </w:t>
      </w:r>
      <w:r w:rsidR="00D66F2F" w:rsidRPr="00D53175">
        <w:rPr>
          <w:rFonts w:ascii="Arial" w:hAnsi="Arial" w:cs="Arial"/>
          <w:szCs w:val="24"/>
          <w:lang w:val="en-US"/>
        </w:rPr>
        <w:t xml:space="preserve">azo </w:t>
      </w:r>
      <w:r w:rsidR="00F30843" w:rsidRPr="00D53175">
        <w:rPr>
          <w:rFonts w:ascii="Arial" w:hAnsi="Arial" w:cs="Arial"/>
          <w:szCs w:val="24"/>
          <w:lang w:val="en-US"/>
        </w:rPr>
        <w:t>dyes,</w:t>
      </w:r>
      <w:r w:rsidR="000F33FD" w:rsidRPr="00D53175">
        <w:rPr>
          <w:rFonts w:ascii="Arial" w:hAnsi="Arial" w:cs="Arial"/>
          <w:szCs w:val="24"/>
          <w:lang w:val="en-US"/>
        </w:rPr>
        <w:t xml:space="preserve"> without introducing any extra toxic components</w:t>
      </w:r>
      <w:r w:rsidR="000534CC" w:rsidRPr="00D53175">
        <w:rPr>
          <w:rFonts w:ascii="Arial" w:hAnsi="Arial" w:cs="Arial"/>
          <w:szCs w:val="24"/>
          <w:lang w:val="en-US"/>
        </w:rPr>
        <w:t>,</w:t>
      </w:r>
      <w:r w:rsidR="00FF4D4E" w:rsidRPr="00D53175">
        <w:rPr>
          <w:rFonts w:ascii="Arial" w:hAnsi="Arial" w:cs="Arial"/>
          <w:szCs w:val="24"/>
          <w:lang w:val="en-US"/>
        </w:rPr>
        <w:t xml:space="preserve"> the processing of </w:t>
      </w:r>
      <w:r w:rsidR="00684033" w:rsidRPr="00D53175">
        <w:rPr>
          <w:rFonts w:ascii="Arial" w:hAnsi="Arial" w:cs="Arial"/>
          <w:szCs w:val="24"/>
          <w:lang w:val="en-US"/>
        </w:rPr>
        <w:t>an ample range of</w:t>
      </w:r>
      <w:r w:rsidR="00FF4D4E" w:rsidRPr="00D53175">
        <w:rPr>
          <w:rFonts w:ascii="Arial" w:hAnsi="Arial" w:cs="Arial"/>
          <w:szCs w:val="24"/>
          <w:lang w:val="en-US"/>
        </w:rPr>
        <w:t xml:space="preserve"> </w:t>
      </w:r>
      <w:r w:rsidR="000F33FD" w:rsidRPr="00D53175">
        <w:rPr>
          <w:rFonts w:ascii="Arial" w:hAnsi="Arial" w:cs="Arial"/>
          <w:szCs w:val="24"/>
          <w:lang w:val="en-US"/>
        </w:rPr>
        <w:t>pollutants</w:t>
      </w:r>
      <w:r w:rsidR="00FF4D4E" w:rsidRPr="00D53175">
        <w:rPr>
          <w:rFonts w:ascii="Arial" w:hAnsi="Arial" w:cs="Arial"/>
          <w:szCs w:val="24"/>
          <w:lang w:val="en-US"/>
        </w:rPr>
        <w:t xml:space="preserve"> concentration</w:t>
      </w:r>
      <w:r w:rsidR="00684033" w:rsidRPr="00D53175">
        <w:rPr>
          <w:rFonts w:ascii="Arial" w:hAnsi="Arial" w:cs="Arial"/>
          <w:szCs w:val="24"/>
          <w:lang w:val="en-US"/>
        </w:rPr>
        <w:t>s</w:t>
      </w:r>
      <w:r w:rsidR="00FF4D4E" w:rsidRPr="00D53175">
        <w:rPr>
          <w:rFonts w:ascii="Arial" w:hAnsi="Arial" w:cs="Arial"/>
          <w:szCs w:val="24"/>
          <w:lang w:val="en-US"/>
        </w:rPr>
        <w:t xml:space="preserve">, </w:t>
      </w:r>
      <w:r w:rsidR="00684033" w:rsidRPr="00D53175">
        <w:rPr>
          <w:rFonts w:ascii="Arial" w:hAnsi="Arial" w:cs="Arial"/>
          <w:szCs w:val="24"/>
          <w:lang w:val="en-US"/>
        </w:rPr>
        <w:t xml:space="preserve">require shorter </w:t>
      </w:r>
      <w:r w:rsidR="000E61EF" w:rsidRPr="00D53175">
        <w:rPr>
          <w:rFonts w:ascii="Arial" w:hAnsi="Arial" w:cs="Arial"/>
          <w:szCs w:val="24"/>
          <w:lang w:val="en-US"/>
        </w:rPr>
        <w:t>treatment times</w:t>
      </w:r>
      <w:r w:rsidR="00684033" w:rsidRPr="00D53175">
        <w:rPr>
          <w:rFonts w:ascii="Arial" w:hAnsi="Arial" w:cs="Arial"/>
          <w:szCs w:val="24"/>
          <w:lang w:val="en-US"/>
        </w:rPr>
        <w:t>,</w:t>
      </w:r>
      <w:r w:rsidR="000F33FD" w:rsidRPr="00D53175">
        <w:rPr>
          <w:rFonts w:ascii="Arial" w:hAnsi="Arial" w:cs="Arial"/>
          <w:szCs w:val="24"/>
          <w:lang w:val="en-US"/>
        </w:rPr>
        <w:t xml:space="preserve"> </w:t>
      </w:r>
      <w:r w:rsidR="00B166AB" w:rsidRPr="00D53175">
        <w:rPr>
          <w:rFonts w:ascii="Arial" w:hAnsi="Arial" w:cs="Arial"/>
          <w:szCs w:val="24"/>
          <w:lang w:val="en-US"/>
        </w:rPr>
        <w:t>and</w:t>
      </w:r>
      <w:r w:rsidR="000F0551" w:rsidRPr="00D53175">
        <w:rPr>
          <w:rFonts w:ascii="Arial" w:hAnsi="Arial" w:cs="Arial"/>
          <w:szCs w:val="24"/>
          <w:lang w:val="en-US"/>
        </w:rPr>
        <w:t xml:space="preserve"> </w:t>
      </w:r>
      <w:r w:rsidR="00684033" w:rsidRPr="00D53175">
        <w:rPr>
          <w:rFonts w:ascii="Arial" w:hAnsi="Arial" w:cs="Arial"/>
          <w:szCs w:val="24"/>
          <w:lang w:val="en-US"/>
        </w:rPr>
        <w:t>involve</w:t>
      </w:r>
      <w:r w:rsidR="000534CC" w:rsidRPr="00D53175">
        <w:rPr>
          <w:rFonts w:ascii="Arial" w:hAnsi="Arial" w:cs="Arial"/>
          <w:szCs w:val="24"/>
          <w:lang w:val="en-US"/>
        </w:rPr>
        <w:t xml:space="preserve"> </w:t>
      </w:r>
      <w:r w:rsidR="00B166AB" w:rsidRPr="00D53175">
        <w:rPr>
          <w:rFonts w:ascii="Arial" w:hAnsi="Arial" w:cs="Arial"/>
          <w:szCs w:val="24"/>
          <w:lang w:val="en-US"/>
        </w:rPr>
        <w:t>low</w:t>
      </w:r>
      <w:r w:rsidR="00D66F2F" w:rsidRPr="00D53175">
        <w:rPr>
          <w:rFonts w:ascii="Arial" w:hAnsi="Arial" w:cs="Arial"/>
          <w:szCs w:val="24"/>
          <w:lang w:val="en-US"/>
        </w:rPr>
        <w:t xml:space="preserve"> operation</w:t>
      </w:r>
      <w:r w:rsidR="00B166AB" w:rsidRPr="00D53175">
        <w:rPr>
          <w:rFonts w:ascii="Arial" w:hAnsi="Arial" w:cs="Arial"/>
          <w:szCs w:val="24"/>
          <w:lang w:val="en-US"/>
        </w:rPr>
        <w:t xml:space="preserve"> cost</w:t>
      </w:r>
      <w:r w:rsidR="000F0551" w:rsidRPr="00D53175">
        <w:rPr>
          <w:rFonts w:ascii="Arial" w:hAnsi="Arial" w:cs="Arial"/>
          <w:szCs w:val="24"/>
          <w:lang w:val="en-US"/>
        </w:rPr>
        <w:t xml:space="preserve">s </w:t>
      </w:r>
      <w:r w:rsidR="00E94CD9" w:rsidRPr="00D53175">
        <w:rPr>
          <w:rFonts w:ascii="Arial" w:hAnsi="Arial" w:cs="Arial"/>
          <w:szCs w:val="24"/>
          <w:lang w:val="en-US"/>
        </w:rPr>
        <w:fldChar w:fldCharType="begin" w:fldLock="1"/>
      </w:r>
      <w:r w:rsidR="00825B99" w:rsidRPr="00D53175">
        <w:rPr>
          <w:rFonts w:ascii="Arial" w:hAnsi="Arial" w:cs="Arial"/>
          <w:szCs w:val="24"/>
          <w:lang w:val="en-US"/>
        </w:rPr>
        <w:instrText>ADDIN CSL_CITATION {"citationItems":[{"id":"ITEM-1","itemData":{"DOI":"10.1002/elsc.200800088","ISSN":"16180240","abstract":"In this paper an eco-friendly strategy for the removal of synthetic dyes from aqueous solutions was proposed. Thus, in a first step the dyes were adsorbed onto sunflower seed shells (SS) by using a batch technique. Subsequently, in a second step, these dyed SS were used as support-substrates to produce laccase by the white-rot fungus Trametes pubescens under semi-solid-state conditions. The effect of inducer addition on laccase production was studied. The optimum conditions (addition of both 0.5mM Cu+2 and 50 μM tannic acid on the 3rd day of cultivation) led to a maximum laccase activity of 30272 U/L. Further, the system was efficiently scaled-up to laboratory bioreactors producing a maximum activity of 40172 U/L together with a total decolouration of the adsorbed dye. In addition, SDS-PAGE showed that laccases were the only enzymes present in the extracellular fluid. Therefore, apart from dye removal this approach allowed the production of high titres of laccase, which was obtained almost pure (only needed to be ultra-filtrated). © 2009 Wiley-VCH Verlag GmbH &amp; Co. KGaA, Weinheim.","author":[{"dropping-particle":"","family":"Rodríguez-Couto","given":"Susana","non-dropping-particle":"","parse-names":false,"suffix":""},{"dropping-particle":"","family":"Osma","given":"Johann Faccelo","non-dropping-particle":"","parse-names":false,"suffix":""},{"dropping-particle":"","family":"Toca-Herrera","given":"José Luis","non-dropping-particle":"","parse-names":false,"suffix":""}],"container-title":"Engineering in Life Sciences","id":"ITEM-1","issue":"2","issued":{"date-parts":[["2009"]]},"page":"116-123","title":"Removal of synthetic dyes by an eco-friendly strategy","type":"article-journal","volume":"9"},"uris":["http://www.mendeley.com/documents/?uuid=3eb9cd7d-28fe-3294-b730-232a9e3f3e67"]}],"mendeley":{"formattedCitation":"[22]","plainTextFormattedCitation":"[22]","previouslyFormattedCitation":"[22]"},"properties":{"noteIndex":0},"schema":"https://github.com/citation-style-language/schema/raw/master/csl-citation.json"}</w:instrText>
      </w:r>
      <w:r w:rsidR="00E94CD9" w:rsidRPr="00D53175">
        <w:rPr>
          <w:rFonts w:ascii="Arial" w:hAnsi="Arial" w:cs="Arial"/>
          <w:szCs w:val="24"/>
          <w:lang w:val="en-US"/>
        </w:rPr>
        <w:fldChar w:fldCharType="separate"/>
      </w:r>
      <w:r w:rsidR="00FD76A9" w:rsidRPr="00D53175">
        <w:rPr>
          <w:rFonts w:ascii="Arial" w:hAnsi="Arial" w:cs="Arial"/>
          <w:noProof/>
          <w:szCs w:val="24"/>
          <w:lang w:val="en-US"/>
        </w:rPr>
        <w:t>[22]</w:t>
      </w:r>
      <w:r w:rsidR="00E94CD9" w:rsidRPr="00D53175">
        <w:rPr>
          <w:rFonts w:ascii="Arial" w:hAnsi="Arial" w:cs="Arial"/>
          <w:szCs w:val="24"/>
          <w:lang w:val="en-US"/>
        </w:rPr>
        <w:fldChar w:fldCharType="end"/>
      </w:r>
      <w:r w:rsidR="000E61EF" w:rsidRPr="00D53175">
        <w:rPr>
          <w:rFonts w:ascii="Arial" w:hAnsi="Arial" w:cs="Arial"/>
          <w:szCs w:val="24"/>
          <w:lang w:val="en-US"/>
        </w:rPr>
        <w:fldChar w:fldCharType="begin" w:fldLock="1"/>
      </w:r>
      <w:r w:rsidR="00825B99" w:rsidRPr="00D53175">
        <w:rPr>
          <w:rFonts w:ascii="Arial" w:hAnsi="Arial" w:cs="Arial"/>
          <w:szCs w:val="24"/>
          <w:lang w:val="en-US"/>
        </w:rPr>
        <w:instrText>ADDIN CSL_CITATION {"citationItems":[{"id":"ITEM-1","itemData":{"ISBN":"9788469279328","abstract":"Papers included within of thesis: Sunflower seed shells: A novel and effective low-cost adsorbent for the removal of the diazo dye Reactive Black 5 from aqueous solutions Johann F. Osma, Ver´ onica Saravia, Jos´ e L. Toca-Herrera, Susana Rodr´ Department of Chemical Engineering, Rovira i Virgili University, Av. Pa¨ ıguez Couto Banana skin: A novel waste for laccase production by Trametes pubescens under solid-state conditions. Application to synthetic dye decolouration Coating of immobilised laccase for stability enhancement: A novel approach","author":[{"dropping-particle":"","family":"Osma","given":"Johann Faccelo","non-dropping-particle":"","parse-names":false,"suffix":""}],"id":"ITEM-1","issued":{"date-parts":[["2009"]]},"publisher":"UNIVERSITAT ROVIRA I VIRGILI","title":"Production of Laccases by the White-rot Fungus Trametes Pubescens for their potential application to synthetic dye treatment","type":"book"},"uris":["http://www.mendeley.com/documents/?uuid=72d7024d-8c08-3e1a-a672-263ae7290dc5"]}],"mendeley":{"formattedCitation":"[23]","plainTextFormattedCitation":"[23]","previouslyFormattedCitation":"[23]"},"properties":{"noteIndex":0},"schema":"https://github.com/citation-style-language/schema/raw/master/csl-citation.json"}</w:instrText>
      </w:r>
      <w:r w:rsidR="000E61EF" w:rsidRPr="00D53175">
        <w:rPr>
          <w:rFonts w:ascii="Arial" w:hAnsi="Arial" w:cs="Arial"/>
          <w:szCs w:val="24"/>
          <w:lang w:val="en-US"/>
        </w:rPr>
        <w:fldChar w:fldCharType="separate"/>
      </w:r>
      <w:r w:rsidR="00FD76A9" w:rsidRPr="00D53175">
        <w:rPr>
          <w:rFonts w:ascii="Arial" w:hAnsi="Arial" w:cs="Arial"/>
          <w:noProof/>
          <w:szCs w:val="24"/>
          <w:lang w:val="en-US"/>
        </w:rPr>
        <w:t>[23]</w:t>
      </w:r>
      <w:r w:rsidR="000E61EF" w:rsidRPr="00D53175">
        <w:rPr>
          <w:rFonts w:ascii="Arial" w:hAnsi="Arial" w:cs="Arial"/>
          <w:szCs w:val="24"/>
          <w:lang w:val="en-US"/>
        </w:rPr>
        <w:fldChar w:fldCharType="end"/>
      </w:r>
      <w:r w:rsidR="00B166AB" w:rsidRPr="00D53175">
        <w:rPr>
          <w:rFonts w:ascii="Arial" w:hAnsi="Arial" w:cs="Arial"/>
          <w:szCs w:val="24"/>
          <w:lang w:val="en-US"/>
        </w:rPr>
        <w:fldChar w:fldCharType="begin" w:fldLock="1"/>
      </w:r>
      <w:r w:rsidR="00825B99" w:rsidRPr="00D53175">
        <w:rPr>
          <w:rFonts w:ascii="Arial" w:hAnsi="Arial" w:cs="Arial"/>
          <w:szCs w:val="24"/>
          <w:lang w:val="en-US"/>
        </w:rPr>
        <w:instrText>ADDIN CSL_CITATION {"citationItems":[{"id":"ITEM-1","itemData":{"DOI":"10.1016/j.jenvman.2016.07.090","ISSN":"10958630","PMID":"27497312","abstract":"Waste water is a major environmental impediment for the growth of the textile industry besides the other minor issues like solid waste and resource waste management. Textile industry uses many kinds of synthetic dyes and discharge large amounts of highly colored wastewater as the uptake of these dyes by fabrics is very poor. This highly colored textile wastewater severely affects photosynthetic function in plant. It also has an impact on aquatic life due to low light penetration and oxygen consumption. It may also be lethal to certain forms of marine life due to the occurrence of component metals and chlorine present in the synthetic dyes. So, this textile wastewater must be treated before their discharge. In this article, different treatment methods to treat the textile wastewater have been presented along with cost per unit volume of treated water. Treatment methods discussed in this paper involve oxidation methods (cavitation, photocatalytic oxidation, ozone, H2O2, fentons process), physical methods (adsorption and filtration), biological methods (fungi, algae, bacteria, microbial fuel cell). This review article will also recommend the possible remedial measures to treat different types of effluent generated from each textile operation.","author":[{"dropping-particle":"","family":"Holkar","given":"Chandrakant R","non-dropping-particle":"","parse-names":false,"suffix":""},{"dropping-particle":"","family":"Jadhav","given":"Ananda J","non-dropping-particle":"","parse-names":false,"suffix":""},{"dropping-particle":"V","family":"Pinjari","given":"Dipak","non-dropping-particle":"","parse-names":false,"suffix":""},{"dropping-particle":"","family":"Mahamuni","given":"Naresh M","non-dropping-particle":"","parse-names":false,"suffix":""},{"dropping-particle":"","family":"Pandit","given":"Aniruddha B","non-dropping-particle":"","parse-names":false,"suffix":""}],"container-title":"Journal of Environmental Management","id":"ITEM-1","issued":{"date-parts":[["2016"]]},"page":"351-366","title":"A critical review on textile wastewater treatments: Possible approaches","type":"article","volume":"182"},"uris":["http://www.mendeley.com/documents/?uuid=6c97fd25-e3f2-3a35-a531-f973b79e7781"]}],"mendeley":{"formattedCitation":"[24]","plainTextFormattedCitation":"[24]","previouslyFormattedCitation":"[24]"},"properties":{"noteIndex":0},"schema":"https://github.com/citation-style-language/schema/raw/master/csl-citation.json"}</w:instrText>
      </w:r>
      <w:r w:rsidR="00B166AB" w:rsidRPr="00D53175">
        <w:rPr>
          <w:rFonts w:ascii="Arial" w:hAnsi="Arial" w:cs="Arial"/>
          <w:szCs w:val="24"/>
          <w:lang w:val="en-US"/>
        </w:rPr>
        <w:fldChar w:fldCharType="separate"/>
      </w:r>
      <w:r w:rsidR="00FD76A9" w:rsidRPr="00D53175">
        <w:rPr>
          <w:rFonts w:ascii="Arial" w:hAnsi="Arial" w:cs="Arial"/>
          <w:noProof/>
          <w:szCs w:val="24"/>
          <w:lang w:val="en-US"/>
        </w:rPr>
        <w:t>[24]</w:t>
      </w:r>
      <w:r w:rsidR="00B166AB" w:rsidRPr="00D53175">
        <w:rPr>
          <w:rFonts w:ascii="Arial" w:hAnsi="Arial" w:cs="Arial"/>
          <w:szCs w:val="24"/>
          <w:lang w:val="en-US"/>
        </w:rPr>
        <w:fldChar w:fldCharType="end"/>
      </w:r>
      <w:r w:rsidR="004A251F" w:rsidRPr="00D53175">
        <w:rPr>
          <w:rFonts w:ascii="Arial" w:hAnsi="Arial" w:cs="Arial"/>
          <w:szCs w:val="24"/>
          <w:lang w:val="en-US"/>
        </w:rPr>
        <w:t xml:space="preserve">. </w:t>
      </w:r>
      <w:r w:rsidR="002E2F9D" w:rsidRPr="00D53175">
        <w:rPr>
          <w:rFonts w:ascii="Arial" w:hAnsi="Arial" w:cs="Arial"/>
          <w:szCs w:val="24"/>
          <w:lang w:val="en-US"/>
        </w:rPr>
        <w:t xml:space="preserve">This has </w:t>
      </w:r>
      <w:r w:rsidR="00D66F2F" w:rsidRPr="00D53175">
        <w:rPr>
          <w:rFonts w:ascii="Arial" w:hAnsi="Arial" w:cs="Arial"/>
          <w:szCs w:val="24"/>
          <w:lang w:val="en-US"/>
        </w:rPr>
        <w:t xml:space="preserve">attracted </w:t>
      </w:r>
      <w:r w:rsidR="002E2F9D" w:rsidRPr="00D53175">
        <w:rPr>
          <w:rFonts w:ascii="Arial" w:hAnsi="Arial" w:cs="Arial"/>
          <w:szCs w:val="24"/>
          <w:lang w:val="en-US"/>
        </w:rPr>
        <w:t xml:space="preserve">significant attention over the past few years, and consequently a number of contributions </w:t>
      </w:r>
      <w:r w:rsidR="005C4760" w:rsidRPr="00D53175">
        <w:rPr>
          <w:rFonts w:ascii="Arial" w:hAnsi="Arial" w:cs="Arial"/>
          <w:szCs w:val="24"/>
          <w:lang w:val="en-US"/>
        </w:rPr>
        <w:t xml:space="preserve">have </w:t>
      </w:r>
      <w:r w:rsidR="00D66F2F" w:rsidRPr="00D53175">
        <w:rPr>
          <w:rFonts w:ascii="Arial" w:hAnsi="Arial" w:cs="Arial"/>
          <w:szCs w:val="24"/>
          <w:lang w:val="en-US"/>
        </w:rPr>
        <w:t xml:space="preserve">emerged </w:t>
      </w:r>
      <w:r w:rsidR="005C4760" w:rsidRPr="00D53175">
        <w:rPr>
          <w:rFonts w:ascii="Arial" w:hAnsi="Arial" w:cs="Arial"/>
          <w:szCs w:val="24"/>
          <w:lang w:val="en-US"/>
        </w:rPr>
        <w:t xml:space="preserve">describing </w:t>
      </w:r>
      <w:r w:rsidRPr="00D53175">
        <w:rPr>
          <w:rFonts w:ascii="Arial" w:hAnsi="Arial" w:cs="Arial"/>
          <w:szCs w:val="24"/>
          <w:lang w:val="en-US"/>
        </w:rPr>
        <w:t xml:space="preserve">the </w:t>
      </w:r>
      <w:r w:rsidR="005C4760" w:rsidRPr="00D53175">
        <w:rPr>
          <w:rFonts w:ascii="Arial" w:hAnsi="Arial" w:cs="Arial"/>
          <w:szCs w:val="24"/>
          <w:lang w:val="en-US"/>
        </w:rPr>
        <w:t xml:space="preserve">considerable potential of the </w:t>
      </w:r>
      <w:r w:rsidRPr="00D53175">
        <w:rPr>
          <w:rFonts w:ascii="Arial" w:hAnsi="Arial" w:cs="Arial"/>
          <w:szCs w:val="24"/>
          <w:lang w:val="en-US"/>
        </w:rPr>
        <w:t>biocatalytic degradation of azo dyes and wastewater treatment</w:t>
      </w:r>
      <w:ins w:id="42" w:author="Juan Carlos Cruz Jimenez" w:date="2021-05-23T20:26:00Z">
        <w:r w:rsidR="007F234B">
          <w:rPr>
            <w:rFonts w:ascii="Arial" w:hAnsi="Arial" w:cs="Arial"/>
            <w:szCs w:val="24"/>
            <w:lang w:val="en-US"/>
          </w:rPr>
          <w:t xml:space="preserve"> by enzyme-based systems</w:t>
        </w:r>
      </w:ins>
      <w:r w:rsidRPr="00D53175">
        <w:rPr>
          <w:rFonts w:ascii="Arial" w:hAnsi="Arial" w:cs="Arial"/>
          <w:szCs w:val="24"/>
          <w:lang w:val="en-US"/>
        </w:rPr>
        <w:t xml:space="preserve"> </w:t>
      </w:r>
      <w:r w:rsidR="00D32ED7"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{"citationItems":[{"id":"ITEM-1","itemData":{"DOI":"10.1128/AEM.71.11.6711","ISBN":"0099-2240 (Print)\\r0099-2240 (Linking)","ISSN":"00992240","PMID":"16269701","author":[{"dropping-particle":"","family":"Zille","given":"Andrea","non-dropping-particle":"","parse-names":false,"suffix":""},{"dropping-particle":"","family":"Górnacka","given":"Barbara","non-dropping-particle":"","parse-names":false,"suffix":""},{"dropping-particle":"","family":"Rehorek","given":"Astrid","non-dropping-particle":"","parse-names":false,"suffix":""},{"dropping-particle":"","family":"Go","given":"Barbara","non-dropping-particle":"","parse-names":false,"suffix":""},{"dropping-particle":"","family":"Cavaco-paulo","given":"Artur","non-dropping-particle":"","parse-names":false,"suffix":""}],"container-title":"Applied and Environmental Microbiology","id":"ITEM-1","issue":"11","issued":{"date-parts":[["2005"]]},"note":"2Z 9z","page":"6711-6718","title":"Degradation of Azo Dyes by Trametes villosa Laccase over Long Periods of Oxidative Conditions","type":"article-journal","volume":"71"},"uris":["http://www.mendeley.com/documents/?uuid=264a0414-1204-491b-b439-3c1cfa29f79f"]}],"mendeley":{"formattedCitation":"[14]","plainTextFormattedCitation":"[14]","previouslyFormattedCitation":"[14]"},"properties":{"noteIndex":0},"schema":"https://github.com/citation-style-language/schema/raw/master/csl-citation.json"}</w:instrText>
      </w:r>
      <w:r w:rsidR="00D32ED7" w:rsidRPr="00D53175">
        <w:rPr>
          <w:rFonts w:ascii="Arial" w:hAnsi="Arial" w:cs="Arial"/>
          <w:szCs w:val="24"/>
          <w:lang w:val="en-US"/>
        </w:rPr>
        <w:fldChar w:fldCharType="separate"/>
      </w:r>
      <w:r w:rsidR="00A00AC6" w:rsidRPr="00D53175">
        <w:rPr>
          <w:rFonts w:ascii="Arial" w:hAnsi="Arial" w:cs="Arial"/>
          <w:noProof/>
          <w:szCs w:val="24"/>
          <w:lang w:val="en-US"/>
        </w:rPr>
        <w:t>[14]</w:t>
      </w:r>
      <w:r w:rsidR="00D32ED7" w:rsidRPr="00D53175">
        <w:rPr>
          <w:rFonts w:ascii="Arial" w:hAnsi="Arial" w:cs="Arial"/>
          <w:szCs w:val="24"/>
          <w:lang w:val="en-US"/>
        </w:rPr>
        <w:fldChar w:fldCharType="end"/>
      </w:r>
      <w:r w:rsidR="00DB1E0C"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{"citationItems":[{"id":"ITEM-1","itemData":{"DOI":"10.1128/AEM.66.8.3357-3362.2000","ISSN":"00992240","PMID":"10919791","abstract":"Trametes hirsuta and a purified laccase from this organism were able to degrade triarylmethane, indigoid, azo, and anthraquinonic dyes. Initial decolorization velocities depended on the substituents on the phenolic rings of the dyes. Immobilization of the T. hirsuta laccase on alumina enhanced the thermal stabilities of the enzyme and its tolerance against some enzyme inhibitors, such as halides, copper chelators, and dyeing additives. The laccase lost 50% of its activity at 50 mM NaCl while the 50% inhibitory concentration (IC50) of the immobilized enzyme was 85 mM. Treatment of dyes with the immobilized laccase reduced their toxicities (based on the oxygen consumption rate of Pseudomonas putida) by up to 80% (anthraquinonic dyes). Textile effluents decolorized with T. hirsuta or the laccase were used for dyeing. Metabolites and/or enzyme protein strongly interacted with the dyeing process indicated by lower staining levels (K/S) values than obtained with a blank using water. However, when the effluents were decolorized with immobilized laccase, they could be used for dyeing and acceptable color differences (ΔE*) below 1.1 were measured for most dyes.","author":[{"dropping-particle":"","family":"Abadulla","given":"E.","non-dropping-particle":"","parse-names":false,"suffix":""},{"dropping-particle":"","family":"Tzanov","given":"T.","non-dropping-particle":"","parse-names":false,"suffix":""},{"dropping-particle":"","family":"Costa","given":"S.","non-dropping-particle":"","parse-names":false,"suffix":""},{"dropping-particle":"","family":"Robra","given":"K. H.","non-dropping-particle":"","parse-names":false,"suffix":""},{"dropping-particle":"","family":"Cavaco-Paulo","given":"A.","non-dropping-particle":"","parse-names":false,"suffix":""},{"dropping-particle":"","family":"Gubitz","given":"G. M.","non-dropping-particle":"","parse-names":false,"suffix":""}],"container-title":"Applied and Environmental Microbiology","id":"ITEM-1","issue":"8","issued":{"date-parts":[["2000"]]},"note":"6z","page":"3357-3362","title":"Decolorization and detoxification of textile dyes with a laccase from Trametes hirsuta","type":"article-journal","volume":"66"},"uris":["http://www.mendeley.com/documents/?uuid=2a6d06c2-ffe9-4b97-b7d2-73a6022da82a"]}],"mendeley":{"formattedCitation":"[17]","plainTextFormattedCitation":"[17]","previouslyFormattedCitation":"[17]"},"properties":{"noteIndex":0},"schema":"https://github.com/citation-style-language/schema/raw/master/csl-citation.json"}</w:instrText>
      </w:r>
      <w:r w:rsidR="00DB1E0C" w:rsidRPr="00D53175">
        <w:rPr>
          <w:rFonts w:ascii="Arial" w:hAnsi="Arial" w:cs="Arial"/>
          <w:szCs w:val="24"/>
          <w:lang w:val="en-US"/>
        </w:rPr>
        <w:fldChar w:fldCharType="separate"/>
      </w:r>
      <w:r w:rsidR="00A00AC6" w:rsidRPr="00D53175">
        <w:rPr>
          <w:rFonts w:ascii="Arial" w:hAnsi="Arial" w:cs="Arial"/>
          <w:noProof/>
          <w:szCs w:val="24"/>
          <w:lang w:val="en-US"/>
        </w:rPr>
        <w:t>[17]</w:t>
      </w:r>
      <w:r w:rsidR="00DB1E0C" w:rsidRPr="00D53175">
        <w:rPr>
          <w:rFonts w:ascii="Arial" w:hAnsi="Arial" w:cs="Arial"/>
          <w:szCs w:val="24"/>
          <w:lang w:val="en-US"/>
        </w:rPr>
        <w:fldChar w:fldCharType="end"/>
      </w:r>
      <w:r w:rsidR="00EF09D9"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{"citationItems":[{"id":"ITEM-1","itemData":{"DOI":"10.1007/s10098-014-0869-6","ISSN":"16189558","abstract":"Laccases are the oldest with low substrate specificity enzymes used for degradation of various com-pounds, especially, dyes. In the present investigation, the cell-free extract of laccase enzyme is applied to degrade azo dyes used in leather processing. The enzyme degrades the azo dyes rapidly at optimum growth conditions of pH 7.0, temperature 37 °C and incubation duration of 72 h. Better production of the enzyme was achieved with dex-trose, yeast extract, acetone, copper sulphate and orange peel. The molecular weight of laccase was found to be 63 kDa. The percentage of degradation is found to be 96.4 % for CI Acid black 210 and 92.2 % for the CI Acid black 234. Ultraviolet–visible spectral analysis indicates the presence of peaks in the visible region confirming the complete degradation of the dye sample. Fourier transform-infrared spectroscopy analysis shows the transformation of N=N into either N 2 or NH 3 and then into biomass. The mass spectra analysis shows conversion of azo dye to final product through various intermediates with their respective molecular weights. Chemical oxygen demand (COD) and biochemical oxygen demand (BOD) analysis reveal the reduction of pollution load more than 92 % in the experi-mental process while maintaining BOD/COD ratio to about 30 %.","author":[{"dropping-particle":"","family":"Kanagaraj","given":"J.","non-dropping-particle":"","parse-names":false,"suffix":""},{"dropping-particle":"","family":"Senthilvelan","given":"T.","non-dropping-particle":"","parse-names":false,"suffix":""},{"dropping-particle":"","family":"Panda","given":"R. C.","non-dropping-particle":"","parse-names":false,"suffix":""}],"container-title":"Clean Technologies and Environmental Policy","id":"ITEM-1","issue":"6","issued":{"date-parts":[["2015"]]},"note":"10Z","page":"1443-1456","publisher":"Springer Berlin Heidelberg","title":"Degradation of azo dyes by laccase: Biological method to reduce pollution load in dye wastewater","type":"article-journal","volume":"17"},"uris":["http://www.mendeley.com/documents/?uuid=8fd96f2d-525b-46d5-8163-27f20990f9c1"]}],"mendeley":{"formattedCitation":"[12]","plainTextFormattedCitation":"[12]","previouslyFormattedCitation":"[12]"},"properties":{"noteIndex":0},"schema":"https://github.com/citation-style-language/schema/raw/master/csl-citation.json"}</w:instrText>
      </w:r>
      <w:r w:rsidR="00EF09D9" w:rsidRPr="00D53175">
        <w:rPr>
          <w:rFonts w:ascii="Arial" w:hAnsi="Arial" w:cs="Arial"/>
          <w:szCs w:val="24"/>
          <w:lang w:val="en-US"/>
        </w:rPr>
        <w:fldChar w:fldCharType="separate"/>
      </w:r>
      <w:r w:rsidR="00A00AC6" w:rsidRPr="00D53175">
        <w:rPr>
          <w:rFonts w:ascii="Arial" w:hAnsi="Arial" w:cs="Arial"/>
          <w:noProof/>
          <w:szCs w:val="24"/>
          <w:lang w:val="en-US"/>
        </w:rPr>
        <w:t>[12]</w:t>
      </w:r>
      <w:r w:rsidR="00EF09D9" w:rsidRPr="00D53175">
        <w:rPr>
          <w:rFonts w:ascii="Arial" w:hAnsi="Arial" w:cs="Arial"/>
          <w:szCs w:val="24"/>
          <w:lang w:val="en-US"/>
        </w:rPr>
        <w:fldChar w:fldCharType="end"/>
      </w:r>
      <w:r w:rsidRPr="00D53175">
        <w:rPr>
          <w:rFonts w:ascii="Arial" w:hAnsi="Arial" w:cs="Arial"/>
          <w:szCs w:val="24"/>
          <w:lang w:val="en-US"/>
        </w:rPr>
        <w:t>.</w:t>
      </w:r>
      <w:r w:rsidR="001D3F3B" w:rsidRPr="00D53175">
        <w:rPr>
          <w:rFonts w:ascii="Arial" w:hAnsi="Arial" w:cs="Arial"/>
          <w:szCs w:val="24"/>
          <w:lang w:val="en-US"/>
        </w:rPr>
        <w:t xml:space="preserve"> One of the most attractive </w:t>
      </w:r>
      <w:r w:rsidR="00F934B5" w:rsidRPr="00D53175">
        <w:rPr>
          <w:rFonts w:ascii="Arial" w:hAnsi="Arial" w:cs="Arial"/>
          <w:szCs w:val="24"/>
          <w:lang w:val="en-US"/>
        </w:rPr>
        <w:t xml:space="preserve">family of </w:t>
      </w:r>
      <w:r w:rsidR="001D3F3B" w:rsidRPr="00D53175">
        <w:rPr>
          <w:rFonts w:ascii="Arial" w:hAnsi="Arial" w:cs="Arial"/>
          <w:szCs w:val="24"/>
          <w:lang w:val="en-US"/>
        </w:rPr>
        <w:t>enzymes for bioremediation of azo dyes are laccases</w:t>
      </w:r>
      <w:r w:rsidR="00955B06" w:rsidRPr="00D53175">
        <w:rPr>
          <w:rFonts w:ascii="Arial" w:hAnsi="Arial" w:cs="Arial"/>
          <w:szCs w:val="24"/>
          <w:lang w:val="en-US"/>
        </w:rPr>
        <w:t xml:space="preserve"> </w:t>
      </w:r>
      <w:r w:rsidR="00955B06" w:rsidRPr="00D53175">
        <w:rPr>
          <w:rFonts w:ascii="Arial" w:hAnsi="Arial" w:cs="Arial"/>
          <w:szCs w:val="24"/>
          <w:lang w:val="en-US"/>
        </w:rPr>
        <w:fldChar w:fldCharType="begin" w:fldLock="1"/>
      </w:r>
      <w:r w:rsidR="007C7085" w:rsidRPr="00D53175">
        <w:rPr>
          <w:rFonts w:ascii="Arial" w:hAnsi="Arial" w:cs="Arial"/>
          <w:szCs w:val="24"/>
          <w:lang w:val="en-US"/>
        </w:rPr>
        <w:instrText>ADDIN CSL_CITATION {"citationItems":[{"id":"ITEM-1","itemData":{"ISSN":"10567194","abstract":"Solid-state fermentation (SSF) processes involve the growth of microorganisms (typically fungi) on a solid material in the absence or near absence of free-flowing water. The wide range of solid materials used in SSF can be classified into two great categories: inert (synthetic materials) and non-inert (organic materials). The former only acts as an attachment place for the fungus, whereas the latter also functions as a source of nutrients, due to which it is called support-substrate. Utilisation of agro-industrial residues as support-substrates in SSF processes provides an alternative avenue and value-addition to these otherwise under-or non-utilised residues. SSF processes have shown to be particularly suitable for the production of enzymes by filamentous fungi, since they reproduce the natural living conditions of such fungi. In the present chapter the production of laccase enzyme by white-rot fungi under SSF is described.","author":[{"dropping-particle":"","family":"Toca-Herrera","given":"José Luis","non-dropping-particle":"","parse-names":false,"suffix":""},{"dropping-particle":"","family":"Osma","given":"Johann F.","non-dropping-particle":"","parse-names":false,"suffix":""},{"dropping-particle":"","family":"Rodriguez-Couto","given":"Susana","non-dropping-particle":"","parse-names":false,"suffix":""}],"container-title":"Communicating Current Research and Educational Topics and Trends in Applied Microbiology","editor":[{"dropping-particle":"","family":"Mendez-Vilas","given":"A.","non-dropping-particle":"","parse-names":false,"suffix":""}],"id":"ITEM-1","issued":{"date-parts":[["2007"]]},"page":"391-400","title":"Solid-state fermentation for laccase production","type":"chapter","volume":"10"},"uris":["http://www.mendeley.com/documents/?uuid=dfd9ba8b-1aeb-4a1c-9ddd-216a882059a0"]}],"mendeley":{"formattedCitation":"[25]","plainTextFormattedCitation":"[25]","previouslyFormattedCitation":"[25]"},"properties":{"noteIndex":0},"schema":"https://github.com/citation-style-language/schema/raw/master/csl-citation.json"}</w:instrText>
      </w:r>
      <w:r w:rsidR="00955B06" w:rsidRPr="00D53175">
        <w:rPr>
          <w:rFonts w:ascii="Arial" w:hAnsi="Arial" w:cs="Arial"/>
          <w:szCs w:val="24"/>
          <w:lang w:val="en-US"/>
        </w:rPr>
        <w:fldChar w:fldCharType="separate"/>
      </w:r>
      <w:r w:rsidR="00955B06" w:rsidRPr="00D53175">
        <w:rPr>
          <w:rFonts w:ascii="Arial" w:hAnsi="Arial" w:cs="Arial"/>
          <w:noProof/>
          <w:szCs w:val="24"/>
          <w:lang w:val="en-US"/>
        </w:rPr>
        <w:t>[25]</w:t>
      </w:r>
      <w:r w:rsidR="00955B06" w:rsidRPr="00D53175">
        <w:rPr>
          <w:rFonts w:ascii="Arial" w:hAnsi="Arial" w:cs="Arial"/>
          <w:szCs w:val="24"/>
          <w:lang w:val="en-US"/>
        </w:rPr>
        <w:fldChar w:fldCharType="end"/>
      </w:r>
      <w:r w:rsidR="00F934B5" w:rsidRPr="00D53175">
        <w:rPr>
          <w:rFonts w:ascii="Arial" w:hAnsi="Arial" w:cs="Arial"/>
          <w:szCs w:val="24"/>
          <w:lang w:val="en-US"/>
        </w:rPr>
        <w:t>. These enzymes</w:t>
      </w:r>
      <w:r w:rsidRPr="00D53175">
        <w:rPr>
          <w:rFonts w:ascii="Arial" w:hAnsi="Arial" w:cs="Arial"/>
          <w:szCs w:val="24"/>
          <w:lang w:val="en-US"/>
        </w:rPr>
        <w:t xml:space="preserve"> </w:t>
      </w:r>
      <w:r w:rsidR="00F934B5" w:rsidRPr="00D53175">
        <w:rPr>
          <w:rFonts w:ascii="Arial" w:hAnsi="Arial" w:cs="Arial"/>
          <w:szCs w:val="24"/>
          <w:lang w:val="en-US"/>
        </w:rPr>
        <w:t>are</w:t>
      </w:r>
      <w:r w:rsidRPr="00D53175">
        <w:rPr>
          <w:rFonts w:ascii="Arial" w:hAnsi="Arial" w:cs="Arial"/>
          <w:szCs w:val="24"/>
          <w:lang w:val="en-US"/>
        </w:rPr>
        <w:t xml:space="preserve"> oxidoreductase</w:t>
      </w:r>
      <w:r w:rsidR="00F934B5" w:rsidRPr="00D53175">
        <w:rPr>
          <w:rFonts w:ascii="Arial" w:hAnsi="Arial" w:cs="Arial"/>
          <w:szCs w:val="24"/>
          <w:lang w:val="en-US"/>
        </w:rPr>
        <w:t>s</w:t>
      </w:r>
      <w:r w:rsidRPr="00D53175">
        <w:rPr>
          <w:rFonts w:ascii="Arial" w:hAnsi="Arial" w:cs="Arial"/>
          <w:szCs w:val="24"/>
          <w:lang w:val="en-US"/>
        </w:rPr>
        <w:t xml:space="preserve"> capable of oxidizing phenolic compounds into </w:t>
      </w:r>
      <w:proofErr w:type="spellStart"/>
      <w:r w:rsidRPr="00D53175">
        <w:rPr>
          <w:rFonts w:ascii="Arial" w:hAnsi="Arial" w:cs="Arial"/>
          <w:szCs w:val="24"/>
          <w:lang w:val="en-US"/>
        </w:rPr>
        <w:t>phenoxyl</w:t>
      </w:r>
      <w:proofErr w:type="spellEnd"/>
      <w:r w:rsidRPr="00D53175">
        <w:rPr>
          <w:rFonts w:ascii="Arial" w:hAnsi="Arial" w:cs="Arial"/>
          <w:szCs w:val="24"/>
          <w:lang w:val="en-US"/>
        </w:rPr>
        <w:t xml:space="preserve"> radicals, with the aid of 4 copper electrons in </w:t>
      </w:r>
      <w:r w:rsidR="00F934B5" w:rsidRPr="00D53175">
        <w:rPr>
          <w:rFonts w:ascii="Arial" w:hAnsi="Arial" w:cs="Arial"/>
          <w:szCs w:val="24"/>
          <w:lang w:val="en-US"/>
        </w:rPr>
        <w:t xml:space="preserve">their </w:t>
      </w:r>
      <w:r w:rsidRPr="00D53175">
        <w:rPr>
          <w:rFonts w:ascii="Arial" w:hAnsi="Arial" w:cs="Arial"/>
          <w:szCs w:val="24"/>
          <w:lang w:val="en-US"/>
        </w:rPr>
        <w:t>structure</w:t>
      </w:r>
      <w:r w:rsidR="00F934B5" w:rsidRPr="00D53175">
        <w:rPr>
          <w:rFonts w:ascii="Arial" w:hAnsi="Arial" w:cs="Arial"/>
          <w:szCs w:val="24"/>
          <w:lang w:val="en-US"/>
        </w:rPr>
        <w:t>s</w:t>
      </w:r>
      <w:r w:rsidR="00D32ED7" w:rsidRPr="00D53175">
        <w:rPr>
          <w:rFonts w:ascii="Arial" w:hAnsi="Arial" w:cs="Arial"/>
          <w:szCs w:val="24"/>
          <w:lang w:val="en-US"/>
        </w:rPr>
        <w:t xml:space="preserve"> </w:t>
      </w:r>
      <w:r w:rsidR="00D32ED7"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{"citationItems":[{"id":"ITEM-1","itemData":{"DOI":"10.1128/AEM.71.11.6711","ISBN":"0099-2240 (Print)\\r0099-2240 (Linking)","ISSN":"00992240","PMID":"16269701","author":[{"dropping-particle":"","family":"Zille","given":"Andrea","non-dropping-particle":"","parse-names":false,"suffix":""},{"dropping-particle":"","family":"Górnacka","given":"Barbara","non-dropping-particle":"","parse-names":false,"suffix":""},{"dropping-particle":"","family":"Rehorek","given":"Astrid","non-dropping-particle":"","parse-names":false,"suffix":""},{"dropping-particle":"","family":"Go","given":"Barbara","non-dropping-particle":"","parse-names":false,"suffix":""},{"dropping-particle":"","family":"Cavaco-paulo","given":"Artur","non-dropping-particle":"","parse-names":false,"suffix":""}],"container-title":"Applied and Environmental Microbiology","id":"ITEM-1","issue":"11","issued":{"date-parts":[["2005"]]},"note":"2Z 9z","page":"6711-6718","title":"Degradation of Azo Dyes by Trametes villosa Laccase over Long Periods of Oxidative Conditions","type":"article-journal","volume":"71"},"uris":["http://www.mendeley.com/documents/?uuid=264a0414-1204-491b-b439-3c1cfa29f79f"]}],"mendeley":{"formattedCitation":"[14]","plainTextFormattedCitation":"[14]","previouslyFormattedCitation":"[14]"},"properties":{"noteIndex":0},"schema":"https://github.com/citation-style-language/schema/raw/master/csl-citation.json"}</w:instrText>
      </w:r>
      <w:r w:rsidR="00D32ED7" w:rsidRPr="00D53175">
        <w:rPr>
          <w:rFonts w:ascii="Arial" w:hAnsi="Arial" w:cs="Arial"/>
          <w:szCs w:val="24"/>
          <w:lang w:val="en-US"/>
        </w:rPr>
        <w:fldChar w:fldCharType="separate"/>
      </w:r>
      <w:r w:rsidR="00A00AC6" w:rsidRPr="00D53175">
        <w:rPr>
          <w:rFonts w:ascii="Arial" w:hAnsi="Arial" w:cs="Arial"/>
          <w:noProof/>
          <w:szCs w:val="24"/>
          <w:lang w:val="en-US"/>
        </w:rPr>
        <w:t>[14]</w:t>
      </w:r>
      <w:r w:rsidR="00D32ED7" w:rsidRPr="00D53175">
        <w:rPr>
          <w:rFonts w:ascii="Arial" w:hAnsi="Arial" w:cs="Arial"/>
          <w:szCs w:val="24"/>
          <w:lang w:val="en-US"/>
        </w:rPr>
        <w:fldChar w:fldCharType="end"/>
      </w:r>
      <w:r w:rsidR="00010C4E"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{"citationItems":[{"id":"ITEM-1","itemData":{"DOI":"10.1007/s10098-014-0869-6","ISSN":"16189558","abstract":"Laccases are the oldest with low substrate specificity enzymes used for degradation of various com-pounds, especially, dyes. In the present investigation, the cell-free extract of laccase enzyme is applied to degrade azo dyes used in leather processing. The enzyme degrades the azo dyes rapidly at optimum growth conditions of pH 7.0, temperature 37 °C and incubation duration of 72 h. Better production of the enzyme was achieved with dex-trose, yeast extract, acetone, copper sulphate and orange peel. The molecular weight of laccase was found to be 63 kDa. The percentage of degradation is found to be 96.4 % for CI Acid black 210 and 92.2 % for the CI Acid black 234. Ultraviolet–visible spectral analysis indicates the presence of peaks in the visible region confirming the complete degradation of the dye sample. Fourier transform-infrared spectroscopy analysis shows the transformation of N=N into either N 2 or NH 3 and then into biomass. The mass spectra analysis shows conversion of azo dye to final product through various intermediates with their respective molecular weights. Chemical oxygen demand (COD) and biochemical oxygen demand (BOD) analysis reveal the reduction of pollution load more than 92 % in the experi-mental process while maintaining BOD/COD ratio to about 30 %.","author":[{"dropping-particle":"","family":"Kanagaraj","given":"J.","non-dropping-particle":"","parse-names":false,"suffix":""},{"dropping-particle":"","family":"Senthilvelan","given":"T.","non-dropping-particle":"","parse-names":false,"suffix":""},{"dropping-particle":"","family":"Panda","given":"R. C.","non-dropping-particle":"","parse-names":false,"suffix":""}],"container-title":"Clean Technologies and Environmental Policy","id":"ITEM-1","issue":"6","issued":{"date-parts":[["2015"]]},"note":"10Z","page":"1443-1456","publisher":"Springer Berlin Heidelberg","title":"Degradation of azo dyes by laccase: Biological method to reduce pollution load in dye wastewater","type":"article-journal","volume":"17"},"uris":["http://www.mendeley.com/documents/?uuid=8fd96f2d-525b-46d5-8163-27f20990f9c1"]}],"mendeley":{"formattedCitation":"[12]","plainTextFormattedCitation":"[12]","previouslyFormattedCitation":"[12]"},"properties":{"noteIndex":0},"schema":"https://github.com/citation-style-language/schema/raw/master/csl-citation.json"}</w:instrText>
      </w:r>
      <w:r w:rsidR="00010C4E" w:rsidRPr="00D53175">
        <w:rPr>
          <w:rFonts w:ascii="Arial" w:hAnsi="Arial" w:cs="Arial"/>
          <w:szCs w:val="24"/>
          <w:lang w:val="en-US"/>
        </w:rPr>
        <w:fldChar w:fldCharType="separate"/>
      </w:r>
      <w:r w:rsidR="00A00AC6" w:rsidRPr="00D53175">
        <w:rPr>
          <w:rFonts w:ascii="Arial" w:hAnsi="Arial" w:cs="Arial"/>
          <w:noProof/>
          <w:szCs w:val="24"/>
          <w:lang w:val="en-US"/>
        </w:rPr>
        <w:t>[12]</w:t>
      </w:r>
      <w:r w:rsidR="00010C4E" w:rsidRPr="00D53175">
        <w:rPr>
          <w:rFonts w:ascii="Arial" w:hAnsi="Arial" w:cs="Arial"/>
          <w:szCs w:val="24"/>
          <w:lang w:val="en-US"/>
        </w:rPr>
        <w:fldChar w:fldCharType="end"/>
      </w:r>
      <w:r w:rsidR="00544F75" w:rsidRPr="00D53175">
        <w:rPr>
          <w:rFonts w:ascii="Arial" w:hAnsi="Arial" w:cs="Arial"/>
          <w:szCs w:val="24"/>
          <w:lang w:val="en-US"/>
        </w:rPr>
        <w:fldChar w:fldCharType="begin" w:fldLock="1"/>
      </w:r>
      <w:r w:rsidR="00825B99" w:rsidRPr="00D53175">
        <w:rPr>
          <w:rFonts w:ascii="Arial" w:hAnsi="Arial" w:cs="Arial"/>
          <w:szCs w:val="24"/>
          <w:lang w:val="en-US"/>
        </w:rPr>
        <w:instrText>ADDIN CSL_CITATION {"citationItems":[{"id":"ITEM-1","itemData":{"ISBN":"9788469279328","abstract":"Papers included within of thesis: Sunflower seed shells: A novel and effective low-cost adsorbent for the removal of the diazo dye Reactive Black 5 from aqueous solutions Johann F. Osma, Ver´ onica Saravia, Jos´ e L. Toca-Herrera, Susana Rodr´ Department of Chemical Engineering, Rovira i Virgili University, Av. Pa¨ ıguez Couto Banana skin: A novel waste for laccase production by Trametes pubescens under solid-state conditions. Application to synthetic dye decolouration Coating of immobilised laccase for stability enhancement: A novel approach","author":[{"dropping-particle":"","family":"Osma","given":"Johann Faccelo","non-dropping-particle":"","parse-names":false,"suffix":""}],"id":"ITEM-1","issued":{"date-parts":[["2009"]]},"publisher":"UNIVERSITAT ROVIRA I VIRGILI","title":"Production of Laccases by the White-rot Fungus Trametes Pubescens for their potential application to synthetic dye treatment","type":"book"},"uris":["http://www.mendeley.com/documents/?uuid=72d7024d-8c08-3e1a-a672-263ae7290dc5"]}],"mendeley":{"formattedCitation":"[23]","plainTextFormattedCitation":"[23]","previouslyFormattedCitation":"[23]"},"properties":{"noteIndex":0},"schema":"https://github.com/citation-style-language/schema/raw/master/csl-citation.json"}</w:instrText>
      </w:r>
      <w:r w:rsidR="00544F75" w:rsidRPr="00D53175">
        <w:rPr>
          <w:rFonts w:ascii="Arial" w:hAnsi="Arial" w:cs="Arial"/>
          <w:szCs w:val="24"/>
          <w:lang w:val="en-US"/>
        </w:rPr>
        <w:fldChar w:fldCharType="separate"/>
      </w:r>
      <w:r w:rsidR="00FD76A9" w:rsidRPr="00D53175">
        <w:rPr>
          <w:rFonts w:ascii="Arial" w:hAnsi="Arial" w:cs="Arial"/>
          <w:noProof/>
          <w:szCs w:val="24"/>
          <w:lang w:val="en-US"/>
        </w:rPr>
        <w:t>[23]</w:t>
      </w:r>
      <w:r w:rsidR="00544F75" w:rsidRPr="00D53175">
        <w:rPr>
          <w:rFonts w:ascii="Arial" w:hAnsi="Arial" w:cs="Arial"/>
          <w:szCs w:val="24"/>
          <w:lang w:val="en-US"/>
        </w:rPr>
        <w:fldChar w:fldCharType="end"/>
      </w:r>
      <w:r w:rsidRPr="00D53175">
        <w:rPr>
          <w:rFonts w:ascii="Arial" w:hAnsi="Arial" w:cs="Arial"/>
          <w:szCs w:val="24"/>
          <w:lang w:val="en-US"/>
        </w:rPr>
        <w:t>. The</w:t>
      </w:r>
      <w:r w:rsidR="00CD633C" w:rsidRPr="00D53175">
        <w:rPr>
          <w:rFonts w:ascii="Arial" w:hAnsi="Arial" w:cs="Arial"/>
          <w:szCs w:val="24"/>
          <w:lang w:val="en-US"/>
        </w:rPr>
        <w:t xml:space="preserve"> presence of</w:t>
      </w:r>
      <w:r w:rsidRPr="00D53175">
        <w:rPr>
          <w:rFonts w:ascii="Arial" w:hAnsi="Arial" w:cs="Arial"/>
          <w:szCs w:val="24"/>
          <w:lang w:val="en-US"/>
        </w:rPr>
        <w:t xml:space="preserve"> </w:t>
      </w:r>
      <w:r w:rsidR="00CD633C" w:rsidRPr="00D53175">
        <w:rPr>
          <w:rFonts w:ascii="Arial" w:hAnsi="Arial" w:cs="Arial"/>
          <w:szCs w:val="24"/>
          <w:lang w:val="en-US"/>
        </w:rPr>
        <w:t xml:space="preserve">aromatic polyphenolic components </w:t>
      </w:r>
      <w:r w:rsidR="00D20B98" w:rsidRPr="00D53175">
        <w:rPr>
          <w:rFonts w:ascii="Arial" w:hAnsi="Arial" w:cs="Arial"/>
          <w:szCs w:val="24"/>
          <w:lang w:val="en-US"/>
        </w:rPr>
        <w:t xml:space="preserve">in azo dyes make them suitable </w:t>
      </w:r>
      <w:r w:rsidR="00D66F2F" w:rsidRPr="00D53175">
        <w:rPr>
          <w:rFonts w:ascii="Arial" w:hAnsi="Arial" w:cs="Arial"/>
          <w:szCs w:val="24"/>
          <w:lang w:val="en-US"/>
        </w:rPr>
        <w:t xml:space="preserve">targets </w:t>
      </w:r>
      <w:r w:rsidR="00D20B98" w:rsidRPr="00D53175">
        <w:rPr>
          <w:rFonts w:ascii="Arial" w:hAnsi="Arial" w:cs="Arial"/>
          <w:szCs w:val="24"/>
          <w:lang w:val="en-US"/>
        </w:rPr>
        <w:t xml:space="preserve">for </w:t>
      </w:r>
      <w:r w:rsidRPr="00D53175">
        <w:rPr>
          <w:rFonts w:ascii="Arial" w:hAnsi="Arial" w:cs="Arial"/>
          <w:szCs w:val="24"/>
          <w:lang w:val="en-US"/>
        </w:rPr>
        <w:t>decolorization</w:t>
      </w:r>
      <w:r w:rsidR="00D20B98" w:rsidRPr="00D53175">
        <w:rPr>
          <w:rFonts w:ascii="Arial" w:hAnsi="Arial" w:cs="Arial"/>
          <w:szCs w:val="24"/>
          <w:lang w:val="en-US"/>
        </w:rPr>
        <w:t xml:space="preserve"> with </w:t>
      </w:r>
      <w:r w:rsidR="00D66F2F" w:rsidRPr="00D53175">
        <w:rPr>
          <w:rFonts w:ascii="Arial" w:hAnsi="Arial" w:cs="Arial"/>
          <w:szCs w:val="24"/>
          <w:lang w:val="en-US"/>
        </w:rPr>
        <w:t>laccases</w:t>
      </w:r>
      <w:r w:rsidRPr="00D53175">
        <w:rPr>
          <w:rFonts w:ascii="Arial" w:hAnsi="Arial" w:cs="Arial"/>
          <w:szCs w:val="24"/>
          <w:lang w:val="en-US"/>
        </w:rPr>
        <w:t xml:space="preserve"> </w:t>
      </w:r>
      <w:r w:rsidR="00EF09D9"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{"citationItems":[{"id":"ITEM-1","itemData":{"DOI":"10.1007/s10098-014-0869-6","ISSN":"16189558","abstract":"Laccases are the oldest with low substrate specificity enzymes used for degradation of various com-pounds, especially, dyes. In the present investigation, the cell-free extract of laccase enzyme is applied to degrade azo dyes used in leather processing. The enzyme degrades the azo dyes rapidly at optimum growth conditions of pH 7.0, temperature 37 °C and incubation duration of 72 h. Better production of the enzyme was achieved with dex-trose, yeast extract, acetone, copper sulphate and orange peel. The molecular weight of laccase was found to be 63 kDa. The percentage of degradation is found to be 96.4 % for CI Acid black 210 and 92.2 % for the CI Acid black 234. Ultraviolet–visible spectral analysis indicates the presence of peaks in the visible region confirming the complete degradation of the dye sample. Fourier transform-infrared spectroscopy analysis shows the transformation of N=N into either N 2 or NH 3 and then into biomass. The mass spectra analysis shows conversion of azo dye to final product through various intermediates with their respective molecular weights. Chemical oxygen demand (COD) and biochemical oxygen demand (BOD) analysis reveal the reduction of pollution load more than 92 % in the experi-mental process while maintaining BOD/COD ratio to about 30 %.","author":[{"dropping-particle":"","family":"Kanagaraj","given":"J.","non-dropping-particle":"","parse-names":false,"suffix":""},{"dropping-particle":"","family":"Senthilvelan","given":"T.","non-dropping-particle":"","parse-names":false,"suffix":""},{"dropping-particle":"","family":"Panda","given":"R. C.","non-dropping-particle":"","parse-names":false,"suffix":""}],"container-title":"Clean Technologies and Environmental Policy","id":"ITEM-1","issue":"6","issued":{"date-parts":[["2015"]]},"note":"10Z","page":"1443-1456","publisher":"Springer Berlin Heidelberg","title":"Degradation of azo dyes by laccase: Biological method to reduce pollution load in dye wastewater","type":"article-journal","volume":"17"},"uris":["http://www.mendeley.com/documents/?uuid=8fd96f2d-525b-46d5-8163-27f20990f9c1"]}],"mendeley":{"formattedCitation":"[12]","plainTextFormattedCitation":"[12]","previouslyFormattedCitation":"[12]"},"properties":{"noteIndex":0},"schema":"https://github.com/citation-style-language/schema/raw/master/csl-citation.json"}</w:instrText>
      </w:r>
      <w:r w:rsidR="00EF09D9" w:rsidRPr="00D53175">
        <w:rPr>
          <w:rFonts w:ascii="Arial" w:hAnsi="Arial" w:cs="Arial"/>
          <w:szCs w:val="24"/>
          <w:lang w:val="en-US"/>
        </w:rPr>
        <w:fldChar w:fldCharType="separate"/>
      </w:r>
      <w:r w:rsidR="00A00AC6" w:rsidRPr="00D53175">
        <w:rPr>
          <w:rFonts w:ascii="Arial" w:hAnsi="Arial" w:cs="Arial"/>
          <w:noProof/>
          <w:szCs w:val="24"/>
          <w:lang w:val="en-US"/>
        </w:rPr>
        <w:t>[12]</w:t>
      </w:r>
      <w:r w:rsidR="00EF09D9" w:rsidRPr="00D53175">
        <w:rPr>
          <w:rFonts w:ascii="Arial" w:hAnsi="Arial" w:cs="Arial"/>
          <w:szCs w:val="24"/>
          <w:lang w:val="en-US"/>
        </w:rPr>
        <w:fldChar w:fldCharType="end"/>
      </w:r>
      <w:r w:rsidR="00243FD7" w:rsidRPr="00D53175">
        <w:rPr>
          <w:rFonts w:ascii="Arial" w:hAnsi="Arial" w:cs="Arial"/>
          <w:szCs w:val="24"/>
          <w:lang w:val="en-US"/>
        </w:rPr>
        <w:fldChar w:fldCharType="begin" w:fldLock="1"/>
      </w:r>
      <w:r w:rsidR="00825B99" w:rsidRPr="00D53175">
        <w:rPr>
          <w:rFonts w:ascii="Arial" w:hAnsi="Arial" w:cs="Arial"/>
          <w:szCs w:val="24"/>
          <w:lang w:val="en-US"/>
        </w:rPr>
        <w:instrText>ADDIN CSL_CITATION {"citationItems":[{"id":"ITEM-1","itemData":{"ISBN":"9788469279328","abstract":"Papers included within of thesis: Sunflower seed shells: A novel and effective low-cost adsorbent for the removal of the diazo dye Reactive Black 5 from aqueous solutions Johann F. Osma, Ver´ onica Saravia, Jos´ e L. Toca-Herrera, Susana Rodr´ Department of Chemical Engineering, Rovira i Virgili University, Av. Pa¨ ıguez Couto Banana skin: A novel waste for laccase production by Trametes pubescens under solid-state conditions. Application to synthetic dye decolouration Coating of immobilised laccase for stability enhancement: A novel approach","author":[{"dropping-particle":"","family":"Osma","given":"Johann Faccelo","non-dropping-particle":"","parse-names":false,"suffix":""}],"id":"ITEM-1","issued":{"date-parts":[["2009"]]},"publisher":"UNIVERSITAT ROVIRA I VIRGILI","title":"Production of Laccases by the White-rot Fungus Trametes Pubescens for their potential application to synthetic dye treatment","type":"book"},"uris":["http://www.mendeley.com/documents/?uuid=72d7024d-8c08-3e1a-a672-263ae7290dc5"]}],"mendeley":{"formattedCitation":"[23]","plainTextFormattedCitation":"[23]","previouslyFormattedCitation":"[23]"},"properties":{"noteIndex":0},"schema":"https://github.com/citation-style-language/schema/raw/master/csl-citation.json"}</w:instrText>
      </w:r>
      <w:r w:rsidR="00243FD7" w:rsidRPr="00D53175">
        <w:rPr>
          <w:rFonts w:ascii="Arial" w:hAnsi="Arial" w:cs="Arial"/>
          <w:szCs w:val="24"/>
          <w:lang w:val="en-US"/>
        </w:rPr>
        <w:fldChar w:fldCharType="separate"/>
      </w:r>
      <w:r w:rsidR="00FD76A9" w:rsidRPr="00D53175">
        <w:rPr>
          <w:rFonts w:ascii="Arial" w:hAnsi="Arial" w:cs="Arial"/>
          <w:noProof/>
          <w:szCs w:val="24"/>
          <w:lang w:val="en-US"/>
        </w:rPr>
        <w:t>[23]</w:t>
      </w:r>
      <w:r w:rsidR="00243FD7" w:rsidRPr="00D53175">
        <w:rPr>
          <w:rFonts w:ascii="Arial" w:hAnsi="Arial" w:cs="Arial"/>
          <w:szCs w:val="24"/>
          <w:lang w:val="en-US"/>
        </w:rPr>
        <w:fldChar w:fldCharType="end"/>
      </w:r>
      <w:r w:rsidR="00243FD7" w:rsidRPr="00D53175">
        <w:rPr>
          <w:rFonts w:ascii="Arial" w:hAnsi="Arial" w:cs="Arial"/>
          <w:szCs w:val="24"/>
          <w:lang w:val="en-US"/>
        </w:rPr>
        <w:t>.</w:t>
      </w:r>
    </w:p>
    <w:p w14:paraId="73BEB465" w14:textId="6A07D1B1" w:rsidR="003673CF" w:rsidRPr="00D53175" w:rsidRDefault="007378B4" w:rsidP="005223C2">
      <w:pPr>
        <w:jc w:val="both"/>
        <w:rPr>
          <w:rFonts w:ascii="Arial" w:hAnsi="Arial" w:cs="Arial"/>
          <w:szCs w:val="24"/>
          <w:lang w:val="en-US"/>
        </w:rPr>
      </w:pPr>
      <w:r w:rsidRPr="00D53175">
        <w:rPr>
          <w:rFonts w:ascii="Arial" w:hAnsi="Arial" w:cs="Arial"/>
          <w:szCs w:val="24"/>
          <w:lang w:val="en-US"/>
        </w:rPr>
        <w:t xml:space="preserve">Nonetheless, there are some shortcomings </w:t>
      </w:r>
      <w:r w:rsidR="00BF44F3" w:rsidRPr="00D53175">
        <w:rPr>
          <w:rFonts w:ascii="Arial" w:hAnsi="Arial" w:cs="Arial"/>
          <w:szCs w:val="24"/>
          <w:lang w:val="en-US"/>
        </w:rPr>
        <w:t>for</w:t>
      </w:r>
      <w:r w:rsidRPr="00D53175">
        <w:rPr>
          <w:rFonts w:ascii="Arial" w:hAnsi="Arial" w:cs="Arial"/>
          <w:szCs w:val="24"/>
          <w:lang w:val="en-US"/>
        </w:rPr>
        <w:t xml:space="preserve"> bioremediation</w:t>
      </w:r>
      <w:r w:rsidR="00BF44F3" w:rsidRPr="00D53175">
        <w:rPr>
          <w:rFonts w:ascii="Arial" w:hAnsi="Arial" w:cs="Arial"/>
          <w:szCs w:val="24"/>
          <w:lang w:val="en-US"/>
        </w:rPr>
        <w:t xml:space="preserve"> processes</w:t>
      </w:r>
      <w:r w:rsidRPr="00D53175">
        <w:rPr>
          <w:rFonts w:ascii="Arial" w:hAnsi="Arial" w:cs="Arial"/>
          <w:szCs w:val="24"/>
          <w:lang w:val="en-US"/>
        </w:rPr>
        <w:t xml:space="preserve"> </w:t>
      </w:r>
      <w:r w:rsidR="006C14BC" w:rsidRPr="00D53175">
        <w:rPr>
          <w:rFonts w:ascii="Arial" w:hAnsi="Arial" w:cs="Arial"/>
          <w:szCs w:val="24"/>
          <w:lang w:val="en-US"/>
        </w:rPr>
        <w:t>enabled by</w:t>
      </w:r>
      <w:r w:rsidR="00BF44F3" w:rsidRPr="00D53175">
        <w:rPr>
          <w:rFonts w:ascii="Arial" w:hAnsi="Arial" w:cs="Arial"/>
          <w:szCs w:val="24"/>
          <w:lang w:val="en-US"/>
        </w:rPr>
        <w:t xml:space="preserve"> free </w:t>
      </w:r>
      <w:r w:rsidRPr="00D53175">
        <w:rPr>
          <w:rFonts w:ascii="Arial" w:hAnsi="Arial" w:cs="Arial"/>
          <w:szCs w:val="24"/>
          <w:lang w:val="en-US"/>
        </w:rPr>
        <w:t xml:space="preserve">enzymes, which </w:t>
      </w:r>
      <w:r w:rsidR="00BF44F3" w:rsidRPr="00D53175">
        <w:rPr>
          <w:rFonts w:ascii="Arial" w:hAnsi="Arial" w:cs="Arial"/>
          <w:szCs w:val="24"/>
          <w:lang w:val="en-US"/>
        </w:rPr>
        <w:t xml:space="preserve">might limit </w:t>
      </w:r>
      <w:r w:rsidRPr="00D53175">
        <w:rPr>
          <w:rFonts w:ascii="Arial" w:hAnsi="Arial" w:cs="Arial"/>
          <w:szCs w:val="24"/>
          <w:lang w:val="en-US"/>
        </w:rPr>
        <w:t>the</w:t>
      </w:r>
      <w:r w:rsidR="00BF44F3" w:rsidRPr="00D53175">
        <w:rPr>
          <w:rFonts w:ascii="Arial" w:hAnsi="Arial" w:cs="Arial"/>
          <w:szCs w:val="24"/>
          <w:lang w:val="en-US"/>
        </w:rPr>
        <w:t xml:space="preserve">ir </w:t>
      </w:r>
      <w:r w:rsidR="00531B75" w:rsidRPr="00D53175">
        <w:rPr>
          <w:rFonts w:ascii="Arial" w:hAnsi="Arial" w:cs="Arial"/>
          <w:szCs w:val="24"/>
          <w:lang w:val="en-US"/>
        </w:rPr>
        <w:t>scaling</w:t>
      </w:r>
      <w:r w:rsidR="00BF44F3" w:rsidRPr="00D53175">
        <w:rPr>
          <w:rFonts w:ascii="Arial" w:hAnsi="Arial" w:cs="Arial"/>
          <w:szCs w:val="24"/>
          <w:lang w:val="en-US"/>
        </w:rPr>
        <w:t>-up and</w:t>
      </w:r>
      <w:r w:rsidRPr="00D53175">
        <w:rPr>
          <w:rFonts w:ascii="Arial" w:hAnsi="Arial" w:cs="Arial"/>
          <w:szCs w:val="24"/>
          <w:lang w:val="en-US"/>
        </w:rPr>
        <w:t xml:space="preserve"> </w:t>
      </w:r>
      <w:r w:rsidR="00BF44F3" w:rsidRPr="00D53175">
        <w:rPr>
          <w:rFonts w:ascii="Arial" w:hAnsi="Arial" w:cs="Arial"/>
          <w:szCs w:val="24"/>
          <w:lang w:val="en-US"/>
        </w:rPr>
        <w:t xml:space="preserve">eventual </w:t>
      </w:r>
      <w:r w:rsidRPr="00D53175">
        <w:rPr>
          <w:rFonts w:ascii="Arial" w:hAnsi="Arial" w:cs="Arial"/>
          <w:szCs w:val="24"/>
          <w:lang w:val="en-US"/>
        </w:rPr>
        <w:t xml:space="preserve">industrial </w:t>
      </w:r>
      <w:r w:rsidR="00BF44F3" w:rsidRPr="00D53175">
        <w:rPr>
          <w:rFonts w:ascii="Arial" w:hAnsi="Arial" w:cs="Arial"/>
          <w:szCs w:val="24"/>
          <w:lang w:val="en-US"/>
        </w:rPr>
        <w:t>implementation.</w:t>
      </w:r>
      <w:r w:rsidRPr="00D53175">
        <w:rPr>
          <w:rFonts w:ascii="Arial" w:hAnsi="Arial" w:cs="Arial"/>
          <w:szCs w:val="24"/>
          <w:lang w:val="en-US"/>
        </w:rPr>
        <w:t xml:space="preserve"> </w:t>
      </w:r>
      <w:r w:rsidR="00BF44F3" w:rsidRPr="00D53175">
        <w:rPr>
          <w:rFonts w:ascii="Arial" w:hAnsi="Arial" w:cs="Arial"/>
          <w:szCs w:val="24"/>
          <w:lang w:val="en-US"/>
        </w:rPr>
        <w:t xml:space="preserve">These issues include </w:t>
      </w:r>
      <w:r w:rsidRPr="00D53175">
        <w:rPr>
          <w:rFonts w:ascii="Arial" w:hAnsi="Arial" w:cs="Arial"/>
          <w:szCs w:val="24"/>
          <w:lang w:val="en-US"/>
        </w:rPr>
        <w:t>the</w:t>
      </w:r>
      <w:r w:rsidR="00531B75" w:rsidRPr="00D53175">
        <w:rPr>
          <w:rFonts w:ascii="Arial" w:hAnsi="Arial" w:cs="Arial"/>
          <w:szCs w:val="24"/>
          <w:lang w:val="en-US"/>
        </w:rPr>
        <w:t>ir</w:t>
      </w:r>
      <w:r w:rsidR="00BF44F3" w:rsidRPr="00D53175">
        <w:rPr>
          <w:rFonts w:ascii="Arial" w:hAnsi="Arial" w:cs="Arial"/>
          <w:szCs w:val="24"/>
          <w:lang w:val="en-US"/>
        </w:rPr>
        <w:t xml:space="preserve"> costly and relatively tedious</w:t>
      </w:r>
      <w:r w:rsidRPr="00D53175">
        <w:rPr>
          <w:rFonts w:ascii="Arial" w:hAnsi="Arial" w:cs="Arial"/>
          <w:szCs w:val="24"/>
          <w:lang w:val="en-US"/>
        </w:rPr>
        <w:t xml:space="preserve"> </w:t>
      </w:r>
      <w:r w:rsidR="00BF44F3" w:rsidRPr="00D53175">
        <w:rPr>
          <w:rFonts w:ascii="Arial" w:hAnsi="Arial" w:cs="Arial"/>
          <w:szCs w:val="24"/>
          <w:lang w:val="en-US"/>
        </w:rPr>
        <w:t>isolation and purification</w:t>
      </w:r>
      <w:r w:rsidRPr="00D53175">
        <w:rPr>
          <w:rFonts w:ascii="Arial" w:hAnsi="Arial" w:cs="Arial"/>
          <w:szCs w:val="24"/>
          <w:lang w:val="en-US"/>
        </w:rPr>
        <w:t xml:space="preserve">, </w:t>
      </w:r>
      <w:r w:rsidR="00BF44F3" w:rsidRPr="00D53175">
        <w:rPr>
          <w:rFonts w:ascii="Arial" w:hAnsi="Arial" w:cs="Arial"/>
          <w:szCs w:val="24"/>
          <w:lang w:val="en-US"/>
        </w:rPr>
        <w:t xml:space="preserve">their </w:t>
      </w:r>
      <w:r w:rsidRPr="00D53175">
        <w:rPr>
          <w:rFonts w:ascii="Arial" w:hAnsi="Arial" w:cs="Arial"/>
          <w:szCs w:val="24"/>
          <w:lang w:val="en-US"/>
        </w:rPr>
        <w:t>short lifetime</w:t>
      </w:r>
      <w:r w:rsidR="00BF44F3" w:rsidRPr="00D53175">
        <w:rPr>
          <w:rFonts w:ascii="Arial" w:hAnsi="Arial" w:cs="Arial"/>
          <w:szCs w:val="24"/>
          <w:lang w:val="en-US"/>
        </w:rPr>
        <w:t>s</w:t>
      </w:r>
      <w:r w:rsidRPr="00D53175">
        <w:rPr>
          <w:rFonts w:ascii="Arial" w:hAnsi="Arial" w:cs="Arial"/>
          <w:szCs w:val="24"/>
          <w:lang w:val="en-US"/>
        </w:rPr>
        <w:t>, and the decrease in the</w:t>
      </w:r>
      <w:r w:rsidR="00BF44F3" w:rsidRPr="00D53175">
        <w:rPr>
          <w:rFonts w:ascii="Arial" w:hAnsi="Arial" w:cs="Arial"/>
          <w:szCs w:val="24"/>
          <w:lang w:val="en-US"/>
        </w:rPr>
        <w:t>ir</w:t>
      </w:r>
      <w:r w:rsidRPr="00D53175">
        <w:rPr>
          <w:rFonts w:ascii="Arial" w:hAnsi="Arial" w:cs="Arial"/>
          <w:szCs w:val="24"/>
          <w:lang w:val="en-US"/>
        </w:rPr>
        <w:t xml:space="preserve"> catalytic activity and stability due to</w:t>
      </w:r>
      <w:r w:rsidR="00BF44F3" w:rsidRPr="00D53175">
        <w:rPr>
          <w:rFonts w:ascii="Arial" w:hAnsi="Arial" w:cs="Arial"/>
          <w:szCs w:val="24"/>
          <w:lang w:val="en-US"/>
        </w:rPr>
        <w:t xml:space="preserve"> the harsh</w:t>
      </w:r>
      <w:r w:rsidRPr="00D53175">
        <w:rPr>
          <w:rFonts w:ascii="Arial" w:hAnsi="Arial" w:cs="Arial"/>
          <w:szCs w:val="24"/>
          <w:lang w:val="en-US"/>
        </w:rPr>
        <w:t xml:space="preserve"> </w:t>
      </w:r>
      <w:r w:rsidR="00BF44F3" w:rsidRPr="00D53175">
        <w:rPr>
          <w:rFonts w:ascii="Arial" w:hAnsi="Arial" w:cs="Arial"/>
          <w:szCs w:val="24"/>
          <w:lang w:val="en-US"/>
        </w:rPr>
        <w:t xml:space="preserve">physicochemical </w:t>
      </w:r>
      <w:r w:rsidRPr="00D53175">
        <w:rPr>
          <w:rFonts w:ascii="Arial" w:hAnsi="Arial" w:cs="Arial"/>
          <w:szCs w:val="24"/>
          <w:lang w:val="en-US"/>
        </w:rPr>
        <w:t>conditions</w:t>
      </w:r>
      <w:r w:rsidR="00BF44F3" w:rsidRPr="00D53175">
        <w:rPr>
          <w:rFonts w:ascii="Arial" w:hAnsi="Arial" w:cs="Arial"/>
          <w:szCs w:val="24"/>
          <w:lang w:val="en-US"/>
        </w:rPr>
        <w:t xml:space="preserve"> normally found in</w:t>
      </w:r>
      <w:r w:rsidR="00F83400" w:rsidRPr="00D53175">
        <w:rPr>
          <w:rFonts w:ascii="Arial" w:hAnsi="Arial" w:cs="Arial"/>
          <w:szCs w:val="24"/>
          <w:lang w:val="en-US"/>
        </w:rPr>
        <w:t xml:space="preserve"> industrial</w:t>
      </w:r>
      <w:r w:rsidR="00BF44F3" w:rsidRPr="00D53175">
        <w:rPr>
          <w:rFonts w:ascii="Arial" w:hAnsi="Arial" w:cs="Arial"/>
          <w:szCs w:val="24"/>
          <w:lang w:val="en-US"/>
        </w:rPr>
        <w:t xml:space="preserve"> effluents</w:t>
      </w:r>
      <w:r w:rsidR="00FE6261" w:rsidRPr="00D53175">
        <w:rPr>
          <w:rFonts w:ascii="Arial" w:hAnsi="Arial" w:cs="Arial"/>
          <w:szCs w:val="24"/>
          <w:lang w:val="en-US"/>
        </w:rPr>
        <w:t xml:space="preserve"> </w:t>
      </w:r>
      <w:r w:rsidR="00D0459F" w:rsidRPr="00D53175">
        <w:rPr>
          <w:rFonts w:ascii="Arial" w:hAnsi="Arial" w:cs="Arial"/>
          <w:szCs w:val="24"/>
          <w:lang w:val="en-US"/>
        </w:rPr>
        <w:fldChar w:fldCharType="begin" w:fldLock="1"/>
      </w:r>
      <w:r w:rsidR="00D0459F" w:rsidRPr="00D53175">
        <w:rPr>
          <w:rFonts w:ascii="Arial" w:hAnsi="Arial" w:cs="Arial"/>
          <w:szCs w:val="24"/>
          <w:lang w:val="en-US"/>
        </w:rPr>
        <w:instrText>ADDIN CSL_CITATION {"citationItems":[{"id":"ITEM-1","itemData":{"ISBN":"9788469279328","abstract":"Papers included within of thesis: Sunflower seed shells: A novel and effective low-cost adsorbent for the removal of the diazo dye Reactive Black 5 from aqueous solutions Johann F. Osma, Ver´ onica Saravia, Jos´ e L. Toca-Herrera, Susana Rodr´ Department of Chemical Engineering, Rovira i Virgili University, Av. Pa¨ ıguez Couto Banana skin: A novel waste for laccase production by Trametes pubescens under solid-state conditions. Application to synthetic dye decolouration Coating of immobilised laccase for stability enhancement: A novel approach","author":[{"dropping-particle":"","family":"Osma","given":"Johann Faccelo","non-dropping-particle":"","parse-names":false,"suffix":""}],"id":"ITEM-1","issued":{"date-parts":[["2009"]]},"publisher":"UNIVERSITAT ROVIRA I VIRGILI","title":"Production of Laccases by the White-rot Fungus Trametes Pubescens for their potential application to synthetic dye treatment","type":"book"},"uris":["http://www.mendeley.com/documents/?uuid=72d7024d-8c08-3e1a-a672-263ae7290dc5"]}],"mendeley":{"formattedCitation":"[23]","plainTextFormattedCitation":"[23]","previouslyFormattedCitation":"[23]"},"properties":{"noteIndex":0},"schema":"https://github.com/citation-style-language/schema/raw/master/csl-citation.json"}</w:instrText>
      </w:r>
      <w:r w:rsidR="00D0459F" w:rsidRPr="00D53175">
        <w:rPr>
          <w:rFonts w:ascii="Arial" w:hAnsi="Arial" w:cs="Arial"/>
          <w:szCs w:val="24"/>
          <w:lang w:val="en-US"/>
        </w:rPr>
        <w:fldChar w:fldCharType="separate"/>
      </w:r>
      <w:r w:rsidR="00D0459F" w:rsidRPr="00D53175">
        <w:rPr>
          <w:rFonts w:ascii="Arial" w:hAnsi="Arial" w:cs="Arial"/>
          <w:noProof/>
          <w:szCs w:val="24"/>
          <w:lang w:val="en-US"/>
        </w:rPr>
        <w:t>[23]</w:t>
      </w:r>
      <w:r w:rsidR="00D0459F" w:rsidRPr="00D53175">
        <w:rPr>
          <w:rFonts w:ascii="Arial" w:hAnsi="Arial" w:cs="Arial"/>
          <w:szCs w:val="24"/>
          <w:lang w:val="en-US"/>
        </w:rPr>
        <w:fldChar w:fldCharType="end"/>
      </w:r>
      <w:r w:rsidR="00BF55FA" w:rsidRPr="00D53175">
        <w:rPr>
          <w:rFonts w:ascii="Arial" w:hAnsi="Arial" w:cs="Arial"/>
          <w:szCs w:val="24"/>
          <w:lang w:val="en-US"/>
        </w:rPr>
        <w:fldChar w:fldCharType="begin" w:fldLock="1"/>
      </w:r>
      <w:r w:rsidR="007C7085" w:rsidRPr="00D53175">
        <w:rPr>
          <w:rFonts w:ascii="Arial" w:hAnsi="Arial" w:cs="Arial"/>
          <w:szCs w:val="24"/>
          <w:lang w:val="en-US"/>
        </w:rPr>
        <w:instrText>ADDIN CSL_CITATION {"citationItems":[{"id":"ITEM-1","itemData":{"DOI":"10.1016/j.apcata.2009.11.009","ISSN":"0926860X","abstract":"Laccase from Trametes pubescens was immobilised on alumina pellets and coated with polyelectrolytes. It was shown that this approach enhanced both laccase stability and reusability. Further, the immobilised-coated laccase was applied to the decolouration of a simulated textile effluent in laboratory-scale reactors. The simulated textile effluent was based on the recalcitrant diazo dye Reactive Black 5 (0.5 g/L). It was found that the decolouration was due to two processes: dye adsorption on the immobilisation support and coating and dye degradation by the laccase enzyme. The adsorption process represented less than 10% of colour removal for all cases, so decolouration was mainly due to laccase action. The decolouration was performed in both batch and continuous modes. A complete decolouration of the effluent was obtained in 30-36 h for the former and 48 h for the latter without the addition of redox mediators. In addition, the decolourised effluent showed lower phytotoxicity than the original one. These encouraging results make the process suitable for its potential implementation at industrial scale. © 2009 Elsevier B.V. All rights reserved.","author":[{"dropping-particle":"","family":"Osma","given":"Johann F.","non-dropping-particle":"","parse-names":false,"suffix":""},{"dropping-particle":"","family":"Toca-Herrera","given":"José L.","non-dropping-particle":"","parse-names":false,"suffix":""},{"dropping-particle":"","family":"Rodríguez-Couto","given":"Susana","non-dropping-particle":"","parse-names":false,"suffix":""}],"container-title":"Applied Catalysis A: General","id":"ITEM-1","issue":"1-2","issued":{"date-parts":[["2010"]]},"page":"147-153","title":"Biodegradation of a simulated textile effluent by immobilised-coated laccase in laboratory-scale reactors","type":"article-journal","volume":"373"},"uris":["http://www.mendeley.com/documents/?uuid=05f2c501-a289-3323-a266-0a4bed8239a9"]}],"mendeley":{"formattedCitation":"[26]","plainTextFormattedCitation":"[26]","previouslyFormattedCitation":"[26]"},"properties":{"noteIndex":0},"schema":"https://github.com/citation-style-language/schema/raw/master/csl-citation.json"}</w:instrText>
      </w:r>
      <w:r w:rsidR="00BF55FA" w:rsidRPr="00D53175">
        <w:rPr>
          <w:rFonts w:ascii="Arial" w:hAnsi="Arial" w:cs="Arial"/>
          <w:szCs w:val="24"/>
          <w:lang w:val="en-US"/>
        </w:rPr>
        <w:fldChar w:fldCharType="separate"/>
      </w:r>
      <w:r w:rsidR="00955B06" w:rsidRPr="00D53175">
        <w:rPr>
          <w:rFonts w:ascii="Arial" w:hAnsi="Arial" w:cs="Arial"/>
          <w:noProof/>
          <w:szCs w:val="24"/>
          <w:lang w:val="en-US"/>
        </w:rPr>
        <w:t>[26]</w:t>
      </w:r>
      <w:r w:rsidR="00BF55FA" w:rsidRPr="00D53175">
        <w:rPr>
          <w:rFonts w:ascii="Arial" w:hAnsi="Arial" w:cs="Arial"/>
          <w:szCs w:val="24"/>
          <w:lang w:val="en-US"/>
        </w:rPr>
        <w:fldChar w:fldCharType="end"/>
      </w:r>
      <w:r w:rsidR="00D0459F" w:rsidRPr="00D53175">
        <w:rPr>
          <w:rFonts w:ascii="Arial" w:hAnsi="Arial" w:cs="Arial"/>
          <w:szCs w:val="24"/>
          <w:lang w:val="en-US"/>
        </w:rPr>
        <w:t>.</w:t>
      </w:r>
      <w:r w:rsidR="00834FA4" w:rsidRPr="00D53175">
        <w:rPr>
          <w:rFonts w:ascii="Arial" w:hAnsi="Arial" w:cs="Arial"/>
          <w:szCs w:val="24"/>
          <w:lang w:val="en-US"/>
        </w:rPr>
        <w:t xml:space="preserve"> </w:t>
      </w:r>
      <w:r w:rsidR="000F33FD" w:rsidRPr="00D53175">
        <w:rPr>
          <w:rFonts w:ascii="Arial" w:hAnsi="Arial" w:cs="Arial"/>
          <w:szCs w:val="24"/>
          <w:lang w:val="en-US"/>
        </w:rPr>
        <w:t xml:space="preserve">An avenue to </w:t>
      </w:r>
      <w:r w:rsidRPr="00D53175">
        <w:rPr>
          <w:rFonts w:ascii="Arial" w:hAnsi="Arial" w:cs="Arial"/>
          <w:szCs w:val="24"/>
          <w:lang w:val="en-US"/>
        </w:rPr>
        <w:t>overcome these issues is the immobilization</w:t>
      </w:r>
      <w:r w:rsidR="000F33FD" w:rsidRPr="00D53175">
        <w:rPr>
          <w:rFonts w:ascii="Arial" w:hAnsi="Arial" w:cs="Arial"/>
          <w:szCs w:val="24"/>
          <w:lang w:val="en-US"/>
        </w:rPr>
        <w:t xml:space="preserve"> of enzymes</w:t>
      </w:r>
      <w:r w:rsidRPr="00D53175">
        <w:rPr>
          <w:rFonts w:ascii="Arial" w:hAnsi="Arial" w:cs="Arial"/>
          <w:szCs w:val="24"/>
          <w:lang w:val="en-US"/>
        </w:rPr>
        <w:t xml:space="preserve"> </w:t>
      </w:r>
      <w:r w:rsidR="000F33FD" w:rsidRPr="00D53175">
        <w:rPr>
          <w:rFonts w:ascii="Arial" w:hAnsi="Arial" w:cs="Arial"/>
          <w:szCs w:val="24"/>
          <w:lang w:val="en-US"/>
        </w:rPr>
        <w:t>as it has demonstrated to</w:t>
      </w:r>
      <w:r w:rsidRPr="00D53175">
        <w:rPr>
          <w:rFonts w:ascii="Arial" w:hAnsi="Arial" w:cs="Arial"/>
          <w:szCs w:val="24"/>
          <w:lang w:val="en-US"/>
        </w:rPr>
        <w:t xml:space="preserve"> increase the</w:t>
      </w:r>
      <w:r w:rsidR="00C12E2F" w:rsidRPr="00D53175">
        <w:rPr>
          <w:rFonts w:ascii="Arial" w:hAnsi="Arial" w:cs="Arial"/>
          <w:szCs w:val="24"/>
          <w:lang w:val="en-US"/>
        </w:rPr>
        <w:t>ir</w:t>
      </w:r>
      <w:r w:rsidRPr="00D53175">
        <w:rPr>
          <w:rFonts w:ascii="Arial" w:hAnsi="Arial" w:cs="Arial"/>
          <w:szCs w:val="24"/>
          <w:lang w:val="en-US"/>
        </w:rPr>
        <w:t xml:space="preserve"> enzymatic activity, long-term stability</w:t>
      </w:r>
      <w:r w:rsidR="000F33FD" w:rsidRPr="00D53175">
        <w:rPr>
          <w:rFonts w:ascii="Arial" w:hAnsi="Arial" w:cs="Arial"/>
          <w:szCs w:val="24"/>
          <w:lang w:val="en-US"/>
        </w:rPr>
        <w:t xml:space="preserve"> as well as to</w:t>
      </w:r>
      <w:r w:rsidRPr="00D53175">
        <w:rPr>
          <w:rFonts w:ascii="Arial" w:hAnsi="Arial" w:cs="Arial"/>
          <w:szCs w:val="24"/>
          <w:lang w:val="en-US"/>
        </w:rPr>
        <w:t xml:space="preserve"> </w:t>
      </w:r>
      <w:r w:rsidR="000F33FD" w:rsidRPr="00D53175">
        <w:rPr>
          <w:rFonts w:ascii="Arial" w:hAnsi="Arial" w:cs="Arial"/>
          <w:szCs w:val="24"/>
          <w:lang w:val="en-US"/>
        </w:rPr>
        <w:t xml:space="preserve">facilitate their </w:t>
      </w:r>
      <w:r w:rsidRPr="00D53175">
        <w:rPr>
          <w:rFonts w:ascii="Arial" w:hAnsi="Arial" w:cs="Arial"/>
          <w:szCs w:val="24"/>
          <w:lang w:val="en-US"/>
        </w:rPr>
        <w:t>possible recovery and reuse</w:t>
      </w:r>
      <w:r w:rsidR="00C12E2F" w:rsidRPr="00D53175">
        <w:rPr>
          <w:rFonts w:ascii="Arial" w:hAnsi="Arial" w:cs="Arial"/>
          <w:szCs w:val="24"/>
          <w:lang w:val="en-US"/>
        </w:rPr>
        <w:t>.</w:t>
      </w:r>
      <w:r w:rsidRPr="00D53175">
        <w:rPr>
          <w:rFonts w:ascii="Arial" w:hAnsi="Arial" w:cs="Arial"/>
          <w:szCs w:val="24"/>
          <w:lang w:val="en-US"/>
        </w:rPr>
        <w:t xml:space="preserve"> </w:t>
      </w:r>
      <w:r w:rsidR="00D44EA8" w:rsidRPr="00D53175">
        <w:rPr>
          <w:rFonts w:ascii="Arial" w:hAnsi="Arial" w:cs="Arial"/>
          <w:szCs w:val="24"/>
          <w:lang w:val="en-US"/>
        </w:rPr>
        <w:t xml:space="preserve">The principal immobilization methods for Laccases are adsorption, self-immobilization, covalent binding, mesh embedding, microencapsulated embedding, and two-step combination </w:t>
      </w:r>
      <w:r w:rsidR="00D44EA8" w:rsidRPr="00D53175">
        <w:rPr>
          <w:rFonts w:ascii="Arial" w:hAnsi="Arial" w:cs="Arial"/>
          <w:szCs w:val="24"/>
          <w:lang w:val="en-US"/>
        </w:rPr>
        <w:fldChar w:fldCharType="begin" w:fldLock="1"/>
      </w:r>
      <w:r w:rsidR="00706550" w:rsidRPr="00D53175">
        <w:rPr>
          <w:rFonts w:ascii="Arial" w:hAnsi="Arial" w:cs="Arial"/>
          <w:szCs w:val="24"/>
          <w:lang w:val="en-US"/>
        </w:rPr>
        <w:instrText>ADDIN CSL_CITATION {"citationItems":[{"id":"ITEM-1","itemData":{"DOI":"10.1016/j.cej.2020.126272","ISSN":"13858947","abstract":"Laccase is a promising biocatalyst for micro-pollutants removal and water purification. However, laccase can only play its significant catalytic role after effective immobilization. The immobilization process improves the laccase stability, in terms of thermal, pH, storage and operation. Furthermore, the reusability of immobilized laccase makes it more advantageous in the practical applications of water purification, in comparison with free laccase. The laccase immobilization is a promising water purification technology. In this review, the immobilization methods and immobilized carriers are summarized. Then, the pollutant removal mechanism by immobilized laccases, and its influencing factors are reviewed. Afterwards, the relationship among carrier adsorption, enzymatic degradation and pollutant removal efficiency are analyzed. Finally, the application of immobilized laccase for water purification in recent years is demonstrated. This review is expected to provide a valuable guideline for enzymatic water purification.","author":[{"dropping-particle":"","family":"Zhou","given":"Wenting","non-dropping-particle":"","parse-names":false,"suffix":""},{"dropping-particle":"","family":"Zhang","given":"Wenxiang","non-dropping-particle":"","parse-names":false,"suffix":""},{"dropping-particle":"","family":"Cai","given":"Yanpeng","non-dropping-particle":"","parse-names":false,"suffix":""}],"container-title":"Chemical Engineering Journal","id":"ITEM-1","issued":{"date-parts":[["2021","1","1"]]},"page":"126272","publisher":"Elsevier B.V.","title":"Laccase immobilization for water purification: A comprehensive review","type":"article","volume":"403"},"uris":["http://www.mendeley.com/documents/?uuid=1573ba24-8053-3a65-9d8f-d73635311acb"]}],"mendeley":{"formattedCitation":"[27]","plainTextFormattedCitation":"[27]","previouslyFormattedCitation":"[27]"},"properties":{"noteIndex":0},"schema":"https://github.com/citation-style-language/schema/raw/master/csl-citation.json"}</w:instrText>
      </w:r>
      <w:r w:rsidR="00D44EA8" w:rsidRPr="00D53175">
        <w:rPr>
          <w:rFonts w:ascii="Arial" w:hAnsi="Arial" w:cs="Arial"/>
          <w:szCs w:val="24"/>
          <w:lang w:val="en-US"/>
        </w:rPr>
        <w:fldChar w:fldCharType="separate"/>
      </w:r>
      <w:r w:rsidR="00D44EA8" w:rsidRPr="00D53175">
        <w:rPr>
          <w:rFonts w:ascii="Arial" w:hAnsi="Arial" w:cs="Arial"/>
          <w:noProof/>
          <w:szCs w:val="24"/>
          <w:lang w:val="en-US"/>
        </w:rPr>
        <w:t>[27]</w:t>
      </w:r>
      <w:r w:rsidR="00D44EA8" w:rsidRPr="00D53175">
        <w:rPr>
          <w:rFonts w:ascii="Arial" w:hAnsi="Arial" w:cs="Arial"/>
          <w:szCs w:val="24"/>
          <w:lang w:val="en-US"/>
        </w:rPr>
        <w:fldChar w:fldCharType="end"/>
      </w:r>
      <w:r w:rsidR="00D44EA8" w:rsidRPr="00D53175">
        <w:rPr>
          <w:rFonts w:ascii="Arial" w:hAnsi="Arial" w:cs="Arial"/>
          <w:szCs w:val="24"/>
          <w:lang w:val="en-US"/>
        </w:rPr>
        <w:t xml:space="preserve">. </w:t>
      </w:r>
      <w:r w:rsidR="00C12E2F" w:rsidRPr="00D53175">
        <w:rPr>
          <w:rFonts w:ascii="Arial" w:hAnsi="Arial" w:cs="Arial"/>
          <w:szCs w:val="24"/>
          <w:lang w:val="en-US"/>
        </w:rPr>
        <w:t xml:space="preserve">Moreover, recent developments have advanced in enabling their incorporation into </w:t>
      </w:r>
      <w:r w:rsidRPr="00D53175">
        <w:rPr>
          <w:rFonts w:ascii="Arial" w:hAnsi="Arial" w:cs="Arial"/>
          <w:szCs w:val="24"/>
          <w:lang w:val="en-US"/>
        </w:rPr>
        <w:t>continuous treatment processes</w:t>
      </w:r>
      <w:r w:rsidR="00C12E2F" w:rsidRPr="00D53175">
        <w:rPr>
          <w:rFonts w:ascii="Arial" w:hAnsi="Arial" w:cs="Arial"/>
          <w:szCs w:val="24"/>
          <w:lang w:val="en-US"/>
        </w:rPr>
        <w:t>, which might be beneficial</w:t>
      </w:r>
      <w:r w:rsidRPr="00D53175">
        <w:rPr>
          <w:rFonts w:ascii="Arial" w:hAnsi="Arial" w:cs="Arial"/>
          <w:szCs w:val="24"/>
          <w:lang w:val="en-US"/>
        </w:rPr>
        <w:t xml:space="preserve"> for </w:t>
      </w:r>
      <w:r w:rsidR="00C12E2F" w:rsidRPr="00D53175">
        <w:rPr>
          <w:rFonts w:ascii="Arial" w:hAnsi="Arial" w:cs="Arial"/>
          <w:szCs w:val="24"/>
          <w:lang w:val="en-US"/>
        </w:rPr>
        <w:t xml:space="preserve">low-cost </w:t>
      </w:r>
      <w:r w:rsidRPr="00D53175">
        <w:rPr>
          <w:rFonts w:ascii="Arial" w:hAnsi="Arial" w:cs="Arial"/>
          <w:szCs w:val="24"/>
          <w:lang w:val="en-US"/>
        </w:rPr>
        <w:t>industrial applications</w:t>
      </w:r>
      <w:r w:rsidR="0060162D" w:rsidRPr="00D53175">
        <w:rPr>
          <w:rFonts w:ascii="Arial" w:hAnsi="Arial" w:cs="Arial"/>
          <w:szCs w:val="24"/>
          <w:lang w:val="en-US"/>
        </w:rPr>
        <w:t xml:space="preserve"> </w:t>
      </w:r>
      <w:r w:rsidR="007D22BF" w:rsidRPr="00D53175">
        <w:rPr>
          <w:rFonts w:ascii="Arial" w:hAnsi="Arial" w:cs="Arial"/>
          <w:szCs w:val="24"/>
          <w:lang w:val="en-US"/>
        </w:rPr>
        <w:fldChar w:fldCharType="begin" w:fldLock="1"/>
      </w:r>
      <w:r w:rsidR="003673CF" w:rsidRPr="00D53175">
        <w:rPr>
          <w:rFonts w:ascii="Arial" w:hAnsi="Arial" w:cs="Arial"/>
          <w:szCs w:val="24"/>
          <w:lang w:val="en-US"/>
        </w:rPr>
        <w:instrText>ADDIN CSL_CITATION {"citationItems":[{"id":"ITEM-1","itemData":{"ISBN":"9788469279328","abstract":"Papers included within of thesis: Sunflower seed shells: A novel and effective low-cost adsorbent for the removal of the diazo dye Reactive Black 5 from aqueous solutions Johann F. Osma, Ver´ onica Saravia, Jos´ e L. Toca-Herrera, Susana Rodr´ Department of Chemical Engineering, Rovira i Virgili University, Av. Pa¨ ıguez Couto Banana skin: A novel waste for laccase production by Trametes pubescens under solid-state conditions. Application to synthetic dye decolouration Coating of immobilised laccase for stability enhancement: A novel approach","author":[{"dropping-particle":"","family":"Osma","given":"Johann Faccelo","non-dropping-particle":"","parse-names":false,"suffix":""}],"id":"ITEM-1","issued":{"date-parts":[["2009"]]},"publisher":"UNIVERSITAT ROVIRA I VIRGILI","title":"Production of Laccases by the White-rot Fungus Trametes Pubescens for their potential application to synthetic dye treatment","type":"book"},"uris":["http://www.mendeley.com/documents/?uuid=72d7024d-8c08-3e1a-a672-263ae7290dc5"]}],"mendeley":{"formattedCitation":"[23]","plainTextFormattedCitation":"[23]","previouslyFormattedCitation":"[23]"},"properties":{"noteIndex":0},"schema":"https://github.com/citation-style-language/schema/raw/master/csl-citation.json"}</w:instrText>
      </w:r>
      <w:r w:rsidR="007D22BF" w:rsidRPr="00D53175">
        <w:rPr>
          <w:rFonts w:ascii="Arial" w:hAnsi="Arial" w:cs="Arial"/>
          <w:szCs w:val="24"/>
          <w:lang w:val="en-US"/>
        </w:rPr>
        <w:fldChar w:fldCharType="separate"/>
      </w:r>
      <w:r w:rsidR="007D22BF" w:rsidRPr="00D53175">
        <w:rPr>
          <w:rFonts w:ascii="Arial" w:hAnsi="Arial" w:cs="Arial"/>
          <w:noProof/>
          <w:szCs w:val="24"/>
          <w:lang w:val="en-US"/>
        </w:rPr>
        <w:t>[23]</w:t>
      </w:r>
      <w:r w:rsidR="007D22BF" w:rsidRPr="00D53175">
        <w:rPr>
          <w:rFonts w:ascii="Arial" w:hAnsi="Arial" w:cs="Arial"/>
          <w:szCs w:val="24"/>
          <w:lang w:val="en-US"/>
        </w:rPr>
        <w:fldChar w:fldCharType="end"/>
      </w:r>
      <w:r w:rsidR="003673CF" w:rsidRPr="00D53175">
        <w:rPr>
          <w:rFonts w:ascii="Arial" w:hAnsi="Arial" w:cs="Arial"/>
          <w:szCs w:val="24"/>
          <w:lang w:val="en-US"/>
        </w:rPr>
        <w:fldChar w:fldCharType="begin" w:fldLock="1"/>
      </w:r>
      <w:r w:rsidR="00706550" w:rsidRPr="00D53175">
        <w:rPr>
          <w:rFonts w:ascii="Arial" w:hAnsi="Arial" w:cs="Arial"/>
          <w:szCs w:val="24"/>
          <w:lang w:val="en-US"/>
        </w:rPr>
        <w:instrText>ADDIN CSL_CITATION {"citationItems":[{"id":"ITEM-1","itemData":{"DOI":"10.1016/j.jece.2018.11.049","ISSN":"22133437","abstract":"Peroxidase enzyme plays a major role in the degradation of phenolic compounds such as azo dyes. This enzyme was isolated and purified from the bioremediation products of textile wastewater containing direct green azo dye in a UFC/CSA prototype bioreactor. To improve the enzyme stability, efficiency and recyclability, peroxidase was immobilized on Fe3O4 magnetic nanoparticles produced and modified by co-precipitation using glutaraldehyde. The immobilized enzyme was characterized by transmission electron microscopy analysis and examined against different pH as well as storage time and temperatures. The MNPs-immobilized peroxidise was remarkable stable towards temperature and pH perturbations, compared to the free enzyme form. Moreover, the immobilized peroxidase maintained its full activity upon storage at 4 and 25 °C for 90 days, and upon recycling for up to 100 cycles. Finally, the MNPs-immobilized peroxidase was successfully employed to decolorize dyes of different chemical natures in a lab scale bioreactor. Hence, we believe that the immobilized peroxidase on magnetic nanoparticles reported in this work can be potentially used in various industrial and environmental applications.","author":[{"dropping-particle":"","family":"Darwesh","given":"Osama M","non-dropping-particle":"","parse-names":false,"suffix":""},{"dropping-particle":"","family":"Matter","given":"Ibrahim A","non-dropping-particle":"","parse-names":false,"suffix":""},{"dropping-particle":"","family":"Eida","given":"Mohamed F","non-dropping-particle":"","parse-names":false,"suffix":""}],"container-title":"Journal of Environmental Chemical Engineering","id":"ITEM-1","issue":"1","issued":{"date-parts":[["2019"]]},"title":"Development of peroxidase enzyme immobilized magnetic nanoparticles for bioremediation of textile wastewater dye","type":"article-journal","volume":"7"},"uris":["http://www.mendeley.com/documents/?uuid=cb7516fd-e1ff-3ff9-bb32-5a86d4c5b9c1"]}],"mendeley":{"formattedCitation":"[28]","plainTextFormattedCitation":"[28]","previouslyFormattedCitation":"[28]"},"properties":{"noteIndex":0},"schema":"https://github.com/citation-style-language/schema/raw/master/csl-citation.json"}</w:instrText>
      </w:r>
      <w:r w:rsidR="003673CF" w:rsidRPr="00D53175">
        <w:rPr>
          <w:rFonts w:ascii="Arial" w:hAnsi="Arial" w:cs="Arial"/>
          <w:szCs w:val="24"/>
          <w:lang w:val="en-US"/>
        </w:rPr>
        <w:fldChar w:fldCharType="separate"/>
      </w:r>
      <w:r w:rsidR="00D44EA8" w:rsidRPr="00D53175">
        <w:rPr>
          <w:rFonts w:ascii="Arial" w:hAnsi="Arial" w:cs="Arial"/>
          <w:noProof/>
          <w:szCs w:val="24"/>
          <w:lang w:val="en-US"/>
        </w:rPr>
        <w:t>[28]</w:t>
      </w:r>
      <w:r w:rsidR="003673CF" w:rsidRPr="00D53175">
        <w:rPr>
          <w:rFonts w:ascii="Arial" w:hAnsi="Arial" w:cs="Arial"/>
          <w:szCs w:val="24"/>
          <w:lang w:val="en-US"/>
        </w:rPr>
        <w:fldChar w:fldCharType="end"/>
      </w:r>
      <w:r w:rsidR="003673CF" w:rsidRPr="00D53175">
        <w:rPr>
          <w:rFonts w:ascii="Arial" w:hAnsi="Arial" w:cs="Arial"/>
          <w:szCs w:val="24"/>
          <w:lang w:val="en-US"/>
        </w:rPr>
        <w:fldChar w:fldCharType="begin" w:fldLock="1"/>
      </w:r>
      <w:r w:rsidR="00706550" w:rsidRPr="00D53175">
        <w:rPr>
          <w:rFonts w:ascii="Arial" w:hAnsi="Arial" w:cs="Arial"/>
          <w:szCs w:val="24"/>
          <w:lang w:val="en-US"/>
        </w:rPr>
        <w:instrText xml:space="preserve">ADDIN CSL_CITATION {"citationItems":[{"id":"ITEM-1","itemData":{"DOI":"10.1016/j.colsurfb.2020.111025","ISSN":"18734367","PMID":"32305624","abstract":"Biocatalytic removal with laccase immobilized on diverse membranes offers an attractive option to search alternative to traditional wastewater treatment processes for the removal of high toxic azo dye. In this work, the modified poly(vinylidene fluoride) membrane (PVDF) with chemical stability and high mechanical strength was developed for laccase immobilization via covalent bonding. The key design for the synthesis of biocatalytic membrane is the construction of hybrid bio-inorganic structure on the surface of polydopamine (PDA)-coated PVDF (PDA@PVDF). In this respect, the PDA layer was used as a secondary platform for the grafting of 3-triethoxysilylpropylamine (APTES) modified Fe2O3@SiO2 cubes (FS@cubes) via a solvothermal process, resulting in the formation of FS@cubes-PDA@PVDF membrane. Subsequently, laccase was immobilized on the surface of FS@ cubes-PDA@PVDF via gluteraldehyde (GA) crosslinking (Lac-FS@ cubes-PDA@PVDF). The removal efficiency of congo red by Lac-FS@cubes-PDA @PVDF reached 97.1 % under optimal reaction conditions (pH 7.0 and temperature 35 </w:instrText>
      </w:r>
      <w:r w:rsidR="00706550" w:rsidRPr="00D53175">
        <w:rPr>
          <w:rFonts w:ascii="Cambria Math" w:hAnsi="Cambria Math" w:cs="Cambria Math"/>
          <w:szCs w:val="24"/>
          <w:lang w:val="en-US"/>
        </w:rPr>
        <w:instrText>℃</w:instrText>
      </w:r>
      <w:r w:rsidR="00706550" w:rsidRPr="00D53175">
        <w:rPr>
          <w:rFonts w:ascii="Arial" w:hAnsi="Arial" w:cs="Arial"/>
          <w:szCs w:val="24"/>
          <w:lang w:val="en-US"/>
        </w:rPr>
        <w:instrText>), which was more efficient than free laccase. Moreover, the as-prepared Lac-FS@cubes-PDA@PVDF not only exhibited an excellent stability after low temperature storage, but also showed an outstanding reusability. Therefore, we believe that this work opens up a potential strategy for removal of other water pollutants, and provide a simple and convenient way for large-scale applications of enzyme-catalysis.","author":[{"dropping-particle":"","family":"Zhu","given":"Yao","non-dropping-particle":"","parse-names":false,"suffix":""},{"dropping-particle":"","family":"Qiu","given":"Fengxian","non-dropping-particle":"","parse-names":false,"suffix":""},{"dropping-particle":"","family":"Rong","given":"Jian","non-dropping-particle":"","parse-names":false,"suffix":""},{"dropping-particle":"","family":"Zhang","given":"Tao","non-dropping-particle":"","parse-names":false,"suffix":""},{"dropping-particle":"","family":"Mao","given":"Kaili","non-dropping-particle":"","parse-names":false,"suffix":""},{"dropping-particle":"","family":"Yang","given":"Dongya","non-dropping-particle":"","parse-names":false,"suffix":""}],"container-title":"Colloids and Surfaces B: Biointerfaces","id":"ITEM-1","issued":{"date-parts":[["2020","7","1"]]},"page":"111025","publisher":"Elsevier B.V.","title":"Covalent laccase immobilization on the surface of poly(vinylidene fluoride) polymer membrane for enhanced biocatalytic removal of dyes pollutants from aqueous environment","type":"article-journal","volume":"191"},"uris":["http://www.mendeley.com/documents/?uuid=5cdb69df-053a-3b4f-be07-c5a97c0047bb"]}],"mendeley":{"formattedCitation":"[29]","plainTextFormattedCitation":"[29]","previouslyFormattedCitation":"[29]"},"properties":{"noteIndex":0},"schema":"https://github.com/citation-style-language/schema/raw/master/csl-citation.json"}</w:instrText>
      </w:r>
      <w:r w:rsidR="003673CF" w:rsidRPr="00D53175">
        <w:rPr>
          <w:rFonts w:ascii="Arial" w:hAnsi="Arial" w:cs="Arial"/>
          <w:szCs w:val="24"/>
          <w:lang w:val="en-US"/>
        </w:rPr>
        <w:fldChar w:fldCharType="separate"/>
      </w:r>
      <w:r w:rsidR="00D44EA8" w:rsidRPr="00D53175">
        <w:rPr>
          <w:rFonts w:ascii="Arial" w:hAnsi="Arial" w:cs="Arial"/>
          <w:noProof/>
          <w:szCs w:val="24"/>
          <w:lang w:val="en-US"/>
        </w:rPr>
        <w:t>[29]</w:t>
      </w:r>
      <w:r w:rsidR="003673CF" w:rsidRPr="00D53175">
        <w:rPr>
          <w:rFonts w:ascii="Arial" w:hAnsi="Arial" w:cs="Arial"/>
          <w:szCs w:val="24"/>
          <w:lang w:val="en-US"/>
        </w:rPr>
        <w:fldChar w:fldCharType="end"/>
      </w:r>
      <w:r w:rsidR="0060162D" w:rsidRPr="00D53175">
        <w:rPr>
          <w:rFonts w:ascii="Arial" w:hAnsi="Arial" w:cs="Arial"/>
          <w:szCs w:val="24"/>
          <w:lang w:val="en-US"/>
        </w:rPr>
        <w:t>.</w:t>
      </w:r>
    </w:p>
    <w:p w14:paraId="2F776F2E" w14:textId="7B7BC22C" w:rsidR="00070442" w:rsidRPr="00D53175" w:rsidRDefault="00531B75" w:rsidP="005223C2">
      <w:pPr>
        <w:jc w:val="both"/>
        <w:rPr>
          <w:rFonts w:ascii="Arial" w:hAnsi="Arial" w:cs="Arial"/>
          <w:szCs w:val="24"/>
          <w:lang w:val="en-US"/>
        </w:rPr>
      </w:pPr>
      <w:r w:rsidRPr="00D53175">
        <w:rPr>
          <w:rFonts w:ascii="Arial" w:hAnsi="Arial" w:cs="Arial"/>
          <w:szCs w:val="24"/>
          <w:lang w:val="en-US"/>
        </w:rPr>
        <w:t>M</w:t>
      </w:r>
      <w:r w:rsidR="00070442" w:rsidRPr="00D53175">
        <w:rPr>
          <w:rFonts w:ascii="Arial" w:hAnsi="Arial" w:cs="Arial"/>
          <w:szCs w:val="24"/>
          <w:lang w:val="en-US"/>
        </w:rPr>
        <w:t xml:space="preserve">icroreactor </w:t>
      </w:r>
      <w:r w:rsidR="00D0646E" w:rsidRPr="00D53175">
        <w:rPr>
          <w:rFonts w:ascii="Arial" w:hAnsi="Arial" w:cs="Arial"/>
          <w:szCs w:val="24"/>
          <w:lang w:val="en-US"/>
        </w:rPr>
        <w:t xml:space="preserve">devices </w:t>
      </w:r>
      <w:r w:rsidR="00070442" w:rsidRPr="00D53175">
        <w:rPr>
          <w:rFonts w:ascii="Arial" w:hAnsi="Arial" w:cs="Arial"/>
          <w:szCs w:val="24"/>
          <w:lang w:val="en-US"/>
        </w:rPr>
        <w:t>have be</w:t>
      </w:r>
      <w:r w:rsidR="00D0646E" w:rsidRPr="00D53175">
        <w:rPr>
          <w:rFonts w:ascii="Arial" w:hAnsi="Arial" w:cs="Arial"/>
          <w:szCs w:val="24"/>
          <w:lang w:val="en-US"/>
        </w:rPr>
        <w:t>en recent</w:t>
      </w:r>
      <w:r w:rsidRPr="00D53175">
        <w:rPr>
          <w:rFonts w:ascii="Arial" w:hAnsi="Arial" w:cs="Arial"/>
          <w:szCs w:val="24"/>
          <w:lang w:val="en-US"/>
        </w:rPr>
        <w:t>ly developed</w:t>
      </w:r>
      <w:r w:rsidR="00D0646E" w:rsidRPr="00D53175">
        <w:rPr>
          <w:rFonts w:ascii="Arial" w:hAnsi="Arial" w:cs="Arial"/>
          <w:szCs w:val="24"/>
          <w:lang w:val="en-US"/>
        </w:rPr>
        <w:t xml:space="preserve"> </w:t>
      </w:r>
      <w:r w:rsidRPr="00D53175">
        <w:rPr>
          <w:rFonts w:ascii="Arial" w:hAnsi="Arial" w:cs="Arial"/>
          <w:szCs w:val="24"/>
          <w:lang w:val="en-US"/>
        </w:rPr>
        <w:t xml:space="preserve">by taking advantage of important advances in the </w:t>
      </w:r>
      <w:r w:rsidR="00D0646E" w:rsidRPr="00D53175">
        <w:rPr>
          <w:rFonts w:ascii="Arial" w:hAnsi="Arial" w:cs="Arial"/>
          <w:szCs w:val="24"/>
          <w:lang w:val="en-US"/>
        </w:rPr>
        <w:t>microfluidics field</w:t>
      </w:r>
      <w:r w:rsidRPr="00D53175">
        <w:rPr>
          <w:rFonts w:ascii="Arial" w:hAnsi="Arial" w:cs="Arial"/>
          <w:szCs w:val="24"/>
          <w:lang w:val="en-US"/>
        </w:rPr>
        <w:t>. In particular, the ability to</w:t>
      </w:r>
      <w:r w:rsidR="00D0646E" w:rsidRPr="00D53175">
        <w:rPr>
          <w:rFonts w:ascii="Arial" w:hAnsi="Arial" w:cs="Arial"/>
          <w:szCs w:val="24"/>
          <w:lang w:val="en-US"/>
        </w:rPr>
        <w:t xml:space="preserve"> precise</w:t>
      </w:r>
      <w:r w:rsidRPr="00D53175">
        <w:rPr>
          <w:rFonts w:ascii="Arial" w:hAnsi="Arial" w:cs="Arial"/>
          <w:szCs w:val="24"/>
          <w:lang w:val="en-US"/>
        </w:rPr>
        <w:t>ly</w:t>
      </w:r>
      <w:r w:rsidR="00D0646E" w:rsidRPr="00D53175">
        <w:rPr>
          <w:rFonts w:ascii="Arial" w:hAnsi="Arial" w:cs="Arial"/>
          <w:szCs w:val="24"/>
          <w:lang w:val="en-US"/>
        </w:rPr>
        <w:t xml:space="preserve"> control and manipulat</w:t>
      </w:r>
      <w:r w:rsidRPr="00D53175">
        <w:rPr>
          <w:rFonts w:ascii="Arial" w:hAnsi="Arial" w:cs="Arial"/>
          <w:szCs w:val="24"/>
          <w:lang w:val="en-US"/>
        </w:rPr>
        <w:t>e</w:t>
      </w:r>
      <w:r w:rsidR="00D0646E" w:rsidRPr="00D53175">
        <w:rPr>
          <w:rFonts w:ascii="Arial" w:hAnsi="Arial" w:cs="Arial"/>
          <w:szCs w:val="24"/>
          <w:lang w:val="en-US"/>
        </w:rPr>
        <w:t xml:space="preserve"> </w:t>
      </w:r>
      <w:r w:rsidRPr="00D53175">
        <w:rPr>
          <w:rFonts w:ascii="Arial" w:hAnsi="Arial" w:cs="Arial"/>
          <w:szCs w:val="24"/>
          <w:lang w:val="en-US"/>
        </w:rPr>
        <w:t>micro- and nano-scale objects transported within precisely designed and manufactured microchannels</w:t>
      </w:r>
      <w:r w:rsidR="0088117B" w:rsidRPr="00D53175">
        <w:rPr>
          <w:rFonts w:ascii="Arial" w:hAnsi="Arial" w:cs="Arial"/>
          <w:szCs w:val="24"/>
          <w:lang w:val="en-US"/>
        </w:rPr>
        <w:t xml:space="preserve"> </w:t>
      </w:r>
      <w:r w:rsidRPr="00D53175">
        <w:rPr>
          <w:rFonts w:ascii="Arial" w:hAnsi="Arial" w:cs="Arial"/>
          <w:szCs w:val="24"/>
          <w:lang w:val="en-US"/>
        </w:rPr>
        <w:t xml:space="preserve">with unique 2D and 3D geometries </w:t>
      </w:r>
      <w:r w:rsidR="0088117B" w:rsidRPr="00D53175">
        <w:rPr>
          <w:rFonts w:ascii="Arial" w:hAnsi="Arial" w:cs="Arial"/>
          <w:szCs w:val="24"/>
          <w:lang w:val="en-US"/>
        </w:rPr>
        <w:fldChar w:fldCharType="begin" w:fldLock="1"/>
      </w:r>
      <w:r w:rsidR="0088117B" w:rsidRPr="00D53175">
        <w:rPr>
          <w:rFonts w:ascii="Arial" w:hAnsi="Arial" w:cs="Arial"/>
          <w:szCs w:val="24"/>
          <w:lang w:val="en-US"/>
        </w:rPr>
        <w:instrText>ADDIN CSL_CITATION {"citationItems":[{"id":"ITEM-1","itemData":{"DOI":"10.5860/choice.45-5602","ISBN":"978-0-19-923509-4","ISSN":"0009-4978","abstract":"Microfluidics is a young and rapidly expanding scientific discipline, which deals with fluids and solutions in miniaturized systems, the so-called lab-on-a-chip systems. It has applications in chemical engineering, pharmaceutics, biotechnology and medicine. As the lab-on-a-chip systems grow in complexity, a proper theoretical understanding becomes increasingly important. The basic idea of the book is to provide a self-contained formulation of the theoretical framework of microfluidics, and at the same time give physical motivation and examples from lab-on-a-chip technology. After three chapters introducing microfluidics, the governing equations for mass, momentum and energy, and some basic flow solutions, the following 14 chapters treat hydraulic time-dependent flow, capillarity, electro- and magneto-hydrodynamics, thermal transport, two-phase flow, complex flow patterns and acousto-fluidics, as well as the new fields of opto- and nano-fluidics. Throughout the book simple models with analytical solutions are presented to provide the student with a thorough physical understanding of order of magnitudes and various selected microfluidic phenomena and devices. The book grew out of a set of well-tested lecture notes. It is with its many pedagogical exercises designed as a textbook for an advanced undergraduate or first-year graduate course. It is also well suited for self-study.","author":[{"dropping-particle":"","family":"Bruus","given":"Henrik","non-dropping-particle":"","parse-names":false,"suffix":""}],"container-title":"Choice Reviews Online","id":"ITEM-1","issue":"10","issued":{"date-parts":[["2008"]]},"page":"45-5602-45-5602","publisher":"Oxford University Press","publisher-place":"Oxford","title":"Theoretical microfluidics","type":"article-journal","volume":"45"},"uris":["http://www.mendeley.com/documents/?uuid=5d94bbe8-c116-3c26-bd2a-3ca2e846b4d9"]}],"mendeley":{"formattedCitation":"[30]","plainTextFormattedCitation":"[30]","previouslyFormattedCitation":"[30]"},"properties":{"noteIndex":0},"schema":"https://github.com/citation-style-language/schema/raw/master/csl-citation.json"}</w:instrText>
      </w:r>
      <w:r w:rsidR="0088117B" w:rsidRPr="00D53175">
        <w:rPr>
          <w:rFonts w:ascii="Arial" w:hAnsi="Arial" w:cs="Arial"/>
          <w:szCs w:val="24"/>
          <w:lang w:val="en-US"/>
        </w:rPr>
        <w:fldChar w:fldCharType="separate"/>
      </w:r>
      <w:r w:rsidR="0088117B" w:rsidRPr="00D53175">
        <w:rPr>
          <w:rFonts w:ascii="Arial" w:hAnsi="Arial" w:cs="Arial"/>
          <w:noProof/>
          <w:szCs w:val="24"/>
          <w:lang w:val="en-US"/>
        </w:rPr>
        <w:t>[30]</w:t>
      </w:r>
      <w:r w:rsidR="0088117B" w:rsidRPr="00D53175">
        <w:rPr>
          <w:rFonts w:ascii="Arial" w:hAnsi="Arial" w:cs="Arial"/>
          <w:szCs w:val="24"/>
          <w:lang w:val="en-US"/>
        </w:rPr>
        <w:fldChar w:fldCharType="end"/>
      </w:r>
      <w:r w:rsidR="00D0646E" w:rsidRPr="00D53175">
        <w:rPr>
          <w:rFonts w:ascii="Arial" w:hAnsi="Arial" w:cs="Arial"/>
          <w:szCs w:val="24"/>
          <w:lang w:val="en-US"/>
        </w:rPr>
        <w:t xml:space="preserve">. </w:t>
      </w:r>
      <w:r w:rsidR="00070442" w:rsidRPr="00D53175">
        <w:rPr>
          <w:rFonts w:ascii="Arial" w:hAnsi="Arial" w:cs="Arial"/>
          <w:szCs w:val="24"/>
          <w:lang w:val="en-US"/>
        </w:rPr>
        <w:t xml:space="preserve">One of the most </w:t>
      </w:r>
      <w:r w:rsidR="00070442" w:rsidRPr="00D53175">
        <w:rPr>
          <w:rFonts w:ascii="Arial" w:hAnsi="Arial" w:cs="Arial"/>
          <w:szCs w:val="24"/>
          <w:lang w:val="en-US"/>
        </w:rPr>
        <w:lastRenderedPageBreak/>
        <w:t>attractive features of these devices is that they can carry out chemical processes with low reagent consumption due to the small sample volumes</w:t>
      </w:r>
      <w:r w:rsidRPr="00D53175">
        <w:rPr>
          <w:rFonts w:ascii="Arial" w:hAnsi="Arial" w:cs="Arial"/>
          <w:szCs w:val="24"/>
          <w:lang w:val="en-US"/>
        </w:rPr>
        <w:t xml:space="preserve"> handled</w:t>
      </w:r>
      <w:r w:rsidR="00070442" w:rsidRPr="00D53175">
        <w:rPr>
          <w:rFonts w:ascii="Arial" w:hAnsi="Arial" w:cs="Arial"/>
          <w:szCs w:val="24"/>
          <w:lang w:val="en-US"/>
        </w:rPr>
        <w:t>. There are different device configurations</w:t>
      </w:r>
      <w:r w:rsidR="00C91463" w:rsidRPr="00D53175">
        <w:rPr>
          <w:rFonts w:ascii="Arial" w:hAnsi="Arial" w:cs="Arial"/>
          <w:szCs w:val="24"/>
          <w:lang w:val="en-US"/>
        </w:rPr>
        <w:t xml:space="preserve"> and peripherals that have been developed</w:t>
      </w:r>
      <w:r w:rsidR="00070442" w:rsidRPr="00D53175">
        <w:rPr>
          <w:rFonts w:ascii="Arial" w:hAnsi="Arial" w:cs="Arial"/>
          <w:szCs w:val="24"/>
          <w:lang w:val="en-US"/>
        </w:rPr>
        <w:t xml:space="preserve"> to </w:t>
      </w:r>
      <w:r w:rsidR="00C91463" w:rsidRPr="00D53175">
        <w:rPr>
          <w:rFonts w:ascii="Arial" w:hAnsi="Arial" w:cs="Arial"/>
          <w:szCs w:val="24"/>
          <w:lang w:val="en-US"/>
        </w:rPr>
        <w:t xml:space="preserve">assemble systems capable </w:t>
      </w:r>
      <w:r w:rsidR="00070442" w:rsidRPr="00D53175">
        <w:rPr>
          <w:rFonts w:ascii="Arial" w:hAnsi="Arial" w:cs="Arial"/>
          <w:szCs w:val="24"/>
          <w:lang w:val="en-US"/>
        </w:rPr>
        <w:t xml:space="preserve">of </w:t>
      </w:r>
      <w:r w:rsidR="00C91463" w:rsidRPr="00D53175">
        <w:rPr>
          <w:rFonts w:ascii="Arial" w:hAnsi="Arial" w:cs="Arial"/>
          <w:szCs w:val="24"/>
          <w:lang w:val="en-US"/>
        </w:rPr>
        <w:t xml:space="preserve">complying with different </w:t>
      </w:r>
      <w:r w:rsidR="00070442" w:rsidRPr="00D53175">
        <w:rPr>
          <w:rFonts w:ascii="Arial" w:hAnsi="Arial" w:cs="Arial"/>
          <w:szCs w:val="24"/>
          <w:lang w:val="en-US"/>
        </w:rPr>
        <w:t>analysis and functions including sampling, sample</w:t>
      </w:r>
      <w:r w:rsidR="00C91463" w:rsidRPr="00D53175">
        <w:rPr>
          <w:rFonts w:ascii="Arial" w:hAnsi="Arial" w:cs="Arial"/>
          <w:szCs w:val="24"/>
          <w:lang w:val="en-US"/>
        </w:rPr>
        <w:t xml:space="preserve"> processing and</w:t>
      </w:r>
      <w:r w:rsidR="00070442" w:rsidRPr="00D53175">
        <w:rPr>
          <w:rFonts w:ascii="Arial" w:hAnsi="Arial" w:cs="Arial"/>
          <w:szCs w:val="24"/>
          <w:lang w:val="en-US"/>
        </w:rPr>
        <w:t xml:space="preserve"> </w:t>
      </w:r>
      <w:r w:rsidR="00C91463" w:rsidRPr="00D53175">
        <w:rPr>
          <w:rFonts w:ascii="Arial" w:hAnsi="Arial" w:cs="Arial"/>
          <w:szCs w:val="24"/>
          <w:lang w:val="en-US"/>
        </w:rPr>
        <w:t xml:space="preserve">in-line real-time monitoring, </w:t>
      </w:r>
      <w:r w:rsidR="00070442" w:rsidRPr="00D53175">
        <w:rPr>
          <w:rFonts w:ascii="Arial" w:hAnsi="Arial" w:cs="Arial"/>
          <w:szCs w:val="24"/>
          <w:lang w:val="en-US"/>
        </w:rPr>
        <w:t>and processing of the collected data</w:t>
      </w:r>
      <w:r w:rsidR="00D0646E" w:rsidRPr="00D53175">
        <w:rPr>
          <w:rFonts w:ascii="Arial" w:hAnsi="Arial" w:cs="Arial"/>
          <w:szCs w:val="24"/>
          <w:lang w:val="en-US"/>
        </w:rPr>
        <w:t xml:space="preserve">. </w:t>
      </w:r>
      <w:r w:rsidR="00C91463" w:rsidRPr="00D53175">
        <w:rPr>
          <w:rFonts w:ascii="Arial" w:hAnsi="Arial" w:cs="Arial"/>
          <w:szCs w:val="24"/>
          <w:lang w:val="en-US"/>
        </w:rPr>
        <w:t xml:space="preserve">With the advent of easier and cheaper ways of manufacturing at the microscale, the </w:t>
      </w:r>
      <w:r w:rsidR="00D0646E" w:rsidRPr="00D53175">
        <w:rPr>
          <w:rFonts w:ascii="Arial" w:hAnsi="Arial" w:cs="Arial"/>
          <w:szCs w:val="24"/>
          <w:lang w:val="en-US"/>
        </w:rPr>
        <w:t xml:space="preserve">field of microfluidics has had an exponential growth </w:t>
      </w:r>
      <w:r w:rsidR="00C91463" w:rsidRPr="00D53175">
        <w:rPr>
          <w:rFonts w:ascii="Arial" w:hAnsi="Arial" w:cs="Arial"/>
          <w:szCs w:val="24"/>
          <w:lang w:val="en-US"/>
        </w:rPr>
        <w:t>and therefore has reached a next level of maturity</w:t>
      </w:r>
      <w:r w:rsidR="00835E4E" w:rsidRPr="00D53175">
        <w:rPr>
          <w:rFonts w:ascii="Arial" w:hAnsi="Arial" w:cs="Arial"/>
          <w:szCs w:val="24"/>
          <w:lang w:val="en-US"/>
        </w:rPr>
        <w:t xml:space="preserve"> </w:t>
      </w:r>
      <w:r w:rsidR="0088117B" w:rsidRPr="00D53175">
        <w:rPr>
          <w:rFonts w:ascii="Arial" w:hAnsi="Arial" w:cs="Arial"/>
          <w:szCs w:val="24"/>
          <w:lang w:val="en-US"/>
        </w:rPr>
        <w:fldChar w:fldCharType="begin" w:fldLock="1"/>
      </w:r>
      <w:r w:rsidR="00E31FE0" w:rsidRPr="00D53175">
        <w:rPr>
          <w:rFonts w:ascii="Arial" w:hAnsi="Arial" w:cs="Arial"/>
          <w:szCs w:val="24"/>
          <w:lang w:val="en-US"/>
        </w:rPr>
        <w:instrText>ADDIN CSL_CITATION {"citationItems":[{"id":"ITEM-1","itemData":{"DOI":"10.1016/j.mne.2019.01.003","ISSN":"25900072","abstract":"Microfluidics provides a great opportunity to create devices capable of outperforming classical techniques in biomedical and chemical research. In this review, the origins of this emerging field in the microelectronics industry are detailed. We also appraise how factors such as government funding influenced the development of new materials and fabrication techniques. Current applications of microfluidics are also examined and we highlight areas where work should be focussed in the future to ensure that the technology realises its full potential.","author":[{"dropping-particle":"","family":"Convery","given":"Neil","non-dropping-particle":"","parse-names":false,"suffix":""},{"dropping-particle":"","family":"Gadegaard","given":"Nikolaj","non-dropping-particle":"","parse-names":false,"suffix":""}],"container-title":"Micro and Nano Engineering","id":"ITEM-1","issued":{"date-parts":[["2019","3","1"]]},"page":"76-91","publisher":"Elsevier B.V.","title":"30 years of microfluidics","type":"article","volume":"2"},"uris":["http://www.mendeley.com/documents/?uuid=ac4bc607-20ad-321a-94ef-aa66b2fa7e8c"]}],"mendeley":{"formattedCitation":"[31]","plainTextFormattedCitation":"[31]","previouslyFormattedCitation":"[31]"},"properties":{"noteIndex":0},"schema":"https://github.com/citation-style-language/schema/raw/master/csl-citation.json"}</w:instrText>
      </w:r>
      <w:r w:rsidR="0088117B" w:rsidRPr="00D53175">
        <w:rPr>
          <w:rFonts w:ascii="Arial" w:hAnsi="Arial" w:cs="Arial"/>
          <w:szCs w:val="24"/>
          <w:lang w:val="en-US"/>
        </w:rPr>
        <w:fldChar w:fldCharType="separate"/>
      </w:r>
      <w:r w:rsidR="0088117B" w:rsidRPr="00D53175">
        <w:rPr>
          <w:rFonts w:ascii="Arial" w:hAnsi="Arial" w:cs="Arial"/>
          <w:noProof/>
          <w:szCs w:val="24"/>
          <w:lang w:val="en-US"/>
        </w:rPr>
        <w:t>[31]</w:t>
      </w:r>
      <w:r w:rsidR="0088117B" w:rsidRPr="00D53175">
        <w:rPr>
          <w:rFonts w:ascii="Arial" w:hAnsi="Arial" w:cs="Arial"/>
          <w:szCs w:val="24"/>
          <w:lang w:val="en-US"/>
        </w:rPr>
        <w:fldChar w:fldCharType="end"/>
      </w:r>
      <w:r w:rsidR="00D0646E" w:rsidRPr="00D53175">
        <w:rPr>
          <w:rFonts w:ascii="Arial" w:hAnsi="Arial" w:cs="Arial"/>
          <w:szCs w:val="24"/>
          <w:lang w:val="en-US"/>
        </w:rPr>
        <w:t>.</w:t>
      </w:r>
      <w:r w:rsidR="005446D2" w:rsidRPr="00D53175">
        <w:rPr>
          <w:rFonts w:ascii="Arial" w:hAnsi="Arial" w:cs="Arial"/>
          <w:szCs w:val="24"/>
          <w:lang w:val="en-US"/>
        </w:rPr>
        <w:t xml:space="preserve"> In consequence, new perspectives have emerged regarding the possibilities for</w:t>
      </w:r>
      <w:r w:rsidR="00873B17" w:rsidRPr="00D53175">
        <w:rPr>
          <w:rFonts w:ascii="Arial" w:hAnsi="Arial" w:cs="Arial"/>
          <w:szCs w:val="24"/>
          <w:lang w:val="en-US"/>
        </w:rPr>
        <w:t xml:space="preserve"> cost-effective,</w:t>
      </w:r>
      <w:r w:rsidR="005446D2" w:rsidRPr="00D53175">
        <w:rPr>
          <w:rFonts w:ascii="Arial" w:hAnsi="Arial" w:cs="Arial"/>
          <w:szCs w:val="24"/>
          <w:lang w:val="en-US"/>
        </w:rPr>
        <w:t xml:space="preserve"> large-scale implementation in several industries</w:t>
      </w:r>
      <w:ins w:id="43" w:author="Juan Carlos Cruz Jimenez" w:date="2021-05-23T20:34:00Z">
        <w:r w:rsidR="00A76044">
          <w:rPr>
            <w:rFonts w:ascii="Arial" w:hAnsi="Arial" w:cs="Arial"/>
            <w:szCs w:val="24"/>
            <w:lang w:val="en-US"/>
          </w:rPr>
          <w:t>,</w:t>
        </w:r>
      </w:ins>
      <w:r w:rsidR="005446D2" w:rsidRPr="00D53175">
        <w:rPr>
          <w:rFonts w:ascii="Arial" w:hAnsi="Arial" w:cs="Arial"/>
          <w:szCs w:val="24"/>
          <w:lang w:val="en-US"/>
        </w:rPr>
        <w:t xml:space="preserve"> </w:t>
      </w:r>
      <w:r w:rsidR="00873B17" w:rsidRPr="00D53175">
        <w:rPr>
          <w:rFonts w:ascii="Arial" w:hAnsi="Arial" w:cs="Arial"/>
          <w:szCs w:val="24"/>
          <w:lang w:val="en-US"/>
        </w:rPr>
        <w:t xml:space="preserve">including microelectronics, pharma, food, </w:t>
      </w:r>
      <w:r w:rsidR="00463396" w:rsidRPr="00D53175">
        <w:rPr>
          <w:rFonts w:ascii="Arial" w:hAnsi="Arial" w:cs="Arial"/>
          <w:szCs w:val="24"/>
          <w:lang w:val="en-US"/>
        </w:rPr>
        <w:t xml:space="preserve">health </w:t>
      </w:r>
      <w:r w:rsidR="00873B17" w:rsidRPr="00D53175">
        <w:rPr>
          <w:rFonts w:ascii="Arial" w:hAnsi="Arial" w:cs="Arial"/>
          <w:szCs w:val="24"/>
          <w:lang w:val="en-US"/>
        </w:rPr>
        <w:t>and cosmetics</w:t>
      </w:r>
      <w:r w:rsidR="00D0646E" w:rsidRPr="00D53175">
        <w:rPr>
          <w:rFonts w:ascii="Arial" w:hAnsi="Arial" w:cs="Arial"/>
          <w:szCs w:val="24"/>
          <w:lang w:val="en-US"/>
        </w:rPr>
        <w:t xml:space="preserve"> </w:t>
      </w:r>
      <w:r w:rsidR="00463396" w:rsidRPr="00D53175">
        <w:rPr>
          <w:rFonts w:ascii="Arial" w:hAnsi="Arial" w:cs="Arial"/>
          <w:szCs w:val="24"/>
          <w:lang w:val="en-US"/>
        </w:rPr>
        <w:fldChar w:fldCharType="begin" w:fldLock="1"/>
      </w:r>
      <w:r w:rsidR="00463396" w:rsidRPr="00D53175">
        <w:rPr>
          <w:rFonts w:ascii="Arial" w:hAnsi="Arial" w:cs="Arial"/>
          <w:szCs w:val="24"/>
          <w:lang w:val="en-US"/>
        </w:rPr>
        <w:instrText>ADDIN CSL_CITATION {"citationItems":[{"id":"ITEM-1","itemData":{"DOI":"10.1016/j.mne.2019.01.003","ISSN":"25900072","abstract":"Microfluidics provides a great opportunity to create devices capable of outperforming classical techniques in biomedical and chemical research. In this review, the origins of this emerging field in the microelectronics industry are detailed. We also appraise how factors such as government funding influenced the development of new materials and fabrication techniques. Current applications of microfluidics are also examined and we highlight areas where work should be focussed in the future to ensure that the technology realises its full potential.","author":[{"dropping-particle":"","family":"Convery","given":"Neil","non-dropping-particle":"","parse-names":false,"suffix":""},{"dropping-particle":"","family":"Gadegaard","given":"Nikolaj","non-dropping-particle":"","parse-names":false,"suffix":""}],"container-title":"Micro and Nano Engineering","id":"ITEM-1","issued":{"date-parts":[["2019","3","1"]]},"page":"76-91","publisher":"Elsevier B.V.","title":"30 years of microfluidics","type":"article","volume":"2"},"uris":["http://www.mendeley.com/documents/?uuid=ac4bc607-20ad-321a-94ef-aa66b2fa7e8c"]}],"mendeley":{"formattedCitation":"[31]","plainTextFormattedCitation":"[31]","previouslyFormattedCitation":"[31]"},"properties":{"noteIndex":0},"schema":"https://github.com/citation-style-language/schema/raw/master/csl-citation.json"}</w:instrText>
      </w:r>
      <w:r w:rsidR="00463396" w:rsidRPr="00D53175">
        <w:rPr>
          <w:rFonts w:ascii="Arial" w:hAnsi="Arial" w:cs="Arial"/>
          <w:szCs w:val="24"/>
          <w:lang w:val="en-US"/>
        </w:rPr>
        <w:fldChar w:fldCharType="separate"/>
      </w:r>
      <w:r w:rsidR="00463396" w:rsidRPr="00D53175">
        <w:rPr>
          <w:rFonts w:ascii="Arial" w:hAnsi="Arial" w:cs="Arial"/>
          <w:noProof/>
          <w:szCs w:val="24"/>
          <w:lang w:val="en-US"/>
        </w:rPr>
        <w:t>[31]</w:t>
      </w:r>
      <w:r w:rsidR="00463396" w:rsidRPr="00D53175">
        <w:rPr>
          <w:rFonts w:ascii="Arial" w:hAnsi="Arial" w:cs="Arial"/>
          <w:szCs w:val="24"/>
          <w:lang w:val="en-US"/>
        </w:rPr>
        <w:fldChar w:fldCharType="end"/>
      </w:r>
      <w:r w:rsidR="00463396"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{"citationItems":[{"id":"ITEM-1","itemData":{"DOI":"10.1039/d0ra00263a","ISSN":"20462069","abstract":"The development of passively driven microfluidic labs on chips has been increasing over the years. In the passive approach, the microfluids are usually driven and operated without any external actuators, fields, or power sources. Passive microfluidic techniques adopt osmosis, capillary action, surface tension, pressure, gravity-driven flow, hydrostatic flow, and vacuums to achieve fluid flow. There is a great need to explore labs on chips that are rapid, compact, portable, and easy to use. The evolution of these techniques is essential to meet current needs. Researchers have highlighted the vast potential in the field that needs to be explored to develop rapid passive labs on chips to suit market/researcher demands. A comprehensive review, along with patent analysis, is presented here, listing the latest advances in passive microfluidic techniques, along with the related mechanisms and applications.","author":[{"dropping-particle":"","family":"Narayanamurthy","given":"Vigneswaran","non-dropping-particle":"","parse-names":false,"suffix":""},{"dropping-particle":"","family":"Jeroish","given":"Z. E.","non-dropping-particle":"","parse-names":false,"suffix":""},{"dropping-particle":"","family":"Bhuvaneshwari","given":"K. S.","non-dropping-particle":"","parse-names":false,"suffix":""},{"dropping-particle":"","family":"Bayat","given":"Pouriya","non-dropping-particle":"","parse-names":false,"suffix":""},{"dropping-particle":"","family":"Premkumar","given":"R.","non-dropping-particle":"","parse-names":false,"suffix":""},{"dropping-particle":"","family":"Samsuri","given":"Fahmi","non-dropping-particle":"","parse-names":false,"suffix":""},{"dropping-particle":"","family":"Yusoff","given":"Mashitah M.","non-dropping-particle":"","parse-names":false,"suffix":""}],"container-title":"RSC Advances","id":"ITEM-1","issue":"20","issued":{"date-parts":[["2020","3","23"]]},"page":"11652-11680","publisher":"Royal Society of Chemistry","title":"Advances in passively driven microfluidics and lab-on-chip devices: A comprehensive literature review and patent analysis","type":"article-journal","volume":"10"},"uris":["http://www.mendeley.com/documents/?uuid=931144eb-bbc0-3448-9b8b-aaefce2efe06"]}],"mendeley":{"formattedCitation":"[32]","plainTextFormattedCitation":"[32]","previouslyFormattedCitation":"[32]"},"properties":{"noteIndex":0},"schema":"https://github.com/citation-style-language/schema/raw/master/csl-citation.json"}</w:instrText>
      </w:r>
      <w:r w:rsidR="00463396" w:rsidRPr="00D53175">
        <w:rPr>
          <w:rFonts w:ascii="Arial" w:hAnsi="Arial" w:cs="Arial"/>
          <w:szCs w:val="24"/>
          <w:lang w:val="en-US"/>
        </w:rPr>
        <w:fldChar w:fldCharType="separate"/>
      </w:r>
      <w:r w:rsidR="00463396" w:rsidRPr="00D53175">
        <w:rPr>
          <w:rFonts w:ascii="Arial" w:hAnsi="Arial" w:cs="Arial"/>
          <w:noProof/>
          <w:szCs w:val="24"/>
          <w:lang w:val="en-US"/>
        </w:rPr>
        <w:t>[32]</w:t>
      </w:r>
      <w:r w:rsidR="00463396" w:rsidRPr="00D53175">
        <w:rPr>
          <w:rFonts w:ascii="Arial" w:hAnsi="Arial" w:cs="Arial"/>
          <w:szCs w:val="24"/>
          <w:lang w:val="en-US"/>
        </w:rPr>
        <w:fldChar w:fldCharType="end"/>
      </w:r>
      <w:r w:rsidR="00873B17" w:rsidRPr="00D53175">
        <w:rPr>
          <w:rFonts w:ascii="Arial" w:hAnsi="Arial" w:cs="Arial"/>
          <w:szCs w:val="24"/>
          <w:lang w:val="en-US"/>
        </w:rPr>
        <w:t>.</w:t>
      </w:r>
      <w:r w:rsidR="00E21BAB" w:rsidRPr="00D53175">
        <w:rPr>
          <w:rFonts w:ascii="Arial" w:hAnsi="Arial" w:cs="Arial"/>
          <w:szCs w:val="24"/>
          <w:lang w:val="en-US"/>
        </w:rPr>
        <w:t xml:space="preserve"> This rapid prototyping approach has been complemented with powerful</w:t>
      </w:r>
      <w:r w:rsidR="00873B17" w:rsidRPr="00D53175">
        <w:rPr>
          <w:rFonts w:ascii="Arial" w:hAnsi="Arial" w:cs="Arial"/>
          <w:szCs w:val="24"/>
          <w:lang w:val="en-US"/>
        </w:rPr>
        <w:t xml:space="preserve"> </w:t>
      </w:r>
      <w:r w:rsidR="00E21BAB" w:rsidRPr="00D53175">
        <w:rPr>
          <w:rFonts w:ascii="Arial" w:hAnsi="Arial" w:cs="Arial"/>
          <w:i/>
          <w:szCs w:val="24"/>
          <w:lang w:val="en-US"/>
        </w:rPr>
        <w:t>in silico</w:t>
      </w:r>
      <w:r w:rsidR="00E21BAB" w:rsidRPr="00D53175">
        <w:rPr>
          <w:rFonts w:ascii="Arial" w:hAnsi="Arial" w:cs="Arial"/>
          <w:szCs w:val="24"/>
          <w:lang w:val="en-US"/>
        </w:rPr>
        <w:t xml:space="preserve"> tools that significantly accelerate the performance analysis of novel devices</w:t>
      </w:r>
      <w:r w:rsidR="00783209" w:rsidRPr="00D53175">
        <w:rPr>
          <w:rFonts w:ascii="Arial" w:hAnsi="Arial" w:cs="Arial"/>
          <w:szCs w:val="24"/>
          <w:lang w:val="en-US"/>
        </w:rPr>
        <w:t xml:space="preserve"> </w:t>
      </w:r>
      <w:r w:rsidR="005639F6"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{"citationItems":[{"id":"ITEM-1","itemData":{"DOI":"10.1039/C8RA05531A","ISSN":"20462069","abstract":"The functional performance of passively operated droplet microfluidics is sensitive with respect to the dimensions of the channel network, the fabrication precision as well as the applied pressure because the entire network is coupled together. Especially, the local and global hydrodynamic resistance changes caused by droplets make the task to develop a robust microfluidic design challenging as plenty of interdependencies which all affect the intended behavior have to be considered by the designer. After the design, its functionality is usually validated by fabricating a prototype and testing it with physical experiments. In case that the functionality is not implemented as desired, the designer has to go back, revise the design, and repeat the fabrication as well as experiments. This current design process based on multiple iterations of refining and testing the design produces high costs (financially as well as in terms of time). In this work, we show how a significant amount of those costs can be avoided when applying simulation before fabrication. To this end, we demonstrate how simulations on the 1D circuit analysis model can help in the design process by means of a case study. Therefore, we compare the design process with and without using simulation. As a case study, we use a microfluidic network which is capable of trapping and merging droplets with different content on demand. The case study demonstrates how simulation can help to validate the derived design by considering all local and global hydrodynamic resistance changes. Moreover, the simulations even allow further exploration of different designs which have not been considered before due to the high costs.","author":[{"dropping-particle":"","family":"Grimmer","given":"Andreas","non-dropping-particle":"","parse-names":false,"suffix":""},{"dropping-particle":"","family":"Chen","given":"Xiaoming","non-dropping-particle":"","parse-names":false,"suffix":""},{"dropping-particle":"","family":"Hamidović","given":"Medina","non-dropping-particle":"","parse-names":false,"suffix":""},{"dropping-particle":"","family":"Haselmayr","given":"Werner","non-dropping-particle":"","parse-names":false,"suffix":""},{"dropping-particle":"","family":"Ren","given":"Carolyn L.","non-dropping-particle":"","parse-names":false,"suffix":""},{"dropping-particle":"","family":"Wille","given":"Robert","non-dropping-particle":"","parse-names":false,"suffix":""}],"container-title":"RSC Advances","id":"ITEM-1","issue":"60","issued":{"date-parts":[["2018","10","10"]]},"page":"34733-34742","publisher":"Royal Society of Chemistry","title":"Simulation before fabrication: a case study on the utilization of simulators for the design of droplet microfluidic networks","type":"article-journal","volume":"8"},"uris":["http://www.mendeley.com/documents/?uuid=608a48ac-7135-3319-a71c-a7f314e3ef11"]}],"mendeley":{"formattedCitation":"[33]","plainTextFormattedCitation":"[33]"},"properties":{"noteIndex":0},"schema":"https://github.com/citation-style-language/schema/raw/master/csl-citation.json"}</w:instrText>
      </w:r>
      <w:r w:rsidR="005639F6" w:rsidRPr="00D53175">
        <w:rPr>
          <w:rFonts w:ascii="Arial" w:hAnsi="Arial" w:cs="Arial"/>
          <w:szCs w:val="24"/>
          <w:lang w:val="en-US"/>
        </w:rPr>
        <w:fldChar w:fldCharType="separate"/>
      </w:r>
      <w:r w:rsidR="005639F6" w:rsidRPr="00D53175">
        <w:rPr>
          <w:rFonts w:ascii="Arial" w:hAnsi="Arial" w:cs="Arial"/>
          <w:noProof/>
          <w:szCs w:val="24"/>
          <w:lang w:val="en-US"/>
        </w:rPr>
        <w:t>[33]</w:t>
      </w:r>
      <w:r w:rsidR="005639F6" w:rsidRPr="00D53175">
        <w:rPr>
          <w:rFonts w:ascii="Arial" w:hAnsi="Arial" w:cs="Arial"/>
          <w:szCs w:val="24"/>
          <w:lang w:val="en-US"/>
        </w:rPr>
        <w:fldChar w:fldCharType="end"/>
      </w:r>
      <w:r w:rsidR="00E21BAB" w:rsidRPr="00D53175">
        <w:rPr>
          <w:rFonts w:ascii="Arial" w:hAnsi="Arial" w:cs="Arial"/>
          <w:szCs w:val="24"/>
          <w:lang w:val="en-US"/>
        </w:rPr>
        <w:t>.</w:t>
      </w:r>
      <w:r w:rsidR="00D0646E" w:rsidRPr="00D53175">
        <w:rPr>
          <w:rFonts w:ascii="Arial" w:hAnsi="Arial" w:cs="Arial"/>
          <w:szCs w:val="24"/>
          <w:lang w:val="en-US"/>
        </w:rPr>
        <w:t xml:space="preserve"> </w:t>
      </w:r>
      <w:r w:rsidR="00E21BAB" w:rsidRPr="00D53175">
        <w:rPr>
          <w:rFonts w:ascii="Arial" w:hAnsi="Arial" w:cs="Arial"/>
          <w:szCs w:val="24"/>
          <w:lang w:val="en-US"/>
        </w:rPr>
        <w:t xml:space="preserve">One of such tools is </w:t>
      </w:r>
      <w:r w:rsidR="00D0646E" w:rsidRPr="00D53175">
        <w:rPr>
          <w:rFonts w:ascii="Arial" w:hAnsi="Arial" w:cs="Arial"/>
          <w:szCs w:val="24"/>
          <w:lang w:val="en-US"/>
        </w:rPr>
        <w:t xml:space="preserve">CFD simulations of the </w:t>
      </w:r>
      <w:r w:rsidR="00783209" w:rsidRPr="00D53175">
        <w:rPr>
          <w:rFonts w:ascii="Arial" w:hAnsi="Arial" w:cs="Arial"/>
          <w:szCs w:val="24"/>
          <w:lang w:val="en-US"/>
        </w:rPr>
        <w:t xml:space="preserve">fluid flow and transport of objects within the </w:t>
      </w:r>
      <w:r w:rsidR="00D0646E" w:rsidRPr="00D53175">
        <w:rPr>
          <w:rFonts w:ascii="Arial" w:hAnsi="Arial" w:cs="Arial"/>
          <w:szCs w:val="24"/>
          <w:lang w:val="en-US"/>
        </w:rPr>
        <w:t>microsystems</w:t>
      </w:r>
      <w:r w:rsidR="00783209" w:rsidRPr="00D53175">
        <w:rPr>
          <w:rFonts w:ascii="Arial" w:hAnsi="Arial" w:cs="Arial"/>
          <w:szCs w:val="24"/>
          <w:lang w:val="en-US"/>
        </w:rPr>
        <w:t xml:space="preserve">. In this approach, the channel geometries become the computational domains that are discretized to </w:t>
      </w:r>
      <w:del w:id="44" w:author="Juan Carlos Cruz Jimenez" w:date="2021-05-23T20:35:00Z">
        <w:r w:rsidR="00783209" w:rsidRPr="00D53175" w:rsidDel="00A76044">
          <w:rPr>
            <w:rFonts w:ascii="Arial" w:hAnsi="Arial" w:cs="Arial"/>
            <w:szCs w:val="24"/>
            <w:lang w:val="en-US"/>
          </w:rPr>
          <w:delText xml:space="preserve">numerically </w:delText>
        </w:r>
      </w:del>
      <w:r w:rsidR="00783209" w:rsidRPr="00D53175">
        <w:rPr>
          <w:rFonts w:ascii="Arial" w:hAnsi="Arial" w:cs="Arial"/>
          <w:szCs w:val="24"/>
          <w:lang w:val="en-US"/>
        </w:rPr>
        <w:t xml:space="preserve">solve </w:t>
      </w:r>
      <w:ins w:id="45" w:author="Juan Carlos Cruz Jimenez" w:date="2021-05-23T20:35:00Z">
        <w:r w:rsidR="00A76044" w:rsidRPr="00D53175">
          <w:rPr>
            <w:rFonts w:ascii="Arial" w:hAnsi="Arial" w:cs="Arial"/>
            <w:szCs w:val="24"/>
            <w:lang w:val="en-US"/>
          </w:rPr>
          <w:t>numerically</w:t>
        </w:r>
        <w:r w:rsidR="00A76044" w:rsidRPr="00D53175">
          <w:rPr>
            <w:rFonts w:ascii="Arial" w:hAnsi="Arial" w:cs="Arial"/>
            <w:szCs w:val="24"/>
            <w:lang w:val="en-US"/>
          </w:rPr>
          <w:t xml:space="preserve"> </w:t>
        </w:r>
      </w:ins>
      <w:r w:rsidR="00783209" w:rsidRPr="00D53175">
        <w:rPr>
          <w:rFonts w:ascii="Arial" w:hAnsi="Arial" w:cs="Arial"/>
          <w:szCs w:val="24"/>
          <w:lang w:val="en-US"/>
        </w:rPr>
        <w:t xml:space="preserve">the momentum transfer equations coupled to </w:t>
      </w:r>
      <w:r w:rsidR="00D24832" w:rsidRPr="00D53175">
        <w:rPr>
          <w:rFonts w:ascii="Arial" w:hAnsi="Arial" w:cs="Arial"/>
          <w:szCs w:val="24"/>
          <w:lang w:val="en-US"/>
        </w:rPr>
        <w:t>supporting equations describing the movement of the objects</w:t>
      </w:r>
      <w:r w:rsidR="00783209" w:rsidRPr="00D53175">
        <w:rPr>
          <w:rFonts w:ascii="Arial" w:hAnsi="Arial" w:cs="Arial"/>
          <w:szCs w:val="24"/>
          <w:lang w:val="en-US"/>
        </w:rPr>
        <w:t>.</w:t>
      </w:r>
      <w:r w:rsidR="00D0646E" w:rsidRPr="00D53175">
        <w:rPr>
          <w:rFonts w:ascii="Arial" w:hAnsi="Arial" w:cs="Arial"/>
          <w:szCs w:val="24"/>
          <w:lang w:val="en-US"/>
        </w:rPr>
        <w:t xml:space="preserve"> </w:t>
      </w:r>
      <w:r w:rsidR="002C231F" w:rsidRPr="00D53175">
        <w:rPr>
          <w:rFonts w:ascii="Arial" w:hAnsi="Arial" w:cs="Arial"/>
          <w:szCs w:val="24"/>
          <w:lang w:val="en-US"/>
        </w:rPr>
        <w:t xml:space="preserve">With the simulation results, manufacturing takes shorter times and favor only prototypes with the highest performance, which can be further optimized with much less investment </w:t>
      </w:r>
      <w:r w:rsidR="0088117B"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{"citationItems":[{"id":"ITEM-1","itemData":{"DOI":"10.1039/c9lc00546c","ISSN":"14730189","PMID":"31576868","abstract":"The ability to thoroughly mix two fluids is a fundamental need in microfluidics. While a variety of different microfluidic mixers have been designed by researchers, it remains unknown which (if any) of these mixers are optimal (that is, which designs provide the most thorough mixing with the smallest possible fluidic resistance across the mixer). In this work, we automatically designed and rationally optimized a microfluidic mixer. We accomplished this by first generating a library of thousands of different randomly designed mixers, then using the non-dominated sorting genetic algorithm II (NSGA-II) to optimize the random chips in order to achieve Pareto efficiency. Pareto efficiency is a state of allocation of resources (e.g. driving force) from which it is impossible to reallocate so as to make any one individual criterion better off (e.g. pressure drop) without making at least one individual criterion (e.g. mixing performance) worse off. After 200 generations of evolution, Pareto efficiency was achieved and the Pareto-optimal front was found. We examined designs at the Pareto-optimal front and found several design criteria that enhance the mixing performance of a mixer while minimizing its fluidic resistance; these observations provide new criteria on how to design optimal microfluidic mixers. Additionally, we compared the designs from NSGA-II with some popular microfluidic mixer designs from the literature and found that designs from NSGA-II have lower fluidic resistance with similar mixing performance. As a proof of concept, we fabricated three mixer designs from 200 generations of evolution and one conventional popular mixer design and tested the performance of these four mixers. Using this approach, an optimal design of a passive microfluidic mixer is found and the criteria of designing a passive microfluidic mixer are established.","author":[{"dropping-particle":"","family":"Wang","given":"Junchao","non-dropping-particle":"","parse-names":false,"suffix":""},{"dropping-particle":"","family":"Zhang","given":"Naiyin","non-dropping-particle":"","parse-names":false,"suffix":""},{"dropping-particle":"","family":"Chen","given":"Jin","non-dropping-particle":"","parse-names":false,"suffix":""},{"dropping-particle":"","family":"Rodgers","given":"Victor G.J.","non-dropping-particle":"","parse-names":false,"suffix":""},{"dropping-particle":"","family":"Brisk","given":"Philip","non-dropping-particle":"","parse-names":false,"suffix":""},{"dropping-particle":"","family":"Grover","given":"William H.","non-dropping-particle":"","parse-names":false,"suffix":""}],"container-title":"Lab on a Chip","id":"ITEM-1","issue":"21","issued":{"date-parts":[["2019","11","7"]]},"page":"3618-3627","publisher":"Royal Society of Chemistry","title":"Finding the optimal design of a passive microfluidic mixer","type":"article-journal","volume":"19"},"uris":["http://www.mendeley.com/documents/?uuid=f7c1af2e-2a54-3277-824c-18a02dda0fc6"]}],"mendeley":{"formattedCitation":"[34]","plainTextFormattedCitation":"[34]","previouslyFormattedCitation":"[33]"},"properties":{"noteIndex":0},"schema":"https://github.com/citation-style-language/schema/raw/master/csl-citation.json"}</w:instrText>
      </w:r>
      <w:r w:rsidR="0088117B" w:rsidRPr="00D53175">
        <w:rPr>
          <w:rFonts w:ascii="Arial" w:hAnsi="Arial" w:cs="Arial"/>
          <w:szCs w:val="24"/>
          <w:lang w:val="en-US"/>
        </w:rPr>
        <w:fldChar w:fldCharType="separate"/>
      </w:r>
      <w:r w:rsidR="005639F6" w:rsidRPr="00D53175">
        <w:rPr>
          <w:rFonts w:ascii="Arial" w:hAnsi="Arial" w:cs="Arial"/>
          <w:noProof/>
          <w:szCs w:val="24"/>
          <w:lang w:val="en-US"/>
        </w:rPr>
        <w:t>[34]</w:t>
      </w:r>
      <w:r w:rsidR="0088117B" w:rsidRPr="00D53175">
        <w:rPr>
          <w:rFonts w:ascii="Arial" w:hAnsi="Arial" w:cs="Arial"/>
          <w:szCs w:val="24"/>
          <w:lang w:val="en-US"/>
        </w:rPr>
        <w:fldChar w:fldCharType="end"/>
      </w:r>
      <w:r w:rsidR="0088117B"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{"citationItems":[{"id":"ITEM-1","itemData":{"DOI":"10.1007/s40430-019-1767-y","ISSN":"18063691","abstract":"Three-dimensional numerical simulation is performed to study the formation mechanism and influencing factors of droplets in a microfluidic flow-focusing device (MFFD). Three types of liquid–liquid two-phase flow patterns include squeezing, dripping and jetting. Through the level-set method, the two-phase interface is tracked and the process of droplet generation is obtained. The key factors influencing droplet formation size and frequency are studied in MFFD. The results show that the formation of droplets is divided into three stages: Filling stage, Necking stage and Detachment stage, respectively. The formation of droplets is mainly that the continuous phase has flow-focusing effect on the dispersed phase. The flow rate ratio of two phases, the viscosity of the continuous phase and interfacial tension between two phases are the key factors that influence droplet size and frequency. As the flow rate ratio increases, the droplet size becomes larger and the frequency decreases. As the viscosity of the continuous phase increases, the size of the droplets becomes smaller and the frequency increases. When the two-phase interfacial tension becomes larger, the size of the droplets becomes larger and the frequency decreases.","author":[{"dropping-particle":"","family":"Han","given":"Wenbo","non-dropping-particle":"","parse-names":false,"suffix":""},{"dropping-particle":"","family":"Chen","given":"Xueye","non-dropping-particle":"","parse-names":false,"suffix":""},{"dropping-particle":"","family":"Wu","given":"Zhongli","non-dropping-particle":"","parse-names":false,"suffix":""},{"dropping-particle":"","family":"Zheng","given":"Yue","non-dropping-particle":"","parse-names":false,"suffix":""}],"container-title":"Journal of the Brazilian Society of Mechanical Sciences and Engineering","id":"ITEM-1","issue":"6","issued":{"date-parts":[["2019","6","1"]]},"page":"1-10","publisher":"Springer Verlag","title":"Three-dimensional numerical simulation of droplet formation in a microfluidic flow-focusing device","type":"article-journal","volume":"41"},"uris":["http://www.mendeley.com/documents/?uuid=99c6ebe9-b3b6-3061-8f8f-56bae6eb5381"]}],"mendeley":{"formattedCitation":"[35]","plainTextFormattedCitation":"[35]","previouslyFormattedCitation":"[34]"},"properties":{"noteIndex":0},"schema":"https://github.com/citation-style-language/schema/raw/master/csl-citation.json"}</w:instrText>
      </w:r>
      <w:r w:rsidR="0088117B" w:rsidRPr="00D53175">
        <w:rPr>
          <w:rFonts w:ascii="Arial" w:hAnsi="Arial" w:cs="Arial"/>
          <w:szCs w:val="24"/>
          <w:lang w:val="en-US"/>
        </w:rPr>
        <w:fldChar w:fldCharType="separate"/>
      </w:r>
      <w:r w:rsidR="005639F6" w:rsidRPr="00D53175">
        <w:rPr>
          <w:rFonts w:ascii="Arial" w:hAnsi="Arial" w:cs="Arial"/>
          <w:noProof/>
          <w:szCs w:val="24"/>
          <w:lang w:val="en-US"/>
        </w:rPr>
        <w:t>[35]</w:t>
      </w:r>
      <w:r w:rsidR="0088117B" w:rsidRPr="00D53175">
        <w:rPr>
          <w:rFonts w:ascii="Arial" w:hAnsi="Arial" w:cs="Arial"/>
          <w:szCs w:val="24"/>
          <w:lang w:val="en-US"/>
        </w:rPr>
        <w:fldChar w:fldCharType="end"/>
      </w:r>
      <w:r w:rsidR="00D0646E" w:rsidRPr="00D53175">
        <w:rPr>
          <w:rFonts w:ascii="Arial" w:hAnsi="Arial" w:cs="Arial"/>
          <w:szCs w:val="24"/>
          <w:lang w:val="en-US"/>
        </w:rPr>
        <w:t>.</w:t>
      </w:r>
    </w:p>
    <w:p w14:paraId="71CBBFC4" w14:textId="70FEDFB9" w:rsidR="00A61170" w:rsidRDefault="00D85755" w:rsidP="00AE1754">
      <w:pPr>
        <w:jc w:val="both"/>
        <w:rPr>
          <w:rFonts w:ascii="Arial" w:hAnsi="Arial" w:cs="Arial"/>
          <w:szCs w:val="24"/>
          <w:lang w:val="en-US"/>
        </w:rPr>
      </w:pPr>
      <w:r w:rsidRPr="00D53175">
        <w:rPr>
          <w:rFonts w:ascii="Arial" w:hAnsi="Arial" w:cs="Arial"/>
          <w:szCs w:val="24"/>
          <w:lang w:val="en-US"/>
        </w:rPr>
        <w:t xml:space="preserve">Here, we explore the design and manufacture of microreactors with toroidal topologies to enable the enzyme-based degradation of dyes. We hypothesize that such microreactors are suitable for maximizing biodegradation processes due to the absence of dead volume, the efficient mixture of reagents, and the possibility of continuous reaction within the toroidal loop </w:t>
      </w:r>
      <w:r w:rsidR="00FE00DE"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{"citationItems":[{"id":"ITEM-1","itemData":{"DOI":"10.1016/j.jhazmat.2010.01.017","ISBN":"1873-3336 (Electronic)\\r0304-3894 (Linking)","ISSN":"03043894","PMID":"20092944","abstract":"In this study, three different approaches for the covalent immobilisation of the horseradish peroxidase (HRP) onto epoxy-activated acrylic polymers (Eupergit®C) were explored for the first time, direct HRP binding to the polymers via their oxirane groups, HRP binding to the polymers via a spacer made from adipic dihydrazide, and HRP binding to hydrazido polymer surfaces through the enzyme carbohydrate moiety previously modified by periodate oxidation. The periodate-mediated covalent immobilisation of the HRP on hydrazido Eupergit®C was found to be the most effective method for the preparation of biocatalysts. In this case, a maximum value of the immobilised enzyme activity of 127U/gsupport was found using an enzyme loading on the support of 35.2mg/gsupport. The free and the immobilised HRP were used to study the elimination of phenol in two batch reactors. As expected, the activity of the immobilised enzyme was lower than the activity of the free enzyme. Around 85% of enzyme activity is lost during the immobilisation. However, the reaction using immobilised enzyme showed that it was possible to reach high degrees of phenol removal (around 50%) using about one hundredth of the enzyme used in the soluble form. © 2010 Elsevier B.V.","author":[{"dropping-particle":"","family":"Pramparo","given":"L.","non-dropping-particle":"","parse-names":false,"suffix":""},{"dropping-particle":"","family":"Stüber","given":"F.","non-dropping-particle":"","parse-names":false,"suffix":""},{"dropping-particle":"","family":"Font","given":"J.","non-dropping-particle":"","parse-names":false,"suffix":""},{"dropping-particle":"","family":"Fortuny","given":"A.","non-dropping-particle":"","parse-names":false,"suffix":""},{"dropping-particle":"","family":"Fabregat","given":"A.","non-dropping-particle":"","parse-names":false,"suffix":""},{"dropping-particle":"","family":"Bengoa","given":"C.","non-dropping-particle":"","parse-names":false,"suffix":""}],"container-title":"Journal of Hazardous Materials","id":"ITEM-1","issue":"1-3","issued":{"date-parts":[["2010"]]},"page":"990-1000","title":"Immobilisation of horseradish peroxidase on Eupergit®C for the enzymatic elimination of phenol","type":"article-journal","volume":"177"},"uris":["http://www.mendeley.com/documents/?uuid=12fef9c2-d380-4c3a-94eb-d1358b43ac18"]}],"mendeley":{"formattedCitation":"[36]","plainTextFormattedCitation":"[36]","previouslyFormattedCitation":"[35]"},"properties":{"noteIndex":0},"schema":"https://github.com/citation-style-language/schema/raw/master/csl-citation.json"}</w:instrText>
      </w:r>
      <w:r w:rsidR="00FE00DE" w:rsidRPr="00D53175">
        <w:rPr>
          <w:rFonts w:ascii="Arial" w:hAnsi="Arial" w:cs="Arial"/>
          <w:szCs w:val="24"/>
          <w:lang w:val="en-US"/>
        </w:rPr>
        <w:fldChar w:fldCharType="separate"/>
      </w:r>
      <w:r w:rsidR="005639F6" w:rsidRPr="00D53175">
        <w:rPr>
          <w:rFonts w:ascii="Arial" w:hAnsi="Arial" w:cs="Arial"/>
          <w:noProof/>
          <w:szCs w:val="24"/>
          <w:lang w:val="en-US"/>
        </w:rPr>
        <w:t>[36]</w:t>
      </w:r>
      <w:r w:rsidR="00FE00DE" w:rsidRPr="00D53175">
        <w:rPr>
          <w:rFonts w:ascii="Arial" w:hAnsi="Arial" w:cs="Arial"/>
          <w:szCs w:val="24"/>
          <w:lang w:val="en-US"/>
        </w:rPr>
        <w:fldChar w:fldCharType="end"/>
      </w:r>
      <w:r w:rsidR="003B4FB3" w:rsidRPr="00D53175">
        <w:rPr>
          <w:rFonts w:ascii="Arial" w:hAnsi="Arial" w:cs="Arial"/>
          <w:szCs w:val="24"/>
          <w:lang w:val="en-US"/>
        </w:rPr>
        <w:t>.</w:t>
      </w:r>
      <w:r w:rsidR="0030314C" w:rsidRPr="00D53175">
        <w:rPr>
          <w:rFonts w:ascii="Arial" w:hAnsi="Arial" w:cs="Arial"/>
          <w:szCs w:val="24"/>
          <w:lang w:val="en-US"/>
        </w:rPr>
        <w:t xml:space="preserve"> </w:t>
      </w:r>
      <w:r w:rsidRPr="00D53175">
        <w:rPr>
          <w:rFonts w:ascii="Arial" w:hAnsi="Arial" w:cs="Arial"/>
          <w:szCs w:val="24"/>
          <w:lang w:val="en-US"/>
        </w:rPr>
        <w:t xml:space="preserve">A first attempt to find an optimal configuration for the </w:t>
      </w:r>
      <w:r w:rsidR="006C04A6" w:rsidRPr="00D53175">
        <w:rPr>
          <w:rFonts w:ascii="Arial" w:hAnsi="Arial" w:cs="Arial"/>
          <w:szCs w:val="24"/>
          <w:lang w:val="en-US"/>
        </w:rPr>
        <w:t>torus micro</w:t>
      </w:r>
      <w:r w:rsidRPr="00D53175">
        <w:rPr>
          <w:rFonts w:ascii="Arial" w:hAnsi="Arial" w:cs="Arial"/>
          <w:szCs w:val="24"/>
          <w:lang w:val="en-US"/>
        </w:rPr>
        <w:t xml:space="preserve">reactor was explored </w:t>
      </w:r>
      <w:r w:rsidRPr="00D53175">
        <w:rPr>
          <w:rFonts w:ascii="Arial" w:hAnsi="Arial" w:cs="Arial"/>
          <w:i/>
          <w:szCs w:val="24"/>
          <w:lang w:val="en-US"/>
        </w:rPr>
        <w:t>in silico</w:t>
      </w:r>
      <w:r w:rsidRPr="00D53175">
        <w:rPr>
          <w:rFonts w:ascii="Arial" w:hAnsi="Arial" w:cs="Arial"/>
          <w:szCs w:val="24"/>
          <w:lang w:val="en-US"/>
        </w:rPr>
        <w:t xml:space="preserve"> with the aid of </w:t>
      </w:r>
      <w:proofErr w:type="spellStart"/>
      <w:r w:rsidRPr="00D53175">
        <w:rPr>
          <w:rFonts w:ascii="Arial" w:hAnsi="Arial" w:cs="Arial"/>
          <w:szCs w:val="24"/>
          <w:lang w:val="en-US"/>
        </w:rPr>
        <w:t>Comsol</w:t>
      </w:r>
      <w:proofErr w:type="spellEnd"/>
      <w:r w:rsidRPr="00D53175">
        <w:rPr>
          <w:rFonts w:ascii="Arial" w:hAnsi="Arial" w:cs="Arial"/>
          <w:szCs w:val="24"/>
          <w:lang w:val="en-US"/>
        </w:rPr>
        <w:t xml:space="preserve"> Multiphysics® by analyzing mixing patterns and fluid dynamics</w:t>
      </w:r>
      <w:r w:rsidR="0036046B" w:rsidRPr="00D53175">
        <w:rPr>
          <w:rFonts w:ascii="Arial" w:hAnsi="Arial" w:cs="Arial"/>
          <w:szCs w:val="24"/>
          <w:lang w:val="en-US"/>
        </w:rPr>
        <w:t>.</w:t>
      </w:r>
      <w:r w:rsidRPr="00D53175">
        <w:rPr>
          <w:rFonts w:ascii="Arial" w:hAnsi="Arial" w:cs="Arial"/>
          <w:szCs w:val="24"/>
          <w:lang w:val="en-US"/>
        </w:rPr>
        <w:t xml:space="preserve"> </w:t>
      </w:r>
      <w:r w:rsidR="0036046B" w:rsidRPr="00D53175">
        <w:rPr>
          <w:rFonts w:ascii="Arial" w:hAnsi="Arial" w:cs="Arial"/>
          <w:szCs w:val="24"/>
          <w:lang w:val="en-US"/>
        </w:rPr>
        <w:t xml:space="preserve">This </w:t>
      </w:r>
      <w:r w:rsidRPr="00D53175">
        <w:rPr>
          <w:rFonts w:ascii="Arial" w:hAnsi="Arial" w:cs="Arial"/>
          <w:szCs w:val="24"/>
          <w:lang w:val="en-US"/>
        </w:rPr>
        <w:t xml:space="preserve">was accomplished by coupling the CFD and particle tracing modules. </w:t>
      </w:r>
      <w:r w:rsidR="0036046B" w:rsidRPr="00D53175">
        <w:rPr>
          <w:rFonts w:ascii="Arial" w:hAnsi="Arial" w:cs="Arial"/>
          <w:szCs w:val="24"/>
          <w:lang w:val="en-US"/>
        </w:rPr>
        <w:t xml:space="preserve">Low-cost device </w:t>
      </w:r>
      <w:r w:rsidRPr="00D53175">
        <w:rPr>
          <w:rFonts w:ascii="Arial" w:hAnsi="Arial" w:cs="Arial"/>
          <w:szCs w:val="24"/>
          <w:lang w:val="en-US"/>
        </w:rPr>
        <w:t xml:space="preserve">prototyping was conducted in polymethyl methacrylate using a laser </w:t>
      </w:r>
      <w:r w:rsidR="000A4128" w:rsidRPr="00D53175">
        <w:rPr>
          <w:rFonts w:ascii="Arial" w:hAnsi="Arial" w:cs="Arial"/>
          <w:szCs w:val="24"/>
          <w:lang w:val="en-US"/>
        </w:rPr>
        <w:t xml:space="preserve">cutting </w:t>
      </w:r>
      <w:r w:rsidRPr="00D53175">
        <w:rPr>
          <w:rFonts w:ascii="Arial" w:hAnsi="Arial" w:cs="Arial"/>
          <w:szCs w:val="24"/>
          <w:lang w:val="en-US"/>
        </w:rPr>
        <w:t xml:space="preserve">system and commercially available fittings for the </w:t>
      </w:r>
      <w:r w:rsidR="00FE6261" w:rsidRPr="00D53175">
        <w:rPr>
          <w:rFonts w:ascii="Arial" w:hAnsi="Arial" w:cs="Arial"/>
          <w:szCs w:val="24"/>
          <w:lang w:val="en-US"/>
        </w:rPr>
        <w:t xml:space="preserve">assembly </w:t>
      </w:r>
      <w:r w:rsidRPr="00D53175">
        <w:rPr>
          <w:rFonts w:ascii="Arial" w:hAnsi="Arial" w:cs="Arial"/>
          <w:szCs w:val="24"/>
          <w:lang w:val="en-US"/>
        </w:rPr>
        <w:t>and subsequent testing. The microreactor´s potential for biodegradation was evaluated for laccases covalently immobilized on amin</w:t>
      </w:r>
      <w:r w:rsidR="00E56838" w:rsidRPr="00D53175">
        <w:rPr>
          <w:rFonts w:ascii="Arial" w:hAnsi="Arial" w:cs="Arial"/>
          <w:szCs w:val="24"/>
          <w:lang w:val="en-US"/>
        </w:rPr>
        <w:t>e</w:t>
      </w:r>
      <w:r w:rsidRPr="00D53175">
        <w:rPr>
          <w:rFonts w:ascii="Arial" w:hAnsi="Arial" w:cs="Arial"/>
          <w:szCs w:val="24"/>
          <w:lang w:val="en-US"/>
        </w:rPr>
        <w:t xml:space="preserve">-terminated </w:t>
      </w:r>
      <w:proofErr w:type="spellStart"/>
      <w:r w:rsidRPr="00D53175">
        <w:rPr>
          <w:rFonts w:ascii="Arial" w:hAnsi="Arial" w:cs="Arial"/>
          <w:szCs w:val="24"/>
          <w:lang w:val="en-US"/>
        </w:rPr>
        <w:t>silanized</w:t>
      </w:r>
      <w:proofErr w:type="spellEnd"/>
      <w:r w:rsidRPr="00D53175">
        <w:rPr>
          <w:rFonts w:ascii="Arial" w:hAnsi="Arial" w:cs="Arial"/>
          <w:szCs w:val="24"/>
          <w:lang w:val="en-US"/>
        </w:rPr>
        <w:t xml:space="preserve"> magnetite</w:t>
      </w:r>
      <w:r w:rsidR="009B4B30" w:rsidRPr="00D53175">
        <w:rPr>
          <w:rFonts w:ascii="Arial" w:hAnsi="Arial" w:cs="Arial"/>
          <w:szCs w:val="24"/>
          <w:lang w:val="en-US"/>
        </w:rPr>
        <w:t xml:space="preserve"> (Fe</w:t>
      </w:r>
      <w:r w:rsidR="009B4B30" w:rsidRPr="00D53175">
        <w:rPr>
          <w:rFonts w:ascii="Arial" w:hAnsi="Arial" w:cs="Arial"/>
          <w:szCs w:val="24"/>
          <w:vertAlign w:val="subscript"/>
          <w:lang w:val="en-US"/>
        </w:rPr>
        <w:t>3</w:t>
      </w:r>
      <w:r w:rsidR="009B4B30" w:rsidRPr="00D53175">
        <w:rPr>
          <w:rFonts w:ascii="Arial" w:hAnsi="Arial" w:cs="Arial"/>
          <w:szCs w:val="24"/>
          <w:lang w:val="en-US"/>
        </w:rPr>
        <w:t>O</w:t>
      </w:r>
      <w:r w:rsidR="009B4B30" w:rsidRPr="00D53175">
        <w:rPr>
          <w:rFonts w:ascii="Arial" w:hAnsi="Arial" w:cs="Arial"/>
          <w:szCs w:val="24"/>
          <w:vertAlign w:val="subscript"/>
          <w:lang w:val="en-US"/>
        </w:rPr>
        <w:t>4</w:t>
      </w:r>
      <w:r w:rsidR="009B4B30" w:rsidRPr="00D53175">
        <w:rPr>
          <w:rFonts w:ascii="Arial" w:hAnsi="Arial" w:cs="Arial"/>
          <w:szCs w:val="24"/>
          <w:lang w:val="en-US"/>
        </w:rPr>
        <w:t>)</w:t>
      </w:r>
      <w:r w:rsidR="005A14E5" w:rsidRPr="00D53175">
        <w:rPr>
          <w:rFonts w:ascii="Arial" w:hAnsi="Arial" w:cs="Arial"/>
          <w:szCs w:val="24"/>
          <w:lang w:val="en-US"/>
        </w:rPr>
        <w:t xml:space="preserve">. </w:t>
      </w:r>
      <w:r w:rsidR="000041A7" w:rsidRPr="00D53175">
        <w:rPr>
          <w:rFonts w:ascii="Arial" w:hAnsi="Arial" w:cs="Arial"/>
          <w:szCs w:val="24"/>
          <w:lang w:val="en-US"/>
        </w:rPr>
        <w:t xml:space="preserve">The model reaction was the degradation of the </w:t>
      </w:r>
      <w:r w:rsidR="00E56838" w:rsidRPr="00D53175">
        <w:rPr>
          <w:rFonts w:ascii="Arial" w:hAnsi="Arial" w:cs="Arial"/>
          <w:szCs w:val="24"/>
          <w:lang w:val="en-US"/>
        </w:rPr>
        <w:t>commercially available</w:t>
      </w:r>
      <w:r w:rsidR="000041A7" w:rsidRPr="00D53175">
        <w:rPr>
          <w:rFonts w:ascii="Arial" w:hAnsi="Arial" w:cs="Arial"/>
          <w:szCs w:val="24"/>
          <w:lang w:val="en-US"/>
        </w:rPr>
        <w:t xml:space="preserve"> dye Eriochrome Black T (</w:t>
      </w:r>
      <w:proofErr w:type="spellStart"/>
      <w:r w:rsidR="000041A7" w:rsidRPr="00D53175">
        <w:rPr>
          <w:rFonts w:ascii="Arial" w:hAnsi="Arial" w:cs="Arial"/>
          <w:szCs w:val="24"/>
          <w:lang w:val="en-US"/>
        </w:rPr>
        <w:t>EBt</w:t>
      </w:r>
      <w:proofErr w:type="spellEnd"/>
      <w:r w:rsidR="000041A7" w:rsidRPr="00D53175">
        <w:rPr>
          <w:rFonts w:ascii="Arial" w:hAnsi="Arial" w:cs="Arial"/>
          <w:szCs w:val="24"/>
          <w:lang w:val="en-US"/>
        </w:rPr>
        <w:t>). To maintain the nanoparticles suspend</w:t>
      </w:r>
      <w:r w:rsidR="00E56838" w:rsidRPr="00D53175">
        <w:rPr>
          <w:rFonts w:ascii="Arial" w:hAnsi="Arial" w:cs="Arial"/>
          <w:szCs w:val="24"/>
          <w:lang w:val="en-US"/>
        </w:rPr>
        <w:t>ed</w:t>
      </w:r>
      <w:r w:rsidR="000041A7" w:rsidRPr="00D53175">
        <w:rPr>
          <w:rFonts w:ascii="Arial" w:hAnsi="Arial" w:cs="Arial"/>
          <w:szCs w:val="24"/>
          <w:lang w:val="en-US"/>
        </w:rPr>
        <w:t xml:space="preserve"> during the treatment </w:t>
      </w:r>
      <w:r w:rsidR="00E56838" w:rsidRPr="00D53175">
        <w:rPr>
          <w:rFonts w:ascii="Arial" w:hAnsi="Arial" w:cs="Arial"/>
          <w:szCs w:val="24"/>
          <w:lang w:val="en-US"/>
        </w:rPr>
        <w:t>process and</w:t>
      </w:r>
      <w:r w:rsidR="000041A7" w:rsidRPr="00D53175">
        <w:rPr>
          <w:rFonts w:ascii="Arial" w:hAnsi="Arial" w:cs="Arial"/>
          <w:szCs w:val="24"/>
          <w:lang w:val="en-US"/>
        </w:rPr>
        <w:t xml:space="preserve"> maximize contact between the components; one or two permanent magnets were coupled to the </w:t>
      </w:r>
      <w:r w:rsidR="00A719BB" w:rsidRPr="00D53175">
        <w:rPr>
          <w:rFonts w:ascii="Arial" w:hAnsi="Arial" w:cs="Arial"/>
          <w:szCs w:val="24"/>
          <w:lang w:val="en-US"/>
        </w:rPr>
        <w:t>microreactor</w:t>
      </w:r>
      <w:r w:rsidR="000041A7" w:rsidRPr="00D53175">
        <w:rPr>
          <w:rFonts w:ascii="Arial" w:hAnsi="Arial" w:cs="Arial"/>
          <w:szCs w:val="24"/>
          <w:lang w:val="en-US"/>
        </w:rPr>
        <w:t>. Finally, the extent degradation of the azo molecules</w:t>
      </w:r>
      <w:r w:rsidR="00FE6261" w:rsidRPr="00D53175">
        <w:rPr>
          <w:rFonts w:ascii="Arial" w:hAnsi="Arial" w:cs="Arial"/>
          <w:szCs w:val="24"/>
          <w:lang w:val="en-US"/>
        </w:rPr>
        <w:t xml:space="preserve"> was examined</w:t>
      </w:r>
      <w:r w:rsidR="000041A7" w:rsidRPr="00D53175">
        <w:rPr>
          <w:rFonts w:ascii="Arial" w:hAnsi="Arial" w:cs="Arial"/>
          <w:szCs w:val="24"/>
          <w:lang w:val="en-US"/>
        </w:rPr>
        <w:t xml:space="preserve"> in</w:t>
      </w:r>
      <w:r w:rsidR="00E56838" w:rsidRPr="00D53175">
        <w:rPr>
          <w:rFonts w:ascii="Arial" w:hAnsi="Arial" w:cs="Arial"/>
          <w:szCs w:val="24"/>
          <w:lang w:val="en-US"/>
        </w:rPr>
        <w:t xml:space="preserve"> a</w:t>
      </w:r>
      <w:r w:rsidR="000041A7" w:rsidRPr="00D53175">
        <w:rPr>
          <w:rFonts w:ascii="Arial" w:hAnsi="Arial" w:cs="Arial"/>
          <w:szCs w:val="24"/>
          <w:lang w:val="en-US"/>
        </w:rPr>
        <w:t xml:space="preserve"> real wastewater</w:t>
      </w:r>
      <w:r w:rsidR="00E56838" w:rsidRPr="00D53175">
        <w:rPr>
          <w:rFonts w:ascii="Arial" w:hAnsi="Arial" w:cs="Arial"/>
          <w:szCs w:val="24"/>
          <w:lang w:val="en-US"/>
        </w:rPr>
        <w:t xml:space="preserve"> sample</w:t>
      </w:r>
      <w:r w:rsidR="000041A7" w:rsidRPr="00D53175">
        <w:rPr>
          <w:rFonts w:ascii="Arial" w:hAnsi="Arial" w:cs="Arial"/>
          <w:szCs w:val="24"/>
          <w:lang w:val="en-US"/>
        </w:rPr>
        <w:t xml:space="preserve"> by </w:t>
      </w:r>
      <w:r w:rsidR="00E56838" w:rsidRPr="00D53175">
        <w:rPr>
          <w:rFonts w:ascii="Arial" w:hAnsi="Arial" w:cs="Arial"/>
          <w:szCs w:val="24"/>
          <w:lang w:val="en-US"/>
        </w:rPr>
        <w:t xml:space="preserve">estimating quantitative </w:t>
      </w:r>
      <w:r w:rsidR="000041A7" w:rsidRPr="00D53175">
        <w:rPr>
          <w:rFonts w:ascii="Arial" w:hAnsi="Arial" w:cs="Arial"/>
          <w:szCs w:val="24"/>
          <w:lang w:val="en-US"/>
        </w:rPr>
        <w:t>environmental parameter</w:t>
      </w:r>
      <w:r w:rsidR="00E56838" w:rsidRPr="00D53175">
        <w:rPr>
          <w:rFonts w:ascii="Arial" w:hAnsi="Arial" w:cs="Arial"/>
          <w:szCs w:val="24"/>
          <w:lang w:val="en-US"/>
        </w:rPr>
        <w:t>s of water quality and the removal of</w:t>
      </w:r>
      <w:r w:rsidR="000D16F9" w:rsidRPr="00D53175">
        <w:rPr>
          <w:rFonts w:ascii="Arial" w:hAnsi="Arial" w:cs="Arial"/>
          <w:szCs w:val="24"/>
          <w:lang w:val="en-US"/>
        </w:rPr>
        <w:t xml:space="preserve"> phenol</w:t>
      </w:r>
      <w:r w:rsidR="00B01C4F" w:rsidRPr="00D53175">
        <w:rPr>
          <w:rFonts w:ascii="Arial" w:hAnsi="Arial" w:cs="Arial"/>
          <w:szCs w:val="24"/>
          <w:lang w:val="en-US"/>
        </w:rPr>
        <w:t>ic compounds</w:t>
      </w:r>
      <w:r w:rsidR="001D17C9" w:rsidRPr="00D53175">
        <w:rPr>
          <w:rFonts w:ascii="Arial" w:hAnsi="Arial" w:cs="Arial"/>
          <w:szCs w:val="24"/>
          <w:lang w:val="en-US"/>
        </w:rPr>
        <w:t>.</w:t>
      </w:r>
    </w:p>
    <w:p w14:paraId="5D91E564" w14:textId="3F1D9CA2" w:rsidR="00A61170" w:rsidRPr="00D53175" w:rsidRDefault="00A61170" w:rsidP="007F7C1F">
      <w:pPr>
        <w:pStyle w:val="Heading1"/>
        <w:numPr>
          <w:ilvl w:val="0"/>
          <w:numId w:val="24"/>
        </w:numPr>
        <w:rPr>
          <w:rFonts w:ascii="Arial" w:hAnsi="Arial" w:cs="Arial"/>
          <w:szCs w:val="24"/>
          <w:lang w:val="en-US"/>
        </w:rPr>
      </w:pPr>
      <w:bookmarkStart w:id="46" w:name="_Toc58625952"/>
      <w:bookmarkStart w:id="47" w:name="_Toc58721017"/>
      <w:r w:rsidRPr="00D53175">
        <w:rPr>
          <w:rFonts w:ascii="Arial" w:hAnsi="Arial" w:cs="Arial"/>
          <w:szCs w:val="24"/>
          <w:lang w:val="en-US"/>
        </w:rPr>
        <w:t>Materials and Methods</w:t>
      </w:r>
      <w:bookmarkEnd w:id="46"/>
      <w:bookmarkEnd w:id="47"/>
    </w:p>
    <w:p w14:paraId="258F4EC7" w14:textId="56BEB3D1" w:rsidR="0088495C" w:rsidRPr="00D53175" w:rsidRDefault="00C55947" w:rsidP="007F7C1F">
      <w:pPr>
        <w:pStyle w:val="Heading2"/>
        <w:numPr>
          <w:ilvl w:val="1"/>
          <w:numId w:val="24"/>
        </w:numPr>
        <w:rPr>
          <w:rFonts w:ascii="Arial" w:hAnsi="Arial" w:cs="Arial"/>
          <w:szCs w:val="24"/>
          <w:lang w:val="en-US"/>
        </w:rPr>
      </w:pPr>
      <w:bookmarkStart w:id="48" w:name="_Toc58625953"/>
      <w:bookmarkStart w:id="49" w:name="_Toc58721018"/>
      <w:r w:rsidRPr="00D53175">
        <w:rPr>
          <w:rFonts w:ascii="Arial" w:hAnsi="Arial" w:cs="Arial"/>
          <w:szCs w:val="24"/>
          <w:lang w:val="en-US"/>
        </w:rPr>
        <w:t>Materials</w:t>
      </w:r>
      <w:bookmarkEnd w:id="48"/>
      <w:bookmarkEnd w:id="49"/>
    </w:p>
    <w:p w14:paraId="7692B970" w14:textId="750E8F29" w:rsidR="00FF1A07" w:rsidRPr="00D53175" w:rsidRDefault="00FF1A07" w:rsidP="00281C82">
      <w:pPr>
        <w:jc w:val="both"/>
        <w:rPr>
          <w:rFonts w:ascii="Arial" w:hAnsi="Arial" w:cs="Arial"/>
          <w:szCs w:val="24"/>
          <w:lang w:val="en-US"/>
        </w:rPr>
      </w:pPr>
      <w:r w:rsidRPr="00D53175">
        <w:rPr>
          <w:rFonts w:ascii="Arial" w:hAnsi="Arial" w:cs="Arial"/>
          <w:szCs w:val="24"/>
          <w:lang w:val="en-US"/>
        </w:rPr>
        <w:t>Polymethyl methacrylate (</w:t>
      </w:r>
      <w:r w:rsidR="00182A62" w:rsidRPr="00D53175">
        <w:rPr>
          <w:rFonts w:ascii="Arial" w:hAnsi="Arial" w:cs="Arial"/>
          <w:szCs w:val="24"/>
          <w:lang w:val="en-US"/>
        </w:rPr>
        <w:t>PMMA</w:t>
      </w:r>
      <w:r w:rsidRPr="00D53175">
        <w:rPr>
          <w:rFonts w:ascii="Arial" w:hAnsi="Arial" w:cs="Arial"/>
          <w:szCs w:val="24"/>
          <w:lang w:val="en-US"/>
        </w:rPr>
        <w:t xml:space="preserve">), Methyl methacrylate, Ethanol (96%) and </w:t>
      </w:r>
      <w:r w:rsidR="00DE545B" w:rsidRPr="00D53175">
        <w:rPr>
          <w:rFonts w:ascii="Arial" w:hAnsi="Arial" w:cs="Arial"/>
          <w:szCs w:val="24"/>
          <w:lang w:val="en-US"/>
        </w:rPr>
        <w:t xml:space="preserve">345 </w:t>
      </w:r>
      <w:proofErr w:type="spellStart"/>
      <w:r w:rsidR="00DE545B" w:rsidRPr="00D53175">
        <w:rPr>
          <w:rFonts w:ascii="Arial" w:hAnsi="Arial" w:cs="Arial"/>
          <w:szCs w:val="24"/>
          <w:lang w:val="en-US"/>
        </w:rPr>
        <w:t>mT</w:t>
      </w:r>
      <w:proofErr w:type="spellEnd"/>
      <w:r w:rsidR="00DE545B" w:rsidRPr="00D53175">
        <w:rPr>
          <w:rFonts w:ascii="Arial" w:hAnsi="Arial" w:cs="Arial"/>
          <w:szCs w:val="24"/>
          <w:lang w:val="en-US"/>
        </w:rPr>
        <w:t xml:space="preserve"> </w:t>
      </w:r>
      <w:r w:rsidRPr="00D53175">
        <w:rPr>
          <w:rFonts w:ascii="Arial" w:hAnsi="Arial" w:cs="Arial"/>
          <w:szCs w:val="24"/>
          <w:lang w:val="en-US"/>
        </w:rPr>
        <w:t>Neodymium cylindrical magnets (</w:t>
      </w:r>
      <w:r w:rsidR="00F13A91" w:rsidRPr="00D53175">
        <w:rPr>
          <w:rFonts w:ascii="Arial" w:hAnsi="Arial" w:cs="Arial"/>
          <w:szCs w:val="24"/>
          <w:lang w:val="en-US"/>
        </w:rPr>
        <w:t>ϕ: 6 mm x h: 7 mm</w:t>
      </w:r>
      <w:r w:rsidRPr="00D53175">
        <w:rPr>
          <w:rFonts w:ascii="Arial" w:hAnsi="Arial" w:cs="Arial"/>
          <w:szCs w:val="24"/>
          <w:lang w:val="en-US"/>
        </w:rPr>
        <w:t xml:space="preserve">) were purchased at </w:t>
      </w:r>
      <w:r w:rsidR="00386312" w:rsidRPr="00D53175">
        <w:rPr>
          <w:rFonts w:ascii="Arial" w:hAnsi="Arial" w:cs="Arial"/>
          <w:szCs w:val="24"/>
          <w:lang w:val="en-US"/>
        </w:rPr>
        <w:t xml:space="preserve">a </w:t>
      </w:r>
      <w:r w:rsidR="00182A62" w:rsidRPr="00D53175">
        <w:rPr>
          <w:rFonts w:ascii="Arial" w:hAnsi="Arial" w:cs="Arial"/>
          <w:szCs w:val="24"/>
          <w:lang w:val="en-US"/>
        </w:rPr>
        <w:t xml:space="preserve">local </w:t>
      </w:r>
      <w:r w:rsidR="00386312" w:rsidRPr="00D53175">
        <w:rPr>
          <w:rFonts w:ascii="Arial" w:hAnsi="Arial" w:cs="Arial"/>
          <w:szCs w:val="24"/>
          <w:lang w:val="en-US"/>
        </w:rPr>
        <w:t>store</w:t>
      </w:r>
      <w:r w:rsidR="00F13A91" w:rsidRPr="00D53175">
        <w:rPr>
          <w:rFonts w:ascii="Arial" w:hAnsi="Arial" w:cs="Arial"/>
          <w:szCs w:val="24"/>
          <w:lang w:val="en-US"/>
        </w:rPr>
        <w:t xml:space="preserve">. </w:t>
      </w:r>
      <w:r w:rsidR="00182A62" w:rsidRPr="00D53175">
        <w:rPr>
          <w:rFonts w:ascii="Arial" w:hAnsi="Arial" w:cs="Arial"/>
          <w:szCs w:val="24"/>
          <w:lang w:val="en-US"/>
        </w:rPr>
        <w:lastRenderedPageBreak/>
        <w:t>2,2-azino-bis(3-ethylbenzothiazoline-6</w:t>
      </w:r>
      <w:r w:rsidR="00F13A91" w:rsidRPr="00D53175">
        <w:rPr>
          <w:rFonts w:ascii="Arial" w:hAnsi="Arial" w:cs="Arial"/>
          <w:szCs w:val="24"/>
          <w:lang w:val="en-US"/>
        </w:rPr>
        <w:t>) sulphonic acid (ABTS)</w:t>
      </w:r>
      <w:r w:rsidR="00182A62" w:rsidRPr="00D53175">
        <w:rPr>
          <w:rFonts w:ascii="Arial" w:hAnsi="Arial" w:cs="Arial"/>
          <w:szCs w:val="24"/>
          <w:lang w:val="en-US"/>
        </w:rPr>
        <w:t>, glutaraldehyde (25%), sodium hydroxide (NaOH) (98%), tetramethylammonium hydroxide (TMAH) (25%), 3-Aminopropyl</w:t>
      </w:r>
      <w:r w:rsidR="00F13A91" w:rsidRPr="00D53175">
        <w:rPr>
          <w:rFonts w:ascii="Arial" w:hAnsi="Arial" w:cs="Arial"/>
          <w:szCs w:val="24"/>
          <w:lang w:val="en-US"/>
        </w:rPr>
        <w:t>-</w:t>
      </w:r>
      <w:r w:rsidR="00182A62" w:rsidRPr="00D53175">
        <w:rPr>
          <w:rFonts w:ascii="Arial" w:hAnsi="Arial" w:cs="Arial"/>
          <w:szCs w:val="24"/>
          <w:lang w:val="en-US"/>
        </w:rPr>
        <w:t>triethoxysilane (APTES) (98%) were purchased from Sigma-Aldrich (USA).  Iron (II) chloride tetrahydrate (98%) (FeCl</w:t>
      </w:r>
      <w:r w:rsidR="00182A62" w:rsidRPr="00D53175">
        <w:rPr>
          <w:rFonts w:ascii="Arial" w:hAnsi="Arial" w:cs="Arial"/>
          <w:szCs w:val="24"/>
          <w:vertAlign w:val="subscript"/>
          <w:lang w:val="en-US"/>
        </w:rPr>
        <w:t>2</w:t>
      </w:r>
      <w:r w:rsidR="00182A62" w:rsidRPr="00D53175">
        <w:rPr>
          <w:rFonts w:ascii="Arial" w:hAnsi="Arial" w:cs="Arial"/>
          <w:szCs w:val="24"/>
          <w:lang w:val="en-US"/>
        </w:rPr>
        <w:t>*4H</w:t>
      </w:r>
      <w:r w:rsidR="00182A62" w:rsidRPr="00D53175">
        <w:rPr>
          <w:rFonts w:ascii="Arial" w:hAnsi="Arial" w:cs="Arial"/>
          <w:szCs w:val="24"/>
          <w:vertAlign w:val="subscript"/>
          <w:lang w:val="en-US"/>
        </w:rPr>
        <w:t>2</w:t>
      </w:r>
      <w:r w:rsidR="00182A62" w:rsidRPr="00D53175">
        <w:rPr>
          <w:rFonts w:ascii="Arial" w:hAnsi="Arial" w:cs="Arial"/>
          <w:szCs w:val="24"/>
          <w:lang w:val="en-US"/>
        </w:rPr>
        <w:t>O)</w:t>
      </w:r>
      <w:r w:rsidR="00F3233B" w:rsidRPr="00D53175">
        <w:rPr>
          <w:rFonts w:ascii="Arial" w:hAnsi="Arial" w:cs="Arial"/>
          <w:szCs w:val="24"/>
          <w:lang w:val="en-US"/>
        </w:rPr>
        <w:t>,</w:t>
      </w:r>
      <w:r w:rsidR="00182A62" w:rsidRPr="00D53175">
        <w:rPr>
          <w:rFonts w:ascii="Arial" w:hAnsi="Arial" w:cs="Arial"/>
          <w:szCs w:val="24"/>
          <w:lang w:val="en-US"/>
        </w:rPr>
        <w:t xml:space="preserve"> Iron (III) chloride hexahydrate (97%) (FeCl</w:t>
      </w:r>
      <w:r w:rsidR="00182A62" w:rsidRPr="00D53175">
        <w:rPr>
          <w:rFonts w:ascii="Arial" w:hAnsi="Arial" w:cs="Arial"/>
          <w:szCs w:val="24"/>
          <w:vertAlign w:val="subscript"/>
          <w:lang w:val="en-US"/>
        </w:rPr>
        <w:t>3</w:t>
      </w:r>
      <w:r w:rsidR="00182A62" w:rsidRPr="00D53175">
        <w:rPr>
          <w:rFonts w:ascii="Arial" w:hAnsi="Arial" w:cs="Arial"/>
          <w:szCs w:val="24"/>
          <w:lang w:val="en-US"/>
        </w:rPr>
        <w:t>*6H</w:t>
      </w:r>
      <w:r w:rsidR="00182A62" w:rsidRPr="00D53175">
        <w:rPr>
          <w:rFonts w:ascii="Arial" w:hAnsi="Arial" w:cs="Arial"/>
          <w:szCs w:val="24"/>
          <w:vertAlign w:val="subscript"/>
          <w:lang w:val="en-US"/>
        </w:rPr>
        <w:t>2</w:t>
      </w:r>
      <w:r w:rsidR="00182A62" w:rsidRPr="00D53175">
        <w:rPr>
          <w:rFonts w:ascii="Arial" w:hAnsi="Arial" w:cs="Arial"/>
          <w:szCs w:val="24"/>
          <w:lang w:val="en-US"/>
        </w:rPr>
        <w:t xml:space="preserve">O), </w:t>
      </w:r>
      <w:r w:rsidR="00554FB6" w:rsidRPr="00D53175">
        <w:rPr>
          <w:rFonts w:ascii="Arial" w:hAnsi="Arial" w:cs="Arial"/>
          <w:szCs w:val="24"/>
          <w:lang w:val="en-US"/>
        </w:rPr>
        <w:t>phenol crystallized</w:t>
      </w:r>
      <w:r w:rsidR="006D07A8" w:rsidRPr="00D53175">
        <w:rPr>
          <w:rFonts w:ascii="Arial" w:hAnsi="Arial" w:cs="Arial"/>
          <w:szCs w:val="24"/>
          <w:lang w:val="en-US"/>
        </w:rPr>
        <w:t xml:space="preserve"> (99,5%) (C</w:t>
      </w:r>
      <w:r w:rsidR="006D07A8" w:rsidRPr="00D53175">
        <w:rPr>
          <w:rFonts w:ascii="Arial" w:hAnsi="Arial" w:cs="Arial"/>
          <w:szCs w:val="24"/>
          <w:vertAlign w:val="subscript"/>
          <w:lang w:val="en-US"/>
        </w:rPr>
        <w:t>6</w:t>
      </w:r>
      <w:r w:rsidR="006D07A8" w:rsidRPr="00D53175">
        <w:rPr>
          <w:rFonts w:ascii="Arial" w:hAnsi="Arial" w:cs="Arial"/>
          <w:szCs w:val="24"/>
          <w:lang w:val="en-US"/>
        </w:rPr>
        <w:t>H</w:t>
      </w:r>
      <w:r w:rsidR="006D07A8" w:rsidRPr="00D53175">
        <w:rPr>
          <w:rFonts w:ascii="Arial" w:hAnsi="Arial" w:cs="Arial"/>
          <w:szCs w:val="24"/>
          <w:vertAlign w:val="subscript"/>
          <w:lang w:val="en-US"/>
        </w:rPr>
        <w:t>6</w:t>
      </w:r>
      <w:r w:rsidR="006D07A8" w:rsidRPr="00D53175">
        <w:rPr>
          <w:rFonts w:ascii="Arial" w:hAnsi="Arial" w:cs="Arial"/>
          <w:szCs w:val="24"/>
          <w:lang w:val="en-US"/>
        </w:rPr>
        <w:t>O)</w:t>
      </w:r>
      <w:r w:rsidR="007441F2" w:rsidRPr="00D53175">
        <w:rPr>
          <w:rFonts w:ascii="Arial" w:hAnsi="Arial" w:cs="Arial"/>
          <w:szCs w:val="24"/>
          <w:lang w:val="en-US"/>
        </w:rPr>
        <w:t xml:space="preserve"> (Phenol)</w:t>
      </w:r>
      <w:r w:rsidR="006D07A8" w:rsidRPr="00D53175">
        <w:rPr>
          <w:rFonts w:ascii="Arial" w:hAnsi="Arial" w:cs="Arial"/>
          <w:szCs w:val="24"/>
          <w:lang w:val="en-US"/>
        </w:rPr>
        <w:t xml:space="preserve"> and d</w:t>
      </w:r>
      <w:r w:rsidRPr="00D53175">
        <w:rPr>
          <w:rFonts w:ascii="Arial" w:hAnsi="Arial" w:cs="Arial"/>
          <w:szCs w:val="24"/>
          <w:lang w:val="en-US"/>
        </w:rPr>
        <w:t>ye Eriochrome Black T (</w:t>
      </w:r>
      <w:proofErr w:type="spellStart"/>
      <w:r w:rsidRPr="00D53175">
        <w:rPr>
          <w:rFonts w:ascii="Arial" w:hAnsi="Arial" w:cs="Arial"/>
          <w:szCs w:val="24"/>
          <w:lang w:val="en-US"/>
        </w:rPr>
        <w:t>EBt</w:t>
      </w:r>
      <w:proofErr w:type="spellEnd"/>
      <w:r w:rsidRPr="00D53175">
        <w:rPr>
          <w:rFonts w:ascii="Arial" w:hAnsi="Arial" w:cs="Arial"/>
          <w:szCs w:val="24"/>
          <w:lang w:val="en-US"/>
        </w:rPr>
        <w:t>)</w:t>
      </w:r>
      <w:r w:rsidR="00F13A91" w:rsidRPr="00D53175">
        <w:rPr>
          <w:rFonts w:ascii="Arial" w:hAnsi="Arial" w:cs="Arial"/>
          <w:szCs w:val="24"/>
          <w:lang w:val="en-US"/>
        </w:rPr>
        <w:t xml:space="preserve"> (C.I. 14645)</w:t>
      </w:r>
      <w:r w:rsidR="00F3233B" w:rsidRPr="00D53175">
        <w:rPr>
          <w:rFonts w:ascii="Arial" w:hAnsi="Arial" w:cs="Arial"/>
          <w:szCs w:val="24"/>
          <w:lang w:val="en-US"/>
        </w:rPr>
        <w:t xml:space="preserve"> </w:t>
      </w:r>
      <w:r w:rsidR="00593E06" w:rsidRPr="00D53175">
        <w:rPr>
          <w:rFonts w:ascii="Arial" w:hAnsi="Arial" w:cs="Arial"/>
          <w:szCs w:val="24"/>
          <w:lang w:val="en-US"/>
        </w:rPr>
        <w:t>were</w:t>
      </w:r>
      <w:r w:rsidR="00F13A91" w:rsidRPr="00D53175">
        <w:rPr>
          <w:rFonts w:ascii="Arial" w:hAnsi="Arial" w:cs="Arial"/>
          <w:szCs w:val="24"/>
          <w:lang w:val="en-US"/>
        </w:rPr>
        <w:t xml:space="preserve"> obtained from </w:t>
      </w:r>
      <w:proofErr w:type="spellStart"/>
      <w:r w:rsidR="00F13A91" w:rsidRPr="00D53175">
        <w:rPr>
          <w:rFonts w:ascii="Arial" w:hAnsi="Arial" w:cs="Arial"/>
          <w:szCs w:val="24"/>
          <w:lang w:val="en-US"/>
        </w:rPr>
        <w:t>PanReac</w:t>
      </w:r>
      <w:proofErr w:type="spellEnd"/>
      <w:r w:rsidR="00F13A91" w:rsidRPr="00D53175">
        <w:rPr>
          <w:rFonts w:ascii="Arial" w:hAnsi="Arial" w:cs="Arial"/>
          <w:szCs w:val="24"/>
          <w:lang w:val="en-US"/>
        </w:rPr>
        <w:t xml:space="preserve"> AppliChem (Spain).</w:t>
      </w:r>
    </w:p>
    <w:p w14:paraId="78B6F5A1" w14:textId="57186F0B" w:rsidR="00FF1A07" w:rsidRPr="00D53175" w:rsidRDefault="00FF1A07" w:rsidP="007F7C1F">
      <w:pPr>
        <w:pStyle w:val="Heading2"/>
        <w:numPr>
          <w:ilvl w:val="1"/>
          <w:numId w:val="24"/>
        </w:numPr>
        <w:rPr>
          <w:rFonts w:ascii="Arial" w:hAnsi="Arial" w:cs="Arial"/>
          <w:szCs w:val="24"/>
          <w:lang w:val="en-US"/>
        </w:rPr>
      </w:pPr>
      <w:bookmarkStart w:id="50" w:name="_Toc58721019"/>
      <w:r w:rsidRPr="00D53175">
        <w:rPr>
          <w:rFonts w:ascii="Arial" w:hAnsi="Arial" w:cs="Arial"/>
          <w:szCs w:val="24"/>
          <w:lang w:val="en-US"/>
        </w:rPr>
        <w:t>Laccase</w:t>
      </w:r>
      <w:bookmarkEnd w:id="50"/>
    </w:p>
    <w:p w14:paraId="672FEB52" w14:textId="400D233E" w:rsidR="00F13A91" w:rsidRPr="00D53175" w:rsidRDefault="00F13A91" w:rsidP="00F30843">
      <w:pPr>
        <w:jc w:val="both"/>
        <w:rPr>
          <w:rFonts w:ascii="Arial" w:hAnsi="Arial" w:cs="Arial"/>
          <w:szCs w:val="24"/>
          <w:lang w:val="en-US"/>
        </w:rPr>
      </w:pPr>
      <w:r w:rsidRPr="00D53175">
        <w:rPr>
          <w:rFonts w:ascii="Arial" w:hAnsi="Arial" w:cs="Arial"/>
          <w:szCs w:val="24"/>
          <w:lang w:val="en-US"/>
        </w:rPr>
        <w:t xml:space="preserve">Laccases </w:t>
      </w:r>
      <w:r w:rsidR="00F30843" w:rsidRPr="00D53175">
        <w:rPr>
          <w:rFonts w:ascii="Arial" w:hAnsi="Arial" w:cs="Arial"/>
          <w:szCs w:val="24"/>
          <w:lang w:val="en-US"/>
        </w:rPr>
        <w:t xml:space="preserve">from </w:t>
      </w:r>
      <w:proofErr w:type="spellStart"/>
      <w:r w:rsidR="00F30843" w:rsidRPr="00D53175">
        <w:rPr>
          <w:rFonts w:ascii="Arial" w:hAnsi="Arial" w:cs="Arial"/>
          <w:i/>
          <w:szCs w:val="24"/>
          <w:lang w:val="en-US"/>
        </w:rPr>
        <w:t>Pycnoporus</w:t>
      </w:r>
      <w:proofErr w:type="spellEnd"/>
      <w:r w:rsidR="00F30843" w:rsidRPr="00D53175">
        <w:rPr>
          <w:rFonts w:ascii="Arial" w:hAnsi="Arial" w:cs="Arial"/>
          <w:i/>
          <w:szCs w:val="24"/>
          <w:lang w:val="en-US"/>
        </w:rPr>
        <w:t xml:space="preserve"> </w:t>
      </w:r>
      <w:proofErr w:type="spellStart"/>
      <w:r w:rsidR="00F30843" w:rsidRPr="00D53175">
        <w:rPr>
          <w:rFonts w:ascii="Arial" w:hAnsi="Arial" w:cs="Arial"/>
          <w:i/>
          <w:szCs w:val="24"/>
          <w:lang w:val="en-US"/>
        </w:rPr>
        <w:t>Sanguineus</w:t>
      </w:r>
      <w:proofErr w:type="spellEnd"/>
      <w:r w:rsidR="00F30843" w:rsidRPr="00D53175">
        <w:rPr>
          <w:rFonts w:ascii="Arial" w:hAnsi="Arial" w:cs="Arial"/>
          <w:i/>
          <w:szCs w:val="24"/>
          <w:lang w:val="en-US"/>
        </w:rPr>
        <w:t xml:space="preserve"> </w:t>
      </w:r>
      <w:r w:rsidRPr="00D53175">
        <w:rPr>
          <w:rFonts w:ascii="Arial" w:hAnsi="Arial" w:cs="Arial"/>
          <w:szCs w:val="24"/>
          <w:lang w:val="en-US"/>
        </w:rPr>
        <w:t xml:space="preserve">CS43 (EC 1.10.3.2) were obtained from tomato medium as described elsewhere </w:t>
      </w:r>
      <w:r w:rsidR="00661266"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{"citationItems":[{"id":"ITEM-1","itemData":{"DOI":"10.1016/J.MOLCATB.2014.06.006","ISSN":"1381-1177","abstract":"In this study, the purification and characterization of two thermostable laccases produced by Pycnoporus sanguineus CS43 (LacI and LacII) were performed. Also, their biotechnological potential was assessed through the degradation of endocrine disrupting chemicals (EDCs). Laccases were purified by ultrafiltration, ion exchange (IEX) and hydrophobic interaction chromatography achieving specific activities close to 285Umg−1. The molecular weights of LacI and LacII, determined by SDS-electrophoresis, were 68 and 66kDa, respectively. Both laccases showed high amino acid sequence similarity (91%) between them and high thermostability, at 50 and 60°C (half-lives of 277.7 and 18h for LacI, 35.8 and 2.25h for LacII). The isoforms oxidized common laccase substrates such as 2,2′-azino-bis (3-ethylbenzthiazoline-6-sulfonate (ABTS), 2,6-dimethoxyphenol (DMP) and guaiacol at acidic pH conditions. ABTS was the most efficient substrate, showing high specificity constants of 74,816 and 36,746mM−1s−1 for Lac I and LacII, and Michaelis constants (Km) of 6.9 and 12.2μM respectively at pH 3. Both purified laccases remained active at high concentrations of organic solvents (acetonitrile, ethanol and acetone), with an IC50 (v/v) of &gt;64%, 55% and 47% for LacI, and 33%, 52% and 31% for LacII, respectively. LacI and LacII were tested to degrade EDCs, nonylphenol and triclosan, with more than 95% removal after 8h of treatment with 100U/L at pH 5 as determined by means of HPLC. The high thermostability, unique Michaelis–Menten kinetic parameters, and organic solvent tolerance demonstrated for the isoforms produced by P. sanguineus CS43 render them promising candidates for industrial applications. LacI exerted a higher thermal and pH stability, tolerance against inhibitors and was a more efficient catalyst for ABTS and DMP than LacII.","author":[{"dropping-particle":"","family":"Ramírez-Cavazos","given":"Leticia I.","non-dropping-particle":"","parse-names":false,"suffix":""},{"dropping-particle":"","family":"Junghanns","given":"Charles","non-dropping-particle":"","parse-names":false,"suffix":""},{"dropping-particle":"","family":"Ornelas-Soto","given":"Nancy","non-dropping-particle":"","parse-names":false,"suffix":""},{"dropping-particle":"","family":"Cárdenas-Chávez","given":"Diana L.","non-dropping-particle":"","parse-names":false,"suffix":""},{"dropping-particle":"","family":"Hernández-Luna","given":"Carlos","non-dropping-particle":"","parse-names":false,"suffix":""},{"dropping-particle":"","family":"Demarche","given":"Philippe","non-dropping-particle":"","parse-names":false,"suffix":""},{"dropping-particle":"","family":"Enaud","given":"Estelle","non-dropping-particle":"","parse-names":false,"suffix":""},{"dropping-particle":"","family":"García-Morales","given":"Raúl","non-dropping-particle":"","parse-names":false,"suffix":""},{"dropping-particle":"","family":"Agathos","given":"Spiros N.","non-dropping-particle":"","parse-names":false,"suffix":""},{"dropping-particle":"","family":"Parra","given":"Roberto","non-dropping-particle":"","parse-names":false,"suffix":""}],"container-title":"Journal of Molecular Catalysis B: Enzymatic","id":"ITEM-1","issued":{"date-parts":[["2014","10","1"]]},"page":"32-42","publisher":"Elsevier","title":"Purification and characterization of two thermostable laccases from Pycnoporus sanguineus and potential role in degradation of endocrine disrupting chemicals","type":"article-journal","volume":"108"},"uris":["http://www.mendeley.com/documents/?uuid=261f1ca7-765b-3d7e-acf8-31fd23044490"]}],"mendeley":{"formattedCitation":"[37]","plainTextFormattedCitation":"[37]","previouslyFormattedCitation":"[36]"},"properties":{"noteIndex":0},"schema":"https://github.com/citation-style-language/schema/raw/master/csl-citation.json"}</w:instrText>
      </w:r>
      <w:r w:rsidR="00661266" w:rsidRPr="00D53175">
        <w:rPr>
          <w:rFonts w:ascii="Arial" w:hAnsi="Arial" w:cs="Arial"/>
          <w:szCs w:val="24"/>
          <w:lang w:val="en-US"/>
        </w:rPr>
        <w:fldChar w:fldCharType="separate"/>
      </w:r>
      <w:r w:rsidR="005639F6" w:rsidRPr="00D53175">
        <w:rPr>
          <w:rFonts w:ascii="Arial" w:hAnsi="Arial" w:cs="Arial"/>
          <w:noProof/>
          <w:szCs w:val="24"/>
          <w:lang w:val="en-US"/>
        </w:rPr>
        <w:t>[37]</w:t>
      </w:r>
      <w:r w:rsidR="00661266" w:rsidRPr="00D53175">
        <w:rPr>
          <w:rFonts w:ascii="Arial" w:hAnsi="Arial" w:cs="Arial"/>
          <w:szCs w:val="24"/>
          <w:lang w:val="en-US"/>
        </w:rPr>
        <w:fldChar w:fldCharType="end"/>
      </w:r>
      <w:r w:rsidR="00AE5231" w:rsidRPr="00D53175">
        <w:rPr>
          <w:rFonts w:ascii="Arial" w:hAnsi="Arial" w:cs="Arial"/>
          <w:szCs w:val="24"/>
          <w:lang w:val="en-US"/>
        </w:rPr>
        <w:t xml:space="preserve">. In brief, mycelia were </w:t>
      </w:r>
      <w:r w:rsidRPr="00D53175">
        <w:rPr>
          <w:rFonts w:ascii="Arial" w:hAnsi="Arial" w:cs="Arial"/>
          <w:szCs w:val="24"/>
          <w:lang w:val="en-US"/>
        </w:rPr>
        <w:t xml:space="preserve">removed from the culture supernatant by filtration using two tangential flow filters in series, with pore sizes of 0.5 mm and 0.2 mm, respectively. The obtained laccase cocktail was ultra-filtered using a membrane with a </w:t>
      </w:r>
      <w:r w:rsidR="004C5421" w:rsidRPr="00D53175">
        <w:rPr>
          <w:rFonts w:ascii="Arial" w:hAnsi="Arial" w:cs="Arial"/>
          <w:szCs w:val="24"/>
          <w:lang w:val="en-US"/>
        </w:rPr>
        <w:t xml:space="preserve">molecular weight </w:t>
      </w:r>
      <w:r w:rsidRPr="00D53175">
        <w:rPr>
          <w:rFonts w:ascii="Arial" w:hAnsi="Arial" w:cs="Arial"/>
          <w:szCs w:val="24"/>
          <w:lang w:val="en-US"/>
        </w:rPr>
        <w:t xml:space="preserve">cut-off of 10 </w:t>
      </w:r>
      <w:proofErr w:type="spellStart"/>
      <w:r w:rsidRPr="00D53175">
        <w:rPr>
          <w:rFonts w:ascii="Arial" w:hAnsi="Arial" w:cs="Arial"/>
          <w:szCs w:val="24"/>
          <w:lang w:val="en-US"/>
        </w:rPr>
        <w:t>kDa</w:t>
      </w:r>
      <w:proofErr w:type="spellEnd"/>
      <w:r w:rsidRPr="00D53175">
        <w:rPr>
          <w:rFonts w:ascii="Arial" w:hAnsi="Arial" w:cs="Arial"/>
          <w:szCs w:val="24"/>
          <w:lang w:val="en-US"/>
        </w:rPr>
        <w:t>.</w:t>
      </w:r>
    </w:p>
    <w:p w14:paraId="1B0D51D7" w14:textId="6071781F" w:rsidR="00D4449F" w:rsidRPr="00D53175" w:rsidRDefault="004F224F" w:rsidP="007F7C1F">
      <w:pPr>
        <w:pStyle w:val="Heading2"/>
        <w:numPr>
          <w:ilvl w:val="1"/>
          <w:numId w:val="24"/>
        </w:numPr>
        <w:rPr>
          <w:rFonts w:ascii="Arial" w:hAnsi="Arial" w:cs="Arial"/>
          <w:szCs w:val="24"/>
          <w:lang w:val="en"/>
        </w:rPr>
      </w:pPr>
      <w:bookmarkStart w:id="51" w:name="_Toc58721020"/>
      <w:r w:rsidRPr="00D53175">
        <w:rPr>
          <w:rFonts w:ascii="Arial" w:hAnsi="Arial" w:cs="Arial"/>
          <w:szCs w:val="24"/>
          <w:lang w:val="en"/>
        </w:rPr>
        <w:t xml:space="preserve">Synthesis of </w:t>
      </w:r>
      <w:r w:rsidR="006B1CC2" w:rsidRPr="00D53175">
        <w:rPr>
          <w:rFonts w:ascii="Arial" w:hAnsi="Arial" w:cs="Arial"/>
          <w:szCs w:val="24"/>
          <w:lang w:val="en"/>
        </w:rPr>
        <w:t xml:space="preserve">magnetite </w:t>
      </w:r>
      <w:r w:rsidRPr="00D53175">
        <w:rPr>
          <w:rFonts w:ascii="Arial" w:hAnsi="Arial" w:cs="Arial"/>
          <w:szCs w:val="24"/>
          <w:lang w:val="en"/>
        </w:rPr>
        <w:t>nanoparticles</w:t>
      </w:r>
      <w:bookmarkEnd w:id="51"/>
    </w:p>
    <w:p w14:paraId="44BCABF1" w14:textId="12EC8A62" w:rsidR="00753294" w:rsidRPr="00D53175" w:rsidRDefault="004F224F" w:rsidP="00D4449F">
      <w:pPr>
        <w:jc w:val="both"/>
        <w:rPr>
          <w:rFonts w:ascii="Arial" w:eastAsia="Palatino Linotype" w:hAnsi="Arial" w:cs="Arial"/>
          <w:color w:val="212121"/>
          <w:szCs w:val="24"/>
          <w:lang w:val="en"/>
        </w:rPr>
      </w:pPr>
      <w:r w:rsidRPr="00D53175">
        <w:rPr>
          <w:rFonts w:ascii="Arial" w:eastAsia="Palatino Linotype" w:hAnsi="Arial" w:cs="Arial"/>
          <w:color w:val="212121"/>
          <w:szCs w:val="24"/>
          <w:lang w:val="en"/>
        </w:rPr>
        <w:t xml:space="preserve">Magnetite nanoparticles were synthesized </w:t>
      </w:r>
      <w:r w:rsidR="006B1CC2" w:rsidRPr="00D53175">
        <w:rPr>
          <w:rFonts w:ascii="Arial" w:eastAsia="Palatino Linotype" w:hAnsi="Arial" w:cs="Arial"/>
          <w:color w:val="212121"/>
          <w:szCs w:val="24"/>
          <w:lang w:val="en"/>
        </w:rPr>
        <w:t xml:space="preserve">via </w:t>
      </w:r>
      <w:r w:rsidRPr="00D53175">
        <w:rPr>
          <w:rFonts w:ascii="Arial" w:eastAsia="Palatino Linotype" w:hAnsi="Arial" w:cs="Arial"/>
          <w:color w:val="212121"/>
          <w:szCs w:val="24"/>
          <w:lang w:val="en"/>
        </w:rPr>
        <w:t xml:space="preserve">coprecipitation </w:t>
      </w:r>
      <w:r w:rsidR="006B1CC2" w:rsidRPr="00D53175">
        <w:rPr>
          <w:rFonts w:ascii="Arial" w:eastAsia="Palatino Linotype" w:hAnsi="Arial" w:cs="Arial"/>
          <w:color w:val="212121"/>
          <w:szCs w:val="24"/>
          <w:lang w:val="en"/>
        </w:rPr>
        <w:t xml:space="preserve">by mixing </w:t>
      </w:r>
      <w:r w:rsidRPr="00D53175">
        <w:rPr>
          <w:rFonts w:ascii="Arial" w:eastAsia="Palatino Linotype" w:hAnsi="Arial" w:cs="Arial"/>
          <w:color w:val="212121"/>
          <w:szCs w:val="24"/>
          <w:lang w:val="en"/>
        </w:rPr>
        <w:t>20 m</w:t>
      </w:r>
      <w:r w:rsidR="006B1CC2" w:rsidRPr="00D53175">
        <w:rPr>
          <w:rFonts w:ascii="Arial" w:eastAsia="Palatino Linotype" w:hAnsi="Arial" w:cs="Arial"/>
          <w:color w:val="212121"/>
          <w:szCs w:val="24"/>
          <w:lang w:val="en"/>
        </w:rPr>
        <w:t>L</w:t>
      </w:r>
      <w:r w:rsidRPr="00D53175">
        <w:rPr>
          <w:rFonts w:ascii="Arial" w:eastAsia="Palatino Linotype" w:hAnsi="Arial" w:cs="Arial"/>
          <w:color w:val="212121"/>
          <w:szCs w:val="24"/>
          <w:lang w:val="en"/>
        </w:rPr>
        <w:t xml:space="preserve"> of 1M FeCl</w:t>
      </w:r>
      <w:r w:rsidRPr="00D53175">
        <w:rPr>
          <w:rFonts w:ascii="Arial" w:eastAsia="Palatino Linotype" w:hAnsi="Arial" w:cs="Arial"/>
          <w:color w:val="212121"/>
          <w:szCs w:val="24"/>
          <w:vertAlign w:val="subscript"/>
          <w:lang w:val="en"/>
        </w:rPr>
        <w:t>2</w:t>
      </w:r>
      <w:r w:rsidR="00386312" w:rsidRPr="00D53175">
        <w:rPr>
          <w:rFonts w:ascii="Arial" w:eastAsia="Palatino Linotype" w:hAnsi="Arial" w:cs="Arial"/>
          <w:color w:val="212121"/>
          <w:szCs w:val="24"/>
          <w:lang w:val="en"/>
        </w:rPr>
        <w:t xml:space="preserve"> and</w:t>
      </w:r>
      <w:r w:rsidRPr="00D53175">
        <w:rPr>
          <w:rFonts w:ascii="Arial" w:eastAsia="Palatino Linotype" w:hAnsi="Arial" w:cs="Arial"/>
          <w:color w:val="212121"/>
          <w:szCs w:val="24"/>
          <w:lang w:val="en"/>
        </w:rPr>
        <w:t xml:space="preserve"> 20 m</w:t>
      </w:r>
      <w:r w:rsidR="006B1CC2" w:rsidRPr="00D53175">
        <w:rPr>
          <w:rFonts w:ascii="Arial" w:eastAsia="Palatino Linotype" w:hAnsi="Arial" w:cs="Arial"/>
          <w:color w:val="212121"/>
          <w:szCs w:val="24"/>
          <w:lang w:val="en"/>
        </w:rPr>
        <w:t>L</w:t>
      </w:r>
      <w:r w:rsidRPr="00D53175">
        <w:rPr>
          <w:rFonts w:ascii="Arial" w:eastAsia="Palatino Linotype" w:hAnsi="Arial" w:cs="Arial"/>
          <w:color w:val="212121"/>
          <w:szCs w:val="24"/>
          <w:lang w:val="en"/>
        </w:rPr>
        <w:t xml:space="preserve"> 2M FeCl</w:t>
      </w:r>
      <w:r w:rsidRPr="00D53175">
        <w:rPr>
          <w:rFonts w:ascii="Arial" w:eastAsia="Palatino Linotype" w:hAnsi="Arial" w:cs="Arial"/>
          <w:color w:val="212121"/>
          <w:szCs w:val="24"/>
          <w:vertAlign w:val="subscript"/>
          <w:lang w:val="en"/>
        </w:rPr>
        <w:t>3</w:t>
      </w:r>
      <w:r w:rsidRPr="00D53175">
        <w:rPr>
          <w:rFonts w:ascii="Arial" w:eastAsia="Palatino Linotype" w:hAnsi="Arial" w:cs="Arial"/>
          <w:color w:val="212121"/>
          <w:szCs w:val="24"/>
          <w:lang w:val="en"/>
        </w:rPr>
        <w:t xml:space="preserve"> under agitation </w:t>
      </w:r>
      <w:r w:rsidR="006B1CC2" w:rsidRPr="00D53175">
        <w:rPr>
          <w:rFonts w:ascii="Arial" w:eastAsia="Palatino Linotype" w:hAnsi="Arial" w:cs="Arial"/>
          <w:color w:val="212121"/>
          <w:szCs w:val="24"/>
          <w:lang w:val="en"/>
        </w:rPr>
        <w:t xml:space="preserve">at </w:t>
      </w:r>
      <w:r w:rsidRPr="00D53175">
        <w:rPr>
          <w:rFonts w:ascii="Arial" w:eastAsia="Palatino Linotype" w:hAnsi="Arial" w:cs="Arial"/>
          <w:color w:val="212121"/>
          <w:szCs w:val="24"/>
          <w:lang w:val="en"/>
        </w:rPr>
        <w:t xml:space="preserve">1,500 </w:t>
      </w:r>
      <w:r w:rsidR="004C5421" w:rsidRPr="00D53175">
        <w:rPr>
          <w:rFonts w:ascii="Arial" w:eastAsia="Palatino Linotype" w:hAnsi="Arial" w:cs="Arial"/>
          <w:color w:val="212121"/>
          <w:szCs w:val="24"/>
          <w:lang w:val="en"/>
        </w:rPr>
        <w:t xml:space="preserve">RPM </w:t>
      </w:r>
      <w:r w:rsidRPr="00D53175">
        <w:rPr>
          <w:rFonts w:ascii="Arial" w:eastAsia="Palatino Linotype" w:hAnsi="Arial" w:cs="Arial"/>
          <w:color w:val="212121"/>
          <w:szCs w:val="24"/>
          <w:lang w:val="en"/>
        </w:rPr>
        <w:t xml:space="preserve">and 90°C. </w:t>
      </w:r>
      <w:r w:rsidR="006B1CC2" w:rsidRPr="00D53175">
        <w:rPr>
          <w:rFonts w:ascii="Arial" w:eastAsia="Palatino Linotype" w:hAnsi="Arial" w:cs="Arial"/>
          <w:color w:val="212121"/>
          <w:szCs w:val="24"/>
          <w:lang w:val="en"/>
        </w:rPr>
        <w:t xml:space="preserve">Subsequently, </w:t>
      </w:r>
      <w:r w:rsidRPr="00D53175">
        <w:rPr>
          <w:rFonts w:ascii="Arial" w:eastAsia="Palatino Linotype" w:hAnsi="Arial" w:cs="Arial"/>
          <w:color w:val="212121"/>
          <w:szCs w:val="24"/>
          <w:lang w:val="en"/>
        </w:rPr>
        <w:t>40 m</w:t>
      </w:r>
      <w:r w:rsidR="006B1CC2" w:rsidRPr="00D53175">
        <w:rPr>
          <w:rFonts w:ascii="Arial" w:eastAsia="Palatino Linotype" w:hAnsi="Arial" w:cs="Arial"/>
          <w:color w:val="212121"/>
          <w:szCs w:val="24"/>
          <w:lang w:val="en"/>
        </w:rPr>
        <w:t>L</w:t>
      </w:r>
      <w:r w:rsidRPr="00D53175">
        <w:rPr>
          <w:rFonts w:ascii="Arial" w:eastAsia="Palatino Linotype" w:hAnsi="Arial" w:cs="Arial"/>
          <w:color w:val="212121"/>
          <w:szCs w:val="24"/>
          <w:lang w:val="en"/>
        </w:rPr>
        <w:t xml:space="preserve"> of 8M NaOH </w:t>
      </w:r>
      <w:r w:rsidR="00753294" w:rsidRPr="00D53175">
        <w:rPr>
          <w:rFonts w:ascii="Arial" w:eastAsia="Palatino Linotype" w:hAnsi="Arial" w:cs="Arial"/>
          <w:color w:val="212121"/>
          <w:szCs w:val="24"/>
          <w:lang w:val="en"/>
        </w:rPr>
        <w:t>and 40 m</w:t>
      </w:r>
      <w:r w:rsidR="00386312" w:rsidRPr="00D53175">
        <w:rPr>
          <w:rFonts w:ascii="Arial" w:eastAsia="Palatino Linotype" w:hAnsi="Arial" w:cs="Arial"/>
          <w:color w:val="212121"/>
          <w:szCs w:val="24"/>
          <w:lang w:val="en"/>
        </w:rPr>
        <w:t>L</w:t>
      </w:r>
      <w:r w:rsidR="00753294" w:rsidRPr="00D53175">
        <w:rPr>
          <w:rFonts w:ascii="Arial" w:eastAsia="Palatino Linotype" w:hAnsi="Arial" w:cs="Arial"/>
          <w:color w:val="212121"/>
          <w:szCs w:val="24"/>
          <w:lang w:val="en"/>
        </w:rPr>
        <w:t xml:space="preserve"> 2% </w:t>
      </w:r>
      <w:r w:rsidR="006B1CC2" w:rsidRPr="00D53175">
        <w:rPr>
          <w:rFonts w:ascii="Arial" w:eastAsia="Palatino Linotype" w:hAnsi="Arial" w:cs="Arial"/>
          <w:color w:val="212121"/>
          <w:szCs w:val="24"/>
          <w:lang w:val="en"/>
        </w:rPr>
        <w:t>(</w:t>
      </w:r>
      <w:r w:rsidR="00753294" w:rsidRPr="00D53175">
        <w:rPr>
          <w:rFonts w:ascii="Arial" w:eastAsia="Palatino Linotype" w:hAnsi="Arial" w:cs="Arial"/>
          <w:color w:val="212121"/>
          <w:szCs w:val="24"/>
          <w:lang w:val="en"/>
        </w:rPr>
        <w:t>v/v</w:t>
      </w:r>
      <w:r w:rsidR="006B1CC2" w:rsidRPr="00D53175">
        <w:rPr>
          <w:rFonts w:ascii="Arial" w:eastAsia="Palatino Linotype" w:hAnsi="Arial" w:cs="Arial"/>
          <w:color w:val="212121"/>
          <w:szCs w:val="24"/>
          <w:lang w:val="en"/>
        </w:rPr>
        <w:t>)</w:t>
      </w:r>
      <w:r w:rsidR="00753294" w:rsidRPr="00D53175">
        <w:rPr>
          <w:rFonts w:ascii="Arial" w:eastAsia="Palatino Linotype" w:hAnsi="Arial" w:cs="Arial"/>
          <w:color w:val="212121"/>
          <w:szCs w:val="24"/>
          <w:lang w:val="en"/>
        </w:rPr>
        <w:t xml:space="preserve"> of T</w:t>
      </w:r>
      <w:r w:rsidRPr="00D53175">
        <w:rPr>
          <w:rFonts w:ascii="Arial" w:eastAsia="Palatino Linotype" w:hAnsi="Arial" w:cs="Arial"/>
          <w:color w:val="212121"/>
          <w:szCs w:val="24"/>
          <w:lang w:val="en"/>
        </w:rPr>
        <w:t>M</w:t>
      </w:r>
      <w:r w:rsidR="00753294" w:rsidRPr="00D53175">
        <w:rPr>
          <w:rFonts w:ascii="Arial" w:eastAsia="Palatino Linotype" w:hAnsi="Arial" w:cs="Arial"/>
          <w:color w:val="212121"/>
          <w:szCs w:val="24"/>
          <w:lang w:val="en"/>
        </w:rPr>
        <w:t>A</w:t>
      </w:r>
      <w:r w:rsidRPr="00D53175">
        <w:rPr>
          <w:rFonts w:ascii="Arial" w:eastAsia="Palatino Linotype" w:hAnsi="Arial" w:cs="Arial"/>
          <w:color w:val="212121"/>
          <w:szCs w:val="24"/>
          <w:lang w:val="en"/>
        </w:rPr>
        <w:t>H were added to the mixture during 3</w:t>
      </w:r>
      <w:r w:rsidR="0093124B" w:rsidRPr="00D53175">
        <w:rPr>
          <w:rFonts w:ascii="Arial" w:eastAsia="Palatino Linotype" w:hAnsi="Arial" w:cs="Arial"/>
          <w:color w:val="212121"/>
          <w:szCs w:val="24"/>
          <w:lang w:val="en"/>
        </w:rPr>
        <w:t>.</w:t>
      </w:r>
      <w:r w:rsidRPr="00D53175">
        <w:rPr>
          <w:rFonts w:ascii="Arial" w:eastAsia="Palatino Linotype" w:hAnsi="Arial" w:cs="Arial"/>
          <w:color w:val="212121"/>
          <w:szCs w:val="24"/>
          <w:lang w:val="en"/>
        </w:rPr>
        <w:t>5</w:t>
      </w:r>
      <w:r w:rsidR="00753294" w:rsidRPr="00D53175">
        <w:rPr>
          <w:rFonts w:ascii="Arial" w:eastAsia="Palatino Linotype" w:hAnsi="Arial" w:cs="Arial"/>
          <w:color w:val="212121"/>
          <w:szCs w:val="24"/>
          <w:lang w:val="en"/>
        </w:rPr>
        <w:t xml:space="preserve"> </w:t>
      </w:r>
      <w:r w:rsidRPr="00D53175">
        <w:rPr>
          <w:rFonts w:ascii="Arial" w:eastAsia="Palatino Linotype" w:hAnsi="Arial" w:cs="Arial"/>
          <w:color w:val="212121"/>
          <w:szCs w:val="24"/>
          <w:lang w:val="en"/>
        </w:rPr>
        <w:t>h at a flow</w:t>
      </w:r>
      <w:r w:rsidR="002F44F9" w:rsidRPr="00D53175">
        <w:rPr>
          <w:rFonts w:ascii="Arial" w:eastAsia="Palatino Linotype" w:hAnsi="Arial" w:cs="Arial"/>
          <w:color w:val="212121"/>
          <w:szCs w:val="24"/>
          <w:lang w:val="en"/>
        </w:rPr>
        <w:t xml:space="preserve"> </w:t>
      </w:r>
      <w:r w:rsidR="00753294" w:rsidRPr="00D53175">
        <w:rPr>
          <w:rFonts w:ascii="Arial" w:eastAsia="Palatino Linotype" w:hAnsi="Arial" w:cs="Arial"/>
          <w:color w:val="212121"/>
          <w:szCs w:val="24"/>
          <w:lang w:val="en"/>
        </w:rPr>
        <w:t>rate</w:t>
      </w:r>
      <w:r w:rsidRPr="00D53175">
        <w:rPr>
          <w:rFonts w:ascii="Arial" w:eastAsia="Palatino Linotype" w:hAnsi="Arial" w:cs="Arial"/>
          <w:color w:val="212121"/>
          <w:szCs w:val="24"/>
          <w:lang w:val="en"/>
        </w:rPr>
        <w:t xml:space="preserve"> of 12 m</w:t>
      </w:r>
      <w:r w:rsidR="006B1CC2" w:rsidRPr="00D53175">
        <w:rPr>
          <w:rFonts w:ascii="Arial" w:eastAsia="Palatino Linotype" w:hAnsi="Arial" w:cs="Arial"/>
          <w:color w:val="212121"/>
          <w:szCs w:val="24"/>
          <w:lang w:val="en"/>
        </w:rPr>
        <w:t>L</w:t>
      </w:r>
      <w:r w:rsidRPr="00D53175">
        <w:rPr>
          <w:rFonts w:ascii="Arial" w:eastAsia="Palatino Linotype" w:hAnsi="Arial" w:cs="Arial"/>
          <w:color w:val="212121"/>
          <w:szCs w:val="24"/>
          <w:lang w:val="en"/>
        </w:rPr>
        <w:t xml:space="preserve">/h. </w:t>
      </w:r>
      <w:r w:rsidR="00007CDC" w:rsidRPr="00D53175">
        <w:rPr>
          <w:rFonts w:ascii="Arial" w:eastAsia="Palatino Linotype" w:hAnsi="Arial" w:cs="Arial"/>
          <w:color w:val="212121"/>
          <w:szCs w:val="24"/>
          <w:lang w:val="en"/>
        </w:rPr>
        <w:t xml:space="preserve">The obtained magnetite nanoparticles </w:t>
      </w:r>
      <w:r w:rsidR="00753294" w:rsidRPr="00D53175">
        <w:rPr>
          <w:rFonts w:ascii="Arial" w:eastAsia="Palatino Linotype" w:hAnsi="Arial" w:cs="Arial"/>
          <w:color w:val="212121"/>
          <w:szCs w:val="24"/>
          <w:lang w:val="en"/>
        </w:rPr>
        <w:t xml:space="preserve">were </w:t>
      </w:r>
      <w:r w:rsidR="00007CDC" w:rsidRPr="00D53175">
        <w:rPr>
          <w:rFonts w:ascii="Arial" w:eastAsia="Palatino Linotype" w:hAnsi="Arial" w:cs="Arial"/>
          <w:color w:val="212121"/>
          <w:szCs w:val="24"/>
          <w:lang w:val="en"/>
        </w:rPr>
        <w:t xml:space="preserve">purified </w:t>
      </w:r>
      <w:r w:rsidR="00753294" w:rsidRPr="00D53175">
        <w:rPr>
          <w:rFonts w:ascii="Arial" w:eastAsia="Palatino Linotype" w:hAnsi="Arial" w:cs="Arial"/>
          <w:color w:val="212121"/>
          <w:szCs w:val="24"/>
          <w:lang w:val="en"/>
        </w:rPr>
        <w:t xml:space="preserve">by </w:t>
      </w:r>
      <w:r w:rsidR="00007CDC" w:rsidRPr="00D53175">
        <w:rPr>
          <w:rFonts w:ascii="Arial" w:eastAsia="Palatino Linotype" w:hAnsi="Arial" w:cs="Arial"/>
          <w:color w:val="212121"/>
          <w:szCs w:val="24"/>
          <w:lang w:val="en"/>
        </w:rPr>
        <w:t xml:space="preserve">magnetic separation </w:t>
      </w:r>
      <w:r w:rsidR="006B1CC2" w:rsidRPr="00D53175">
        <w:rPr>
          <w:rFonts w:ascii="Arial" w:eastAsia="Palatino Linotype" w:hAnsi="Arial" w:cs="Arial"/>
          <w:color w:val="212121"/>
          <w:szCs w:val="24"/>
          <w:lang w:val="en"/>
        </w:rPr>
        <w:t>with the aid of a strong permanent magnet</w:t>
      </w:r>
      <w:r w:rsidR="00753294" w:rsidRPr="00D53175">
        <w:rPr>
          <w:rFonts w:ascii="Arial" w:eastAsia="Palatino Linotype" w:hAnsi="Arial" w:cs="Arial"/>
          <w:color w:val="212121"/>
          <w:szCs w:val="24"/>
          <w:lang w:val="en"/>
        </w:rPr>
        <w:t xml:space="preserve">, then washed thoroughly with 2% </w:t>
      </w:r>
      <w:r w:rsidR="006B1CC2" w:rsidRPr="00D53175">
        <w:rPr>
          <w:rFonts w:ascii="Arial" w:eastAsia="Palatino Linotype" w:hAnsi="Arial" w:cs="Arial"/>
          <w:color w:val="212121"/>
          <w:szCs w:val="24"/>
          <w:lang w:val="en"/>
        </w:rPr>
        <w:t>(</w:t>
      </w:r>
      <w:r w:rsidR="00753294" w:rsidRPr="00D53175">
        <w:rPr>
          <w:rFonts w:ascii="Arial" w:eastAsia="Palatino Linotype" w:hAnsi="Arial" w:cs="Arial"/>
          <w:color w:val="212121"/>
          <w:szCs w:val="24"/>
          <w:lang w:val="en"/>
        </w:rPr>
        <w:t>v/v</w:t>
      </w:r>
      <w:r w:rsidR="006B1CC2" w:rsidRPr="00D53175">
        <w:rPr>
          <w:rFonts w:ascii="Arial" w:eastAsia="Palatino Linotype" w:hAnsi="Arial" w:cs="Arial"/>
          <w:color w:val="212121"/>
          <w:szCs w:val="24"/>
          <w:lang w:val="en"/>
        </w:rPr>
        <w:t>)</w:t>
      </w:r>
      <w:r w:rsidR="00753294" w:rsidRPr="00D53175">
        <w:rPr>
          <w:rFonts w:ascii="Arial" w:eastAsia="Palatino Linotype" w:hAnsi="Arial" w:cs="Arial"/>
          <w:color w:val="212121"/>
          <w:szCs w:val="24"/>
          <w:lang w:val="en"/>
        </w:rPr>
        <w:t xml:space="preserve"> TMAH, and </w:t>
      </w:r>
      <w:r w:rsidR="006B1CC2" w:rsidRPr="00D53175">
        <w:rPr>
          <w:rFonts w:ascii="Arial" w:eastAsia="Palatino Linotype" w:hAnsi="Arial" w:cs="Arial"/>
          <w:color w:val="212121"/>
          <w:szCs w:val="24"/>
          <w:lang w:val="en"/>
        </w:rPr>
        <w:t xml:space="preserve">finally </w:t>
      </w:r>
      <w:r w:rsidR="00753294" w:rsidRPr="00D53175">
        <w:rPr>
          <w:rFonts w:ascii="Arial" w:eastAsia="Palatino Linotype" w:hAnsi="Arial" w:cs="Arial"/>
          <w:color w:val="212121"/>
          <w:szCs w:val="24"/>
          <w:lang w:val="en"/>
        </w:rPr>
        <w:t xml:space="preserve">sonicated for 100 min using a </w:t>
      </w:r>
      <w:proofErr w:type="spellStart"/>
      <w:r w:rsidR="00753294" w:rsidRPr="00D53175">
        <w:rPr>
          <w:rFonts w:ascii="Arial" w:eastAsia="Palatino Linotype" w:hAnsi="Arial" w:cs="Arial"/>
          <w:color w:val="212121"/>
          <w:szCs w:val="24"/>
          <w:lang w:val="en"/>
        </w:rPr>
        <w:t>VibraCell</w:t>
      </w:r>
      <w:proofErr w:type="spellEnd"/>
      <w:r w:rsidR="00007CDC" w:rsidRPr="00D53175">
        <w:rPr>
          <w:rFonts w:ascii="Arial" w:eastAsia="Palatino Linotype" w:hAnsi="Arial" w:cs="Arial"/>
          <w:color w:val="212121"/>
          <w:szCs w:val="24"/>
          <w:lang w:val="en"/>
        </w:rPr>
        <w:t xml:space="preserve"> sonication system</w:t>
      </w:r>
      <w:r w:rsidR="00753294" w:rsidRPr="00D53175">
        <w:rPr>
          <w:rFonts w:ascii="Arial" w:eastAsia="Palatino Linotype" w:hAnsi="Arial" w:cs="Arial"/>
          <w:color w:val="212121"/>
          <w:szCs w:val="24"/>
          <w:lang w:val="en"/>
        </w:rPr>
        <w:t xml:space="preserve"> (Sonics, USA).</w:t>
      </w:r>
      <w:r w:rsidR="00D006C8" w:rsidRPr="00D53175">
        <w:rPr>
          <w:rFonts w:ascii="Arial" w:eastAsia="Palatino Linotype" w:hAnsi="Arial" w:cs="Arial"/>
          <w:color w:val="212121"/>
          <w:szCs w:val="24"/>
          <w:lang w:val="en"/>
        </w:rPr>
        <w:t xml:space="preserve"> The synthesized </w:t>
      </w:r>
      <w:r w:rsidR="00007CDC" w:rsidRPr="00D53175">
        <w:rPr>
          <w:rFonts w:ascii="Arial" w:eastAsia="Palatino Linotype" w:hAnsi="Arial" w:cs="Arial"/>
          <w:color w:val="212121"/>
          <w:szCs w:val="24"/>
          <w:lang w:val="en"/>
        </w:rPr>
        <w:t xml:space="preserve">magnetite </w:t>
      </w:r>
      <w:r w:rsidR="00D006C8" w:rsidRPr="00D53175">
        <w:rPr>
          <w:rFonts w:ascii="Arial" w:eastAsia="Palatino Linotype" w:hAnsi="Arial" w:cs="Arial"/>
          <w:color w:val="212121"/>
          <w:szCs w:val="24"/>
          <w:lang w:val="en"/>
        </w:rPr>
        <w:t xml:space="preserve">nanoparticles </w:t>
      </w:r>
      <w:r w:rsidR="00007CDC" w:rsidRPr="00D53175">
        <w:rPr>
          <w:rFonts w:ascii="Arial" w:eastAsia="Palatino Linotype" w:hAnsi="Arial" w:cs="Arial"/>
          <w:color w:val="212121"/>
          <w:szCs w:val="24"/>
          <w:lang w:val="en"/>
        </w:rPr>
        <w:t xml:space="preserve">exhibited </w:t>
      </w:r>
      <w:r w:rsidR="00D006C8" w:rsidRPr="00D53175">
        <w:rPr>
          <w:rFonts w:ascii="Arial" w:eastAsia="Palatino Linotype" w:hAnsi="Arial" w:cs="Arial"/>
          <w:color w:val="212121"/>
          <w:szCs w:val="24"/>
          <w:lang w:val="en"/>
        </w:rPr>
        <w:t>an average</w:t>
      </w:r>
      <w:ins w:id="52" w:author="Juan Carlos Cruz Jimenez" w:date="2021-05-23T20:40:00Z">
        <w:r w:rsidR="00704220">
          <w:rPr>
            <w:rFonts w:ascii="Arial" w:eastAsia="Palatino Linotype" w:hAnsi="Arial" w:cs="Arial"/>
            <w:color w:val="212121"/>
            <w:szCs w:val="24"/>
            <w:lang w:val="en"/>
          </w:rPr>
          <w:t xml:space="preserve"> hydrodynamic</w:t>
        </w:r>
      </w:ins>
      <w:r w:rsidR="00D006C8" w:rsidRPr="00D53175">
        <w:rPr>
          <w:rFonts w:ascii="Arial" w:eastAsia="Palatino Linotype" w:hAnsi="Arial" w:cs="Arial"/>
          <w:color w:val="212121"/>
          <w:szCs w:val="24"/>
          <w:lang w:val="en"/>
        </w:rPr>
        <w:t xml:space="preserve"> </w:t>
      </w:r>
      <w:del w:id="53" w:author="Juan Carlos Cruz Jimenez" w:date="2021-05-23T20:40:00Z">
        <w:r w:rsidR="00D006C8" w:rsidRPr="00D53175" w:rsidDel="00704220">
          <w:rPr>
            <w:rFonts w:ascii="Arial" w:eastAsia="Palatino Linotype" w:hAnsi="Arial" w:cs="Arial"/>
            <w:color w:val="212121"/>
            <w:szCs w:val="24"/>
            <w:lang w:val="en"/>
          </w:rPr>
          <w:delText xml:space="preserve">size </w:delText>
        </w:r>
      </w:del>
      <w:ins w:id="54" w:author="Juan Carlos Cruz Jimenez" w:date="2021-05-23T20:40:00Z">
        <w:r w:rsidR="00704220">
          <w:rPr>
            <w:rFonts w:ascii="Arial" w:eastAsia="Palatino Linotype" w:hAnsi="Arial" w:cs="Arial"/>
            <w:color w:val="212121"/>
            <w:szCs w:val="24"/>
            <w:lang w:val="en"/>
          </w:rPr>
          <w:t>diameter</w:t>
        </w:r>
        <w:r w:rsidR="00704220" w:rsidRPr="00D53175">
          <w:rPr>
            <w:rFonts w:ascii="Arial" w:eastAsia="Palatino Linotype" w:hAnsi="Arial" w:cs="Arial"/>
            <w:color w:val="212121"/>
            <w:szCs w:val="24"/>
            <w:lang w:val="en"/>
          </w:rPr>
          <w:t xml:space="preserve"> </w:t>
        </w:r>
      </w:ins>
      <w:del w:id="55" w:author="Juan Carlos Cruz Jimenez" w:date="2021-05-23T20:41:00Z">
        <w:r w:rsidR="00D006C8" w:rsidRPr="00D53175" w:rsidDel="00704220">
          <w:rPr>
            <w:rFonts w:ascii="Arial" w:eastAsia="Palatino Linotype" w:hAnsi="Arial" w:cs="Arial"/>
            <w:color w:val="212121"/>
            <w:szCs w:val="24"/>
            <w:lang w:val="en"/>
          </w:rPr>
          <w:delText xml:space="preserve">distribution </w:delText>
        </w:r>
      </w:del>
      <w:r w:rsidR="00D006C8" w:rsidRPr="00D53175">
        <w:rPr>
          <w:rFonts w:ascii="Arial" w:eastAsia="Palatino Linotype" w:hAnsi="Arial" w:cs="Arial"/>
          <w:color w:val="212121"/>
          <w:szCs w:val="24"/>
          <w:lang w:val="en"/>
        </w:rPr>
        <w:t xml:space="preserve">of 88.59 </w:t>
      </w:r>
      <w:r w:rsidR="00D006C8" w:rsidRPr="00D53175">
        <w:rPr>
          <w:rFonts w:ascii="Cambria Math" w:eastAsia="Palatino Linotype" w:hAnsi="Cambria Math" w:cs="Cambria Math"/>
          <w:color w:val="212121"/>
          <w:szCs w:val="24"/>
          <w:lang w:val="en"/>
        </w:rPr>
        <w:t>𝑛𝑚</w:t>
      </w:r>
      <w:r w:rsidR="00007CDC" w:rsidRPr="00D53175">
        <w:rPr>
          <w:rFonts w:ascii="Arial" w:eastAsia="Palatino Linotype" w:hAnsi="Arial" w:cs="Arial"/>
          <w:color w:val="212121"/>
          <w:szCs w:val="24"/>
          <w:lang w:val="en"/>
        </w:rPr>
        <w:t xml:space="preserve"> with a polydispersity index of</w:t>
      </w:r>
      <w:r w:rsidR="00D006C8" w:rsidRPr="00D53175">
        <w:rPr>
          <w:rFonts w:ascii="Arial" w:eastAsia="Palatino Linotype" w:hAnsi="Arial" w:cs="Arial"/>
          <w:color w:val="212121"/>
          <w:szCs w:val="24"/>
          <w:lang w:val="en"/>
        </w:rPr>
        <w:t xml:space="preserve"> 0.182</w:t>
      </w:r>
      <w:r w:rsidR="00007CDC" w:rsidRPr="00D53175">
        <w:rPr>
          <w:rFonts w:ascii="Arial" w:eastAsia="Palatino Linotype" w:hAnsi="Arial" w:cs="Arial"/>
          <w:color w:val="212121"/>
          <w:szCs w:val="24"/>
          <w:lang w:val="en"/>
        </w:rPr>
        <w:t xml:space="preserve"> as</w:t>
      </w:r>
      <w:r w:rsidR="00D006C8" w:rsidRPr="00D53175">
        <w:rPr>
          <w:rFonts w:ascii="Arial" w:eastAsia="Palatino Linotype" w:hAnsi="Arial" w:cs="Arial"/>
          <w:color w:val="212121"/>
          <w:szCs w:val="24"/>
          <w:lang w:val="en"/>
        </w:rPr>
        <w:t xml:space="preserve"> determined by DLS analysis with </w:t>
      </w:r>
      <w:r w:rsidR="00007CDC" w:rsidRPr="00D53175">
        <w:rPr>
          <w:rFonts w:ascii="Arial" w:eastAsia="Palatino Linotype" w:hAnsi="Arial" w:cs="Arial"/>
          <w:color w:val="212121"/>
          <w:szCs w:val="24"/>
          <w:lang w:val="en"/>
        </w:rPr>
        <w:t xml:space="preserve">the aid of </w:t>
      </w:r>
      <w:r w:rsidR="00D006C8" w:rsidRPr="00D53175">
        <w:rPr>
          <w:rFonts w:ascii="Arial" w:eastAsia="Palatino Linotype" w:hAnsi="Arial" w:cs="Arial"/>
          <w:color w:val="212121"/>
          <w:szCs w:val="24"/>
          <w:lang w:val="en"/>
        </w:rPr>
        <w:t xml:space="preserve">a </w:t>
      </w:r>
      <w:proofErr w:type="spellStart"/>
      <w:r w:rsidR="00D006C8" w:rsidRPr="00D53175">
        <w:rPr>
          <w:rFonts w:ascii="Arial" w:eastAsia="Palatino Linotype" w:hAnsi="Arial" w:cs="Arial"/>
          <w:color w:val="212121"/>
          <w:szCs w:val="24"/>
          <w:lang w:val="en"/>
        </w:rPr>
        <w:t>Zetasizer</w:t>
      </w:r>
      <w:proofErr w:type="spellEnd"/>
      <w:r w:rsidR="00D006C8" w:rsidRPr="00D53175">
        <w:rPr>
          <w:rFonts w:ascii="Arial" w:eastAsia="Palatino Linotype" w:hAnsi="Arial" w:cs="Arial"/>
          <w:color w:val="212121"/>
          <w:szCs w:val="24"/>
          <w:lang w:val="en"/>
        </w:rPr>
        <w:t xml:space="preserve"> Nano ZS, (Malvern, USA). </w:t>
      </w:r>
      <w:r w:rsidR="0011135B" w:rsidRPr="00D53175">
        <w:rPr>
          <w:rFonts w:ascii="Arial" w:eastAsia="Palatino Linotype" w:hAnsi="Arial" w:cs="Arial"/>
          <w:color w:val="212121"/>
          <w:szCs w:val="24"/>
          <w:lang w:val="en"/>
        </w:rPr>
        <w:t xml:space="preserve">The </w:t>
      </w:r>
      <w:r w:rsidR="007C7085" w:rsidRPr="00D53175">
        <w:rPr>
          <w:rFonts w:ascii="Arial" w:eastAsia="Palatino Linotype" w:hAnsi="Arial" w:cs="Arial"/>
          <w:color w:val="212121"/>
          <w:szCs w:val="24"/>
          <w:lang w:val="en"/>
        </w:rPr>
        <w:t xml:space="preserve">nanoparticles </w:t>
      </w:r>
      <w:r w:rsidR="0011135B" w:rsidRPr="00D53175">
        <w:rPr>
          <w:rFonts w:ascii="Arial" w:eastAsia="Palatino Linotype" w:hAnsi="Arial" w:cs="Arial"/>
          <w:color w:val="212121"/>
          <w:szCs w:val="24"/>
          <w:lang w:val="en"/>
        </w:rPr>
        <w:t xml:space="preserve">morphology </w:t>
      </w:r>
      <w:r w:rsidR="007C7085" w:rsidRPr="00D53175">
        <w:rPr>
          <w:rFonts w:ascii="Arial" w:eastAsia="Palatino Linotype" w:hAnsi="Arial" w:cs="Arial"/>
          <w:color w:val="212121"/>
          <w:szCs w:val="24"/>
          <w:lang w:val="en"/>
        </w:rPr>
        <w:t xml:space="preserve">was analyzed </w:t>
      </w:r>
      <w:r w:rsidR="003C0926" w:rsidRPr="00D53175">
        <w:rPr>
          <w:rFonts w:ascii="Arial" w:eastAsia="Palatino Linotype" w:hAnsi="Arial" w:cs="Arial"/>
          <w:color w:val="212121"/>
          <w:szCs w:val="24"/>
          <w:lang w:val="en"/>
        </w:rPr>
        <w:t>as previously described</w:t>
      </w:r>
      <w:r w:rsidR="007C7085" w:rsidRPr="00D53175">
        <w:rPr>
          <w:rFonts w:ascii="Arial" w:eastAsia="Palatino Linotype" w:hAnsi="Arial" w:cs="Arial"/>
          <w:color w:val="212121"/>
          <w:szCs w:val="24"/>
          <w:lang w:val="en"/>
        </w:rPr>
        <w:t xml:space="preserve"> by Lopez-Barbosa </w:t>
      </w:r>
      <w:r w:rsidR="007C7085" w:rsidRPr="00D53175">
        <w:rPr>
          <w:rFonts w:ascii="Arial" w:hAnsi="Arial" w:cs="Arial"/>
          <w:i/>
          <w:szCs w:val="24"/>
          <w:lang w:val="en-US"/>
        </w:rPr>
        <w:t>et al</w:t>
      </w:r>
      <w:r w:rsidR="007C7085" w:rsidRPr="00D53175">
        <w:rPr>
          <w:rFonts w:ascii="Arial" w:hAnsi="Arial" w:cs="Arial"/>
          <w:szCs w:val="24"/>
          <w:lang w:val="en-US"/>
        </w:rPr>
        <w:t xml:space="preserve">. (2020) </w:t>
      </w:r>
      <w:r w:rsidR="007C7085"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{"citationItems":[{"id":"ITEM-1","itemData":{"DOI":"10.1021/acsbiomaterials.9b01214","ISSN":"23739878","abstract":"Outer membrane protein A (OmpA) has been extensively studied in Gram-negative bacteria due to its relevance in the adhesion of pathogens to host cells and its surfactant capabilities. It consists of a hydrophobic β-barrel domain and a hydrophilic periplasmic domain, that confers OmpA an amphiphilic structure. This study aims to elucidate the capacity of Escherichia coli OmpA to translocate liposomal membranes and serve as a potential cell-penetrating vehicle. We immobilized OmpA on magnetite nanoparticles and investigated the possible functional changes exhibited by OmpA after immobilization. Liposomal intake was addressed using egg lecithin liposomes as a model, where magnetite-OmpA nanobioconjugates were able to translocate the liposomal membrane and caused a disruptive effect when subjected to a magnetic field. Nanobioconjugates showed both low cytotoxicity and hemolytic tendency. Additional interactions within the intracellular space led to altered viability results via 3-(4,5-dimethylthiazol-2-yl)-2,5-diphenyltetrazolium bromide (MTT). Confocal microscopy images revealed that immobilized nanoparticles effectively enter the cytoplasm of THP-1 and Vero cells by different routes, and, subsequently, some escape endosomes, lysosomes, and other intracellular compartments with relatively high efficiencies. This was demonstrated by co-localization analyses with LysoTracker green that showed Pearson correlations of about 80 and 28%.","author":[{"dropping-particle":"","family":"Lopez-Barbosa","given":"Natalia","non-dropping-particle":"","parse-names":false,"suffix":""},{"dropping-particle":"","family":"Suárez-Arnedo","given":"Alejandra","non-dropping-particle":"","parse-names":false,"suffix":""},{"dropping-particle":"","family":"Cifuentes","given":"Javier","non-dropping-particle":"","parse-names":false,"suffix":""},{"dropping-particle":"","family":"Gonzalez Barrios","given":"Andres Fernando","non-dropping-particle":"","parse-names":false,"suffix":""},{"dropping-particle":"","family":"Silvera Batista","given":"Carlos A.","non-dropping-particle":"","parse-names":false,"suffix":""},{"dropping-particle":"","family":"Osma","given":"Johann F.","non-dropping-particle":"","parse-names":false,"suffix":""},{"dropping-particle":"","family":"Munõz-Camargo","given":"Carolina","non-dropping-particle":"","parse-names":false,"suffix":""},{"dropping-particle":"","family":"Cruz","given":"Juan C.","non-dropping-particle":"","parse-names":false,"suffix":""}],"container-title":"ACS Biomaterials Science and Engineering","id":"ITEM-1","issue":"1","issued":{"date-parts":[["2020"]]},"page":"415-424","title":"Magnetite-OmpA Nanobioconjugates as Cell-Penetrating Vehicles with Endosomal Escape Abilities","type":"article-journal","volume":"6"},"uris":["http://www.mendeley.com/documents/?uuid=8423f434-9d42-420b-be00-212e51781c27"]}],"mendeley":{"formattedCitation":"[38]","plainTextFormattedCitation":"[38]","previouslyFormattedCitation":"[37]"},"properties":{"noteIndex":0},"schema":"https://github.com/citation-style-language/schema/raw/master/csl-citation.json"}</w:instrText>
      </w:r>
      <w:r w:rsidR="007C7085" w:rsidRPr="00D53175">
        <w:rPr>
          <w:rFonts w:ascii="Arial" w:hAnsi="Arial" w:cs="Arial"/>
          <w:szCs w:val="24"/>
          <w:lang w:val="en-US"/>
        </w:rPr>
        <w:fldChar w:fldCharType="separate"/>
      </w:r>
      <w:r w:rsidR="005639F6" w:rsidRPr="00D53175">
        <w:rPr>
          <w:rFonts w:ascii="Arial" w:hAnsi="Arial" w:cs="Arial"/>
          <w:noProof/>
          <w:szCs w:val="24"/>
          <w:lang w:val="en-US"/>
        </w:rPr>
        <w:t>[38]</w:t>
      </w:r>
      <w:r w:rsidR="007C7085" w:rsidRPr="00D53175">
        <w:rPr>
          <w:rFonts w:ascii="Arial" w:hAnsi="Arial" w:cs="Arial"/>
          <w:szCs w:val="24"/>
          <w:lang w:val="en-US"/>
        </w:rPr>
        <w:fldChar w:fldCharType="end"/>
      </w:r>
      <w:r w:rsidR="007C7085" w:rsidRPr="00D53175">
        <w:rPr>
          <w:rFonts w:ascii="Arial" w:hAnsi="Arial" w:cs="Arial"/>
          <w:szCs w:val="24"/>
          <w:lang w:val="en-US"/>
        </w:rPr>
        <w:t>.</w:t>
      </w:r>
    </w:p>
    <w:p w14:paraId="14E93FF4" w14:textId="1A4649A2" w:rsidR="00C452A8" w:rsidRPr="00D53175" w:rsidRDefault="00C452A8" w:rsidP="007F7C1F">
      <w:pPr>
        <w:pStyle w:val="Heading2"/>
        <w:numPr>
          <w:ilvl w:val="1"/>
          <w:numId w:val="24"/>
        </w:numPr>
        <w:rPr>
          <w:rFonts w:ascii="Arial" w:eastAsiaTheme="majorEastAsia" w:hAnsi="Arial" w:cs="Arial"/>
          <w:szCs w:val="24"/>
          <w:lang w:val="en"/>
        </w:rPr>
      </w:pPr>
      <w:bookmarkStart w:id="56" w:name="_Toc58721021"/>
      <w:r w:rsidRPr="00D53175">
        <w:rPr>
          <w:rFonts w:ascii="Arial" w:hAnsi="Arial" w:cs="Arial"/>
          <w:szCs w:val="24"/>
          <w:lang w:val="en"/>
        </w:rPr>
        <w:t>Enzyme immobilization and pH stability</w:t>
      </w:r>
      <w:bookmarkEnd w:id="56"/>
      <w:r w:rsidRPr="00D53175">
        <w:rPr>
          <w:rFonts w:ascii="Arial" w:hAnsi="Arial" w:cs="Arial"/>
          <w:szCs w:val="24"/>
          <w:lang w:val="en"/>
        </w:rPr>
        <w:t xml:space="preserve"> </w:t>
      </w:r>
    </w:p>
    <w:p w14:paraId="128539C9" w14:textId="688779F7" w:rsidR="00C452A8" w:rsidRPr="00D53175" w:rsidRDefault="00971FB4" w:rsidP="007F7C1F">
      <w:pPr>
        <w:pStyle w:val="Heading3"/>
        <w:numPr>
          <w:ilvl w:val="2"/>
          <w:numId w:val="24"/>
        </w:numPr>
        <w:rPr>
          <w:rFonts w:ascii="Arial" w:hAnsi="Arial" w:cs="Arial"/>
          <w:lang w:val="en"/>
        </w:rPr>
      </w:pPr>
      <w:bookmarkStart w:id="57" w:name="_Toc58721022"/>
      <w:r w:rsidRPr="00D53175">
        <w:rPr>
          <w:rFonts w:ascii="Arial" w:hAnsi="Arial" w:cs="Arial"/>
          <w:lang w:val="en"/>
        </w:rPr>
        <w:t>Enzyme immobilization on</w:t>
      </w:r>
      <w:r w:rsidR="00C452A8" w:rsidRPr="00D53175">
        <w:rPr>
          <w:rFonts w:ascii="Arial" w:hAnsi="Arial" w:cs="Arial"/>
          <w:lang w:val="en"/>
        </w:rPr>
        <w:t xml:space="preserve"> magnetite nanoparticles</w:t>
      </w:r>
      <w:bookmarkEnd w:id="57"/>
    </w:p>
    <w:p w14:paraId="690974AD" w14:textId="44117918" w:rsidR="004F224F" w:rsidRPr="00D53175" w:rsidRDefault="00753294" w:rsidP="00384CB8">
      <w:pPr>
        <w:spacing w:line="240" w:lineRule="auto"/>
        <w:jc w:val="both"/>
        <w:rPr>
          <w:rFonts w:ascii="Arial" w:eastAsia="Palatino Linotype" w:hAnsi="Arial" w:cs="Arial"/>
          <w:color w:val="212121"/>
          <w:szCs w:val="24"/>
          <w:lang w:val="en"/>
        </w:rPr>
      </w:pPr>
      <w:r w:rsidRPr="00D53175">
        <w:rPr>
          <w:rFonts w:ascii="Arial" w:eastAsia="Palatino Linotype" w:hAnsi="Arial" w:cs="Arial"/>
          <w:color w:val="212121"/>
          <w:szCs w:val="24"/>
          <w:lang w:val="en"/>
        </w:rPr>
        <w:t xml:space="preserve">Nanoparticles were buffered using </w:t>
      </w:r>
      <w:r w:rsidR="00F55FD6" w:rsidRPr="00D53175">
        <w:rPr>
          <w:rFonts w:ascii="Arial" w:eastAsia="Palatino Linotype" w:hAnsi="Arial" w:cs="Arial"/>
          <w:color w:val="212121"/>
          <w:szCs w:val="24"/>
          <w:lang w:val="en"/>
        </w:rPr>
        <w:t xml:space="preserve">a </w:t>
      </w:r>
      <w:r w:rsidRPr="00D53175">
        <w:rPr>
          <w:rFonts w:ascii="Arial" w:eastAsia="Palatino Linotype" w:hAnsi="Arial" w:cs="Arial"/>
          <w:color w:val="212121"/>
          <w:szCs w:val="24"/>
          <w:lang w:val="en"/>
        </w:rPr>
        <w:t xml:space="preserve">NaOH </w:t>
      </w:r>
      <w:r w:rsidR="00C6060C" w:rsidRPr="00D53175">
        <w:rPr>
          <w:rFonts w:ascii="Arial" w:eastAsia="Palatino Linotype" w:hAnsi="Arial" w:cs="Arial"/>
          <w:color w:val="212121"/>
          <w:szCs w:val="24"/>
          <w:lang w:val="en"/>
        </w:rPr>
        <w:t>solution</w:t>
      </w:r>
      <w:r w:rsidR="001D387C" w:rsidRPr="00D53175">
        <w:rPr>
          <w:rFonts w:ascii="Arial" w:eastAsia="Palatino Linotype" w:hAnsi="Arial" w:cs="Arial"/>
          <w:color w:val="212121"/>
          <w:szCs w:val="24"/>
          <w:lang w:val="en"/>
        </w:rPr>
        <w:t xml:space="preserve"> 1</w:t>
      </w:r>
      <w:r w:rsidR="00F55FD6" w:rsidRPr="00D53175">
        <w:rPr>
          <w:rFonts w:ascii="Arial" w:eastAsia="Palatino Linotype" w:hAnsi="Arial" w:cs="Arial"/>
          <w:color w:val="212121"/>
          <w:szCs w:val="24"/>
          <w:lang w:val="en"/>
        </w:rPr>
        <w:t>M</w:t>
      </w:r>
      <w:r w:rsidR="00C6060C" w:rsidRPr="00D53175">
        <w:rPr>
          <w:rFonts w:ascii="Arial" w:eastAsia="Palatino Linotype" w:hAnsi="Arial" w:cs="Arial"/>
          <w:color w:val="212121"/>
          <w:szCs w:val="24"/>
          <w:lang w:val="en"/>
        </w:rPr>
        <w:t xml:space="preserve"> </w:t>
      </w:r>
      <w:r w:rsidRPr="00D53175">
        <w:rPr>
          <w:rFonts w:ascii="Arial" w:eastAsia="Palatino Linotype" w:hAnsi="Arial" w:cs="Arial"/>
          <w:color w:val="212121"/>
          <w:szCs w:val="24"/>
          <w:lang w:val="en"/>
        </w:rPr>
        <w:t xml:space="preserve">until reaching pH 11, then sonicated for 10 min. </w:t>
      </w:r>
      <w:r w:rsidR="00F55FD6" w:rsidRPr="00D53175">
        <w:rPr>
          <w:rFonts w:ascii="Arial" w:eastAsia="Palatino Linotype" w:hAnsi="Arial" w:cs="Arial"/>
          <w:color w:val="212121"/>
          <w:szCs w:val="24"/>
          <w:lang w:val="en"/>
        </w:rPr>
        <w:t xml:space="preserve">Next, </w:t>
      </w:r>
      <w:r w:rsidR="00A87AE8" w:rsidRPr="00D53175">
        <w:rPr>
          <w:rFonts w:ascii="Arial" w:eastAsia="Palatino Linotype" w:hAnsi="Arial" w:cs="Arial"/>
          <w:color w:val="212121"/>
          <w:szCs w:val="24"/>
          <w:lang w:val="en"/>
        </w:rPr>
        <w:t>50 µ</w:t>
      </w:r>
      <w:r w:rsidR="00F55FD6" w:rsidRPr="00D53175">
        <w:rPr>
          <w:rFonts w:ascii="Arial" w:eastAsia="Palatino Linotype" w:hAnsi="Arial" w:cs="Arial"/>
          <w:color w:val="212121"/>
          <w:szCs w:val="24"/>
          <w:lang w:val="en"/>
        </w:rPr>
        <w:t>L</w:t>
      </w:r>
      <w:r w:rsidR="00A87AE8" w:rsidRPr="00D53175">
        <w:rPr>
          <w:rFonts w:ascii="Arial" w:eastAsia="Palatino Linotype" w:hAnsi="Arial" w:cs="Arial"/>
          <w:color w:val="212121"/>
          <w:szCs w:val="24"/>
          <w:lang w:val="en"/>
        </w:rPr>
        <w:t xml:space="preserve"> of 2% </w:t>
      </w:r>
      <w:r w:rsidR="00F55FD6" w:rsidRPr="00D53175">
        <w:rPr>
          <w:rFonts w:ascii="Arial" w:eastAsia="Palatino Linotype" w:hAnsi="Arial" w:cs="Arial"/>
          <w:color w:val="212121"/>
          <w:szCs w:val="24"/>
          <w:lang w:val="en"/>
        </w:rPr>
        <w:t>(</w:t>
      </w:r>
      <w:r w:rsidR="00A87AE8" w:rsidRPr="00D53175">
        <w:rPr>
          <w:rFonts w:ascii="Arial" w:eastAsia="Palatino Linotype" w:hAnsi="Arial" w:cs="Arial"/>
          <w:color w:val="212121"/>
          <w:szCs w:val="24"/>
          <w:lang w:val="en"/>
        </w:rPr>
        <w:t>v/v</w:t>
      </w:r>
      <w:r w:rsidR="00F55FD6" w:rsidRPr="00D53175">
        <w:rPr>
          <w:rFonts w:ascii="Arial" w:eastAsia="Palatino Linotype" w:hAnsi="Arial" w:cs="Arial"/>
          <w:color w:val="212121"/>
          <w:szCs w:val="24"/>
          <w:lang w:val="en"/>
        </w:rPr>
        <w:t>)</w:t>
      </w:r>
      <w:r w:rsidR="00A87AE8" w:rsidRPr="00D53175">
        <w:rPr>
          <w:rFonts w:ascii="Arial" w:eastAsia="Palatino Linotype" w:hAnsi="Arial" w:cs="Arial"/>
          <w:color w:val="212121"/>
          <w:szCs w:val="24"/>
          <w:lang w:val="en"/>
        </w:rPr>
        <w:t xml:space="preserve"> </w:t>
      </w:r>
      <w:r w:rsidRPr="00D53175">
        <w:rPr>
          <w:rFonts w:ascii="Arial" w:eastAsia="Palatino Linotype" w:hAnsi="Arial" w:cs="Arial"/>
          <w:color w:val="212121"/>
          <w:szCs w:val="24"/>
          <w:lang w:val="en"/>
        </w:rPr>
        <w:t>TMAH</w:t>
      </w:r>
      <w:r w:rsidR="00A87AE8" w:rsidRPr="00D53175">
        <w:rPr>
          <w:rFonts w:ascii="Arial" w:eastAsia="Palatino Linotype" w:hAnsi="Arial" w:cs="Arial"/>
          <w:color w:val="212121"/>
          <w:szCs w:val="24"/>
          <w:lang w:val="en"/>
        </w:rPr>
        <w:t xml:space="preserve"> was </w:t>
      </w:r>
      <w:r w:rsidR="00F55FD6" w:rsidRPr="00D53175">
        <w:rPr>
          <w:rFonts w:ascii="Arial" w:eastAsia="Palatino Linotype" w:hAnsi="Arial" w:cs="Arial"/>
          <w:color w:val="212121"/>
          <w:szCs w:val="24"/>
          <w:lang w:val="en"/>
        </w:rPr>
        <w:t>pipetted</w:t>
      </w:r>
      <w:ins w:id="58" w:author="Juan Carlos Cruz Jimenez" w:date="2021-05-23T20:42:00Z">
        <w:r w:rsidR="00686B39">
          <w:rPr>
            <w:rFonts w:ascii="Arial" w:eastAsia="Palatino Linotype" w:hAnsi="Arial" w:cs="Arial"/>
            <w:color w:val="212121"/>
            <w:szCs w:val="24"/>
            <w:lang w:val="en"/>
          </w:rPr>
          <w:t>,</w:t>
        </w:r>
      </w:ins>
      <w:r w:rsidR="00F55FD6" w:rsidRPr="00D53175">
        <w:rPr>
          <w:rFonts w:ascii="Arial" w:eastAsia="Palatino Linotype" w:hAnsi="Arial" w:cs="Arial"/>
          <w:color w:val="212121"/>
          <w:szCs w:val="24"/>
          <w:lang w:val="en"/>
        </w:rPr>
        <w:t xml:space="preserve"> </w:t>
      </w:r>
      <w:r w:rsidR="00A87AE8" w:rsidRPr="00D53175">
        <w:rPr>
          <w:rFonts w:ascii="Arial" w:eastAsia="Palatino Linotype" w:hAnsi="Arial" w:cs="Arial"/>
          <w:color w:val="212121"/>
          <w:szCs w:val="24"/>
          <w:lang w:val="en"/>
        </w:rPr>
        <w:t xml:space="preserve">and the </w:t>
      </w:r>
      <w:r w:rsidR="00F55FD6" w:rsidRPr="00D53175">
        <w:rPr>
          <w:rFonts w:ascii="Arial" w:eastAsia="Palatino Linotype" w:hAnsi="Arial" w:cs="Arial"/>
          <w:color w:val="212121"/>
          <w:szCs w:val="24"/>
          <w:lang w:val="en"/>
        </w:rPr>
        <w:t xml:space="preserve">resulting </w:t>
      </w:r>
      <w:r w:rsidR="00A87AE8" w:rsidRPr="00D53175">
        <w:rPr>
          <w:rFonts w:ascii="Arial" w:eastAsia="Palatino Linotype" w:hAnsi="Arial" w:cs="Arial"/>
          <w:color w:val="212121"/>
          <w:szCs w:val="24"/>
          <w:lang w:val="en"/>
        </w:rPr>
        <w:t xml:space="preserve">mixture </w:t>
      </w:r>
      <w:r w:rsidR="00F55FD6" w:rsidRPr="00D53175">
        <w:rPr>
          <w:rFonts w:ascii="Arial" w:eastAsia="Palatino Linotype" w:hAnsi="Arial" w:cs="Arial"/>
          <w:color w:val="212121"/>
          <w:szCs w:val="24"/>
          <w:lang w:val="en"/>
        </w:rPr>
        <w:t xml:space="preserve">sonicated </w:t>
      </w:r>
      <w:r w:rsidR="00A87AE8" w:rsidRPr="00D53175">
        <w:rPr>
          <w:rFonts w:ascii="Arial" w:eastAsia="Palatino Linotype" w:hAnsi="Arial" w:cs="Arial"/>
          <w:color w:val="212121"/>
          <w:szCs w:val="24"/>
          <w:lang w:val="en"/>
        </w:rPr>
        <w:t>for 10 min.</w:t>
      </w:r>
      <w:r w:rsidRPr="00D53175">
        <w:rPr>
          <w:rFonts w:ascii="Arial" w:eastAsia="Palatino Linotype" w:hAnsi="Arial" w:cs="Arial"/>
          <w:color w:val="212121"/>
          <w:szCs w:val="24"/>
          <w:lang w:val="en"/>
        </w:rPr>
        <w:t xml:space="preserve"> </w:t>
      </w:r>
      <w:proofErr w:type="spellStart"/>
      <w:r w:rsidR="00A87AE8" w:rsidRPr="00D53175">
        <w:rPr>
          <w:rFonts w:ascii="Arial" w:eastAsia="Palatino Linotype" w:hAnsi="Arial" w:cs="Arial"/>
          <w:color w:val="212121"/>
          <w:szCs w:val="24"/>
          <w:lang w:val="en"/>
        </w:rPr>
        <w:t>Silanization</w:t>
      </w:r>
      <w:proofErr w:type="spellEnd"/>
      <w:r w:rsidR="00A87AE8" w:rsidRPr="00D53175">
        <w:rPr>
          <w:rFonts w:ascii="Arial" w:eastAsia="Palatino Linotype" w:hAnsi="Arial" w:cs="Arial"/>
          <w:color w:val="212121"/>
          <w:szCs w:val="24"/>
          <w:lang w:val="en"/>
        </w:rPr>
        <w:t xml:space="preserve"> was carried out by adding 50 µ</w:t>
      </w:r>
      <w:r w:rsidR="00F55FD6" w:rsidRPr="00D53175">
        <w:rPr>
          <w:rFonts w:ascii="Arial" w:eastAsia="Palatino Linotype" w:hAnsi="Arial" w:cs="Arial"/>
          <w:color w:val="212121"/>
          <w:szCs w:val="24"/>
          <w:lang w:val="en"/>
        </w:rPr>
        <w:t>L</w:t>
      </w:r>
      <w:r w:rsidR="00A87AE8" w:rsidRPr="00D53175">
        <w:rPr>
          <w:rFonts w:ascii="Arial" w:eastAsia="Palatino Linotype" w:hAnsi="Arial" w:cs="Arial"/>
          <w:color w:val="212121"/>
          <w:szCs w:val="24"/>
          <w:lang w:val="en"/>
        </w:rPr>
        <w:t xml:space="preserve"> of 2% </w:t>
      </w:r>
      <w:r w:rsidR="00F55FD6" w:rsidRPr="00D53175">
        <w:rPr>
          <w:rFonts w:ascii="Arial" w:eastAsia="Palatino Linotype" w:hAnsi="Arial" w:cs="Arial"/>
          <w:color w:val="212121"/>
          <w:szCs w:val="24"/>
          <w:lang w:val="en"/>
        </w:rPr>
        <w:t>(</w:t>
      </w:r>
      <w:r w:rsidR="00A87AE8" w:rsidRPr="00D53175">
        <w:rPr>
          <w:rFonts w:ascii="Arial" w:eastAsia="Palatino Linotype" w:hAnsi="Arial" w:cs="Arial"/>
          <w:color w:val="212121"/>
          <w:szCs w:val="24"/>
          <w:lang w:val="en"/>
        </w:rPr>
        <w:t>v/v</w:t>
      </w:r>
      <w:r w:rsidR="00F55FD6" w:rsidRPr="00D53175">
        <w:rPr>
          <w:rFonts w:ascii="Arial" w:eastAsia="Palatino Linotype" w:hAnsi="Arial" w:cs="Arial"/>
          <w:color w:val="212121"/>
          <w:szCs w:val="24"/>
          <w:lang w:val="en"/>
        </w:rPr>
        <w:t>)</w:t>
      </w:r>
      <w:r w:rsidR="00A87AE8" w:rsidRPr="00D53175">
        <w:rPr>
          <w:rFonts w:ascii="Arial" w:eastAsia="Palatino Linotype" w:hAnsi="Arial" w:cs="Arial"/>
          <w:color w:val="212121"/>
          <w:szCs w:val="24"/>
          <w:lang w:val="en"/>
        </w:rPr>
        <w:t xml:space="preserve"> </w:t>
      </w:r>
      <w:r w:rsidRPr="00D53175">
        <w:rPr>
          <w:rFonts w:ascii="Arial" w:eastAsia="Palatino Linotype" w:hAnsi="Arial" w:cs="Arial"/>
          <w:color w:val="212121"/>
          <w:szCs w:val="24"/>
          <w:lang w:val="en"/>
        </w:rPr>
        <w:t xml:space="preserve">APTES </w:t>
      </w:r>
      <w:r w:rsidR="00A87AE8" w:rsidRPr="00D53175">
        <w:rPr>
          <w:rFonts w:ascii="Arial" w:eastAsia="Palatino Linotype" w:hAnsi="Arial" w:cs="Arial"/>
          <w:color w:val="212121"/>
          <w:szCs w:val="24"/>
          <w:lang w:val="en"/>
        </w:rPr>
        <w:t>and then, the mixture was sonicated</w:t>
      </w:r>
      <w:r w:rsidR="00250DBF" w:rsidRPr="00D53175">
        <w:rPr>
          <w:rFonts w:ascii="Arial" w:eastAsia="Palatino Linotype" w:hAnsi="Arial" w:cs="Arial"/>
          <w:color w:val="212121"/>
          <w:szCs w:val="24"/>
          <w:lang w:val="en"/>
        </w:rPr>
        <w:t xml:space="preserve"> again</w:t>
      </w:r>
      <w:r w:rsidRPr="00D53175">
        <w:rPr>
          <w:rFonts w:ascii="Arial" w:eastAsia="Palatino Linotype" w:hAnsi="Arial" w:cs="Arial"/>
          <w:color w:val="212121"/>
          <w:szCs w:val="24"/>
          <w:lang w:val="en"/>
        </w:rPr>
        <w:t xml:space="preserve"> </w:t>
      </w:r>
      <w:r w:rsidR="00A87AE8" w:rsidRPr="00D53175">
        <w:rPr>
          <w:rFonts w:ascii="Arial" w:eastAsia="Palatino Linotype" w:hAnsi="Arial" w:cs="Arial"/>
          <w:color w:val="212121"/>
          <w:szCs w:val="24"/>
          <w:lang w:val="en"/>
        </w:rPr>
        <w:t xml:space="preserve">for 20 min. </w:t>
      </w:r>
      <w:r w:rsidR="00A111EB" w:rsidRPr="00D53175">
        <w:rPr>
          <w:rFonts w:ascii="Arial" w:eastAsia="Palatino Linotype" w:hAnsi="Arial" w:cs="Arial"/>
          <w:color w:val="212121"/>
          <w:szCs w:val="24"/>
          <w:lang w:val="en"/>
        </w:rPr>
        <w:t xml:space="preserve">Subsequently, </w:t>
      </w:r>
      <w:r w:rsidR="00A87AE8" w:rsidRPr="00D53175">
        <w:rPr>
          <w:rFonts w:ascii="Arial" w:eastAsia="Palatino Linotype" w:hAnsi="Arial" w:cs="Arial"/>
          <w:color w:val="212121"/>
          <w:szCs w:val="24"/>
          <w:lang w:val="en"/>
        </w:rPr>
        <w:t>50 µ</w:t>
      </w:r>
      <w:r w:rsidR="00A111EB" w:rsidRPr="00D53175">
        <w:rPr>
          <w:rFonts w:ascii="Arial" w:eastAsia="Palatino Linotype" w:hAnsi="Arial" w:cs="Arial"/>
          <w:color w:val="212121"/>
          <w:szCs w:val="24"/>
          <w:lang w:val="en"/>
        </w:rPr>
        <w:t>L</w:t>
      </w:r>
      <w:r w:rsidR="00A87AE8" w:rsidRPr="00D53175">
        <w:rPr>
          <w:rFonts w:ascii="Arial" w:eastAsia="Palatino Linotype" w:hAnsi="Arial" w:cs="Arial"/>
          <w:color w:val="212121"/>
          <w:szCs w:val="24"/>
          <w:lang w:val="en"/>
        </w:rPr>
        <w:t xml:space="preserve"> of 2% </w:t>
      </w:r>
      <w:r w:rsidR="00A111EB" w:rsidRPr="00D53175">
        <w:rPr>
          <w:rFonts w:ascii="Arial" w:eastAsia="Palatino Linotype" w:hAnsi="Arial" w:cs="Arial"/>
          <w:color w:val="212121"/>
          <w:szCs w:val="24"/>
          <w:lang w:val="en"/>
        </w:rPr>
        <w:t>(</w:t>
      </w:r>
      <w:r w:rsidR="00A87AE8" w:rsidRPr="00D53175">
        <w:rPr>
          <w:rFonts w:ascii="Arial" w:eastAsia="Palatino Linotype" w:hAnsi="Arial" w:cs="Arial"/>
          <w:color w:val="212121"/>
          <w:szCs w:val="24"/>
          <w:lang w:val="en"/>
        </w:rPr>
        <w:t>v/v</w:t>
      </w:r>
      <w:r w:rsidR="00A111EB" w:rsidRPr="00D53175">
        <w:rPr>
          <w:rFonts w:ascii="Arial" w:eastAsia="Palatino Linotype" w:hAnsi="Arial" w:cs="Arial"/>
          <w:color w:val="212121"/>
          <w:szCs w:val="24"/>
          <w:lang w:val="en"/>
        </w:rPr>
        <w:t>)</w:t>
      </w:r>
      <w:r w:rsidR="00A87AE8" w:rsidRPr="00D53175">
        <w:rPr>
          <w:rFonts w:ascii="Arial" w:eastAsia="Palatino Linotype" w:hAnsi="Arial" w:cs="Arial"/>
          <w:color w:val="212121"/>
          <w:szCs w:val="24"/>
          <w:lang w:val="en"/>
        </w:rPr>
        <w:t xml:space="preserve"> g</w:t>
      </w:r>
      <w:r w:rsidRPr="00D53175">
        <w:rPr>
          <w:rFonts w:ascii="Arial" w:eastAsia="Palatino Linotype" w:hAnsi="Arial" w:cs="Arial"/>
          <w:color w:val="212121"/>
          <w:szCs w:val="24"/>
          <w:lang w:val="en"/>
        </w:rPr>
        <w:t xml:space="preserve">lutaraldehyde </w:t>
      </w:r>
      <w:r w:rsidR="00A87AE8" w:rsidRPr="00D53175">
        <w:rPr>
          <w:rFonts w:ascii="Arial" w:eastAsia="Palatino Linotype" w:hAnsi="Arial" w:cs="Arial"/>
          <w:color w:val="212121"/>
          <w:szCs w:val="24"/>
          <w:lang w:val="en"/>
        </w:rPr>
        <w:t xml:space="preserve">was </w:t>
      </w:r>
      <w:r w:rsidR="004C5421" w:rsidRPr="00D53175">
        <w:rPr>
          <w:rFonts w:ascii="Arial" w:eastAsia="Palatino Linotype" w:hAnsi="Arial" w:cs="Arial"/>
          <w:color w:val="212121"/>
          <w:szCs w:val="24"/>
          <w:lang w:val="en"/>
        </w:rPr>
        <w:t xml:space="preserve">added to the mixture </w:t>
      </w:r>
      <w:r w:rsidR="00A87AE8" w:rsidRPr="00D53175">
        <w:rPr>
          <w:rFonts w:ascii="Arial" w:eastAsia="Palatino Linotype" w:hAnsi="Arial" w:cs="Arial"/>
          <w:color w:val="212121"/>
          <w:szCs w:val="24"/>
          <w:lang w:val="en"/>
        </w:rPr>
        <w:t>as the crosslinker, and left to react for</w:t>
      </w:r>
      <w:r w:rsidRPr="00D53175">
        <w:rPr>
          <w:rFonts w:ascii="Arial" w:eastAsia="Palatino Linotype" w:hAnsi="Arial" w:cs="Arial"/>
          <w:color w:val="212121"/>
          <w:szCs w:val="24"/>
          <w:lang w:val="en"/>
        </w:rPr>
        <w:t xml:space="preserve"> 30 min</w:t>
      </w:r>
      <w:r w:rsidR="00A87AE8" w:rsidRPr="00D53175">
        <w:rPr>
          <w:rFonts w:ascii="Arial" w:eastAsia="Palatino Linotype" w:hAnsi="Arial" w:cs="Arial"/>
          <w:color w:val="212121"/>
          <w:szCs w:val="24"/>
          <w:lang w:val="en"/>
        </w:rPr>
        <w:t>. Finally, 50 µ</w:t>
      </w:r>
      <w:r w:rsidR="00450ABE" w:rsidRPr="00D53175">
        <w:rPr>
          <w:rFonts w:ascii="Arial" w:eastAsia="Palatino Linotype" w:hAnsi="Arial" w:cs="Arial"/>
          <w:color w:val="212121"/>
          <w:szCs w:val="24"/>
          <w:lang w:val="en"/>
        </w:rPr>
        <w:t>L</w:t>
      </w:r>
      <w:r w:rsidRPr="00D53175">
        <w:rPr>
          <w:rFonts w:ascii="Arial" w:eastAsia="Palatino Linotype" w:hAnsi="Arial" w:cs="Arial"/>
          <w:color w:val="212121"/>
          <w:szCs w:val="24"/>
          <w:lang w:val="en"/>
        </w:rPr>
        <w:t xml:space="preserve"> </w:t>
      </w:r>
      <w:r w:rsidR="00A87AE8" w:rsidRPr="00D53175">
        <w:rPr>
          <w:rFonts w:ascii="Arial" w:eastAsia="Palatino Linotype" w:hAnsi="Arial" w:cs="Arial"/>
          <w:color w:val="212121"/>
          <w:szCs w:val="24"/>
          <w:lang w:val="en"/>
        </w:rPr>
        <w:t>of 960 U/</w:t>
      </w:r>
      <w:r w:rsidR="00450ABE" w:rsidRPr="00D53175">
        <w:rPr>
          <w:rFonts w:ascii="Arial" w:eastAsia="Palatino Linotype" w:hAnsi="Arial" w:cs="Arial"/>
          <w:color w:val="212121"/>
          <w:szCs w:val="24"/>
          <w:lang w:val="en"/>
        </w:rPr>
        <w:t>L</w:t>
      </w:r>
      <w:r w:rsidR="00A87AE8" w:rsidRPr="00D53175">
        <w:rPr>
          <w:rFonts w:ascii="Arial" w:eastAsia="Palatino Linotype" w:hAnsi="Arial" w:cs="Arial"/>
          <w:color w:val="212121"/>
          <w:szCs w:val="24"/>
          <w:lang w:val="en"/>
        </w:rPr>
        <w:t xml:space="preserve"> </w:t>
      </w:r>
      <w:r w:rsidRPr="00D53175">
        <w:rPr>
          <w:rFonts w:ascii="Arial" w:eastAsia="Palatino Linotype" w:hAnsi="Arial" w:cs="Arial"/>
          <w:color w:val="212121"/>
          <w:szCs w:val="24"/>
          <w:lang w:val="en"/>
        </w:rPr>
        <w:t xml:space="preserve">laccase </w:t>
      </w:r>
      <w:r w:rsidR="00F52CE6" w:rsidRPr="00D53175">
        <w:rPr>
          <w:rFonts w:ascii="Arial" w:eastAsia="Palatino Linotype" w:hAnsi="Arial" w:cs="Arial"/>
          <w:color w:val="212121"/>
          <w:szCs w:val="24"/>
          <w:lang w:val="en"/>
        </w:rPr>
        <w:t xml:space="preserve">enzyme </w:t>
      </w:r>
      <w:r w:rsidR="00A87AE8" w:rsidRPr="00D53175">
        <w:rPr>
          <w:rFonts w:ascii="Arial" w:eastAsia="Palatino Linotype" w:hAnsi="Arial" w:cs="Arial"/>
          <w:color w:val="212121"/>
          <w:szCs w:val="24"/>
          <w:lang w:val="en"/>
        </w:rPr>
        <w:t>was added and left overnight to immobilize on the surface of the nanoparticles</w:t>
      </w:r>
      <w:r w:rsidR="003F0B64" w:rsidRPr="00D53175">
        <w:rPr>
          <w:rFonts w:ascii="Arial" w:eastAsia="Palatino Linotype" w:hAnsi="Arial" w:cs="Arial"/>
          <w:color w:val="212121"/>
          <w:szCs w:val="24"/>
          <w:lang w:val="en"/>
        </w:rPr>
        <w:t xml:space="preserve"> </w:t>
      </w:r>
      <w:del w:id="59" w:author="Juan Carlos Cruz Jimenez" w:date="2021-05-23T20:42:00Z">
        <w:r w:rsidR="003F0B64" w:rsidRPr="00D53175" w:rsidDel="00686B39">
          <w:rPr>
            <w:rFonts w:ascii="Arial" w:eastAsia="Palatino Linotype" w:hAnsi="Arial" w:cs="Arial"/>
            <w:color w:val="212121"/>
            <w:szCs w:val="24"/>
            <w:lang w:val="en"/>
          </w:rPr>
          <w:delText>to achieve the</w:delText>
        </w:r>
      </w:del>
      <w:ins w:id="60" w:author="Juan Carlos Cruz Jimenez" w:date="2021-05-23T20:42:00Z">
        <w:r w:rsidR="00686B39">
          <w:rPr>
            <w:rFonts w:ascii="Arial" w:eastAsia="Palatino Linotype" w:hAnsi="Arial" w:cs="Arial"/>
            <w:color w:val="212121"/>
            <w:szCs w:val="24"/>
            <w:lang w:val="en"/>
          </w:rPr>
          <w:t>via</w:t>
        </w:r>
      </w:ins>
      <w:r w:rsidR="003F0B64" w:rsidRPr="00D53175">
        <w:rPr>
          <w:rFonts w:ascii="Arial" w:eastAsia="Palatino Linotype" w:hAnsi="Arial" w:cs="Arial"/>
          <w:color w:val="212121"/>
          <w:szCs w:val="24"/>
          <w:lang w:val="en"/>
        </w:rPr>
        <w:t xml:space="preserve"> covalent bonding</w:t>
      </w:r>
      <w:r w:rsidR="00A87AE8" w:rsidRPr="00D53175">
        <w:rPr>
          <w:rFonts w:ascii="Arial" w:eastAsia="Palatino Linotype" w:hAnsi="Arial" w:cs="Arial"/>
          <w:color w:val="212121"/>
          <w:szCs w:val="24"/>
          <w:lang w:val="en"/>
        </w:rPr>
        <w:t xml:space="preserve">. The resulting </w:t>
      </w:r>
      <w:proofErr w:type="spellStart"/>
      <w:r w:rsidR="00BE3834" w:rsidRPr="00D53175">
        <w:rPr>
          <w:rFonts w:ascii="Arial" w:eastAsia="Palatino Linotype" w:hAnsi="Arial" w:cs="Arial"/>
          <w:color w:val="212121"/>
          <w:szCs w:val="24"/>
          <w:lang w:val="en"/>
        </w:rPr>
        <w:t>bionanocomposites</w:t>
      </w:r>
      <w:proofErr w:type="spellEnd"/>
      <w:r w:rsidR="00B61B00" w:rsidRPr="00D53175">
        <w:rPr>
          <w:rFonts w:ascii="Arial" w:eastAsia="Palatino Linotype" w:hAnsi="Arial" w:cs="Arial"/>
          <w:color w:val="212121"/>
          <w:szCs w:val="24"/>
          <w:lang w:val="en"/>
        </w:rPr>
        <w:t xml:space="preserve"> (Lac-</w:t>
      </w:r>
      <w:r w:rsidR="00A87AE8" w:rsidRPr="00D53175">
        <w:rPr>
          <w:rFonts w:ascii="Arial" w:eastAsia="Palatino Linotype" w:hAnsi="Arial" w:cs="Arial"/>
          <w:color w:val="212121"/>
          <w:szCs w:val="24"/>
          <w:lang w:val="en"/>
        </w:rPr>
        <w:t xml:space="preserve">Magnetite) were </w:t>
      </w:r>
      <w:del w:id="61" w:author="Juan Carlos Cruz Jimenez" w:date="2021-05-23T20:43:00Z">
        <w:r w:rsidR="00A87AE8" w:rsidRPr="00D53175" w:rsidDel="00686B39">
          <w:rPr>
            <w:rFonts w:ascii="Arial" w:eastAsia="Palatino Linotype" w:hAnsi="Arial" w:cs="Arial"/>
            <w:color w:val="212121"/>
            <w:szCs w:val="24"/>
            <w:lang w:val="en"/>
          </w:rPr>
          <w:delText xml:space="preserve">separated </w:delText>
        </w:r>
      </w:del>
      <w:ins w:id="62" w:author="Juan Carlos Cruz Jimenez" w:date="2021-05-23T20:43:00Z">
        <w:r w:rsidR="00686B39">
          <w:rPr>
            <w:rFonts w:ascii="Arial" w:eastAsia="Palatino Linotype" w:hAnsi="Arial" w:cs="Arial"/>
            <w:color w:val="212121"/>
            <w:szCs w:val="24"/>
            <w:lang w:val="en"/>
          </w:rPr>
          <w:t>recovered</w:t>
        </w:r>
        <w:r w:rsidR="00686B39" w:rsidRPr="00D53175">
          <w:rPr>
            <w:rFonts w:ascii="Arial" w:eastAsia="Palatino Linotype" w:hAnsi="Arial" w:cs="Arial"/>
            <w:color w:val="212121"/>
            <w:szCs w:val="24"/>
            <w:lang w:val="en"/>
          </w:rPr>
          <w:t xml:space="preserve"> </w:t>
        </w:r>
      </w:ins>
      <w:r w:rsidR="00450ABE" w:rsidRPr="00D53175">
        <w:rPr>
          <w:rFonts w:ascii="Arial" w:eastAsia="Palatino Linotype" w:hAnsi="Arial" w:cs="Arial"/>
          <w:color w:val="212121"/>
          <w:szCs w:val="24"/>
          <w:lang w:val="en"/>
        </w:rPr>
        <w:t>with the aid of a strong permanent magnet</w:t>
      </w:r>
      <w:r w:rsidR="00A87AE8" w:rsidRPr="00D53175">
        <w:rPr>
          <w:rFonts w:ascii="Arial" w:eastAsia="Palatino Linotype" w:hAnsi="Arial" w:cs="Arial"/>
          <w:color w:val="212121"/>
          <w:szCs w:val="24"/>
          <w:lang w:val="en"/>
        </w:rPr>
        <w:t xml:space="preserve"> and </w:t>
      </w:r>
      <w:del w:id="63" w:author="Juan Carlos Cruz Jimenez" w:date="2021-05-23T20:43:00Z">
        <w:r w:rsidR="00450ABE" w:rsidRPr="00D53175" w:rsidDel="00686B39">
          <w:rPr>
            <w:rFonts w:ascii="Arial" w:eastAsia="Palatino Linotype" w:hAnsi="Arial" w:cs="Arial"/>
            <w:color w:val="212121"/>
            <w:szCs w:val="24"/>
            <w:lang w:val="en"/>
          </w:rPr>
          <w:delText xml:space="preserve">thoroughly </w:delText>
        </w:r>
      </w:del>
      <w:r w:rsidR="00A87AE8" w:rsidRPr="00D53175">
        <w:rPr>
          <w:rFonts w:ascii="Arial" w:eastAsia="Palatino Linotype" w:hAnsi="Arial" w:cs="Arial"/>
          <w:color w:val="212121"/>
          <w:szCs w:val="24"/>
          <w:lang w:val="en"/>
        </w:rPr>
        <w:t>washed</w:t>
      </w:r>
      <w:ins w:id="64" w:author="Juan Carlos Cruz Jimenez" w:date="2021-05-23T20:43:00Z">
        <w:r w:rsidR="00686B39">
          <w:rPr>
            <w:rFonts w:ascii="Arial" w:eastAsia="Palatino Linotype" w:hAnsi="Arial" w:cs="Arial"/>
            <w:color w:val="212121"/>
            <w:szCs w:val="24"/>
            <w:lang w:val="en"/>
          </w:rPr>
          <w:t xml:space="preserve"> </w:t>
        </w:r>
        <w:r w:rsidR="00686B39" w:rsidRPr="00D53175">
          <w:rPr>
            <w:rFonts w:ascii="Arial" w:eastAsia="Palatino Linotype" w:hAnsi="Arial" w:cs="Arial"/>
            <w:color w:val="212121"/>
            <w:szCs w:val="24"/>
            <w:lang w:val="en"/>
          </w:rPr>
          <w:t>thoroughly</w:t>
        </w:r>
      </w:ins>
      <w:r w:rsidR="00A87AE8" w:rsidRPr="00D53175">
        <w:rPr>
          <w:rFonts w:ascii="Arial" w:eastAsia="Palatino Linotype" w:hAnsi="Arial" w:cs="Arial"/>
          <w:color w:val="212121"/>
          <w:szCs w:val="24"/>
          <w:lang w:val="en"/>
        </w:rPr>
        <w:t xml:space="preserve"> with Milli</w:t>
      </w:r>
      <w:r w:rsidR="00971FB4" w:rsidRPr="00D53175">
        <w:rPr>
          <w:rFonts w:ascii="Arial" w:eastAsia="Palatino Linotype" w:hAnsi="Arial" w:cs="Arial"/>
          <w:color w:val="212121"/>
          <w:szCs w:val="24"/>
          <w:lang w:val="en"/>
        </w:rPr>
        <w:t xml:space="preserve"> </w:t>
      </w:r>
      <w:r w:rsidR="00A87AE8" w:rsidRPr="00D53175">
        <w:rPr>
          <w:rFonts w:ascii="Arial" w:eastAsia="Palatino Linotype" w:hAnsi="Arial" w:cs="Arial"/>
          <w:color w:val="212121"/>
          <w:szCs w:val="24"/>
          <w:lang w:val="en"/>
        </w:rPr>
        <w:t>Q water.</w:t>
      </w:r>
    </w:p>
    <w:p w14:paraId="25D37454" w14:textId="3369A6B1" w:rsidR="00157668" w:rsidRPr="00D53175" w:rsidRDefault="006A2A2F" w:rsidP="007F7C1F">
      <w:pPr>
        <w:pStyle w:val="Heading3"/>
        <w:numPr>
          <w:ilvl w:val="2"/>
          <w:numId w:val="24"/>
        </w:numPr>
        <w:rPr>
          <w:rFonts w:ascii="Arial" w:hAnsi="Arial" w:cs="Arial"/>
          <w:lang w:val="en"/>
        </w:rPr>
      </w:pPr>
      <w:bookmarkStart w:id="65" w:name="_Toc58721023"/>
      <w:r w:rsidRPr="00D53175">
        <w:rPr>
          <w:rFonts w:ascii="Arial" w:hAnsi="Arial" w:cs="Arial"/>
          <w:lang w:val="en-US"/>
        </w:rPr>
        <w:t xml:space="preserve">pH </w:t>
      </w:r>
      <w:r w:rsidR="000A4128" w:rsidRPr="00D53175">
        <w:rPr>
          <w:rFonts w:ascii="Arial" w:hAnsi="Arial" w:cs="Arial"/>
          <w:lang w:val="en"/>
        </w:rPr>
        <w:t xml:space="preserve">impact </w:t>
      </w:r>
      <w:r w:rsidRPr="00D53175">
        <w:rPr>
          <w:rFonts w:ascii="Arial" w:hAnsi="Arial" w:cs="Arial"/>
          <w:lang w:val="en"/>
        </w:rPr>
        <w:t>on the enzymatic activity</w:t>
      </w:r>
      <w:bookmarkEnd w:id="65"/>
    </w:p>
    <w:p w14:paraId="48AEBB90" w14:textId="2EB12224" w:rsidR="00C668D6" w:rsidRPr="00D53175" w:rsidRDefault="00152A97" w:rsidP="00C668D6">
      <w:pPr>
        <w:spacing w:line="240" w:lineRule="auto"/>
        <w:jc w:val="both"/>
        <w:rPr>
          <w:rFonts w:ascii="Arial" w:hAnsi="Arial" w:cs="Arial"/>
          <w:szCs w:val="24"/>
          <w:lang w:val="en-US"/>
        </w:rPr>
      </w:pPr>
      <w:r w:rsidRPr="00D53175">
        <w:rPr>
          <w:rFonts w:ascii="Arial" w:hAnsi="Arial" w:cs="Arial"/>
          <w:szCs w:val="24"/>
          <w:lang w:val="en-US"/>
        </w:rPr>
        <w:t xml:space="preserve">Stability of free and immobilized laccase </w:t>
      </w:r>
      <w:r w:rsidR="006300C2" w:rsidRPr="00D53175">
        <w:rPr>
          <w:rFonts w:ascii="Arial" w:eastAsia="Palatino Linotype" w:hAnsi="Arial" w:cs="Arial"/>
          <w:color w:val="212121"/>
          <w:szCs w:val="24"/>
          <w:lang w:val="en"/>
        </w:rPr>
        <w:t xml:space="preserve">(Lac-Magnetite) </w:t>
      </w:r>
      <w:r w:rsidRPr="00D53175">
        <w:rPr>
          <w:rFonts w:ascii="Arial" w:hAnsi="Arial" w:cs="Arial"/>
          <w:szCs w:val="24"/>
          <w:lang w:val="en-US"/>
        </w:rPr>
        <w:t>under different pH</w:t>
      </w:r>
      <w:r w:rsidR="00D659D4" w:rsidRPr="00D53175">
        <w:rPr>
          <w:rFonts w:ascii="Arial" w:hAnsi="Arial" w:cs="Arial"/>
          <w:szCs w:val="24"/>
          <w:lang w:val="en-US"/>
        </w:rPr>
        <w:t xml:space="preserve"> values</w:t>
      </w:r>
      <w:r w:rsidRPr="00D53175">
        <w:rPr>
          <w:rFonts w:ascii="Arial" w:hAnsi="Arial" w:cs="Arial"/>
          <w:szCs w:val="24"/>
          <w:lang w:val="en-US"/>
        </w:rPr>
        <w:t xml:space="preserve"> was examined </w:t>
      </w:r>
      <w:r w:rsidR="00D659D4" w:rsidRPr="00D53175">
        <w:rPr>
          <w:rFonts w:ascii="Arial" w:hAnsi="Arial" w:cs="Arial"/>
          <w:szCs w:val="24"/>
          <w:lang w:val="en-US"/>
        </w:rPr>
        <w:t>with the aid of</w:t>
      </w:r>
      <w:r w:rsidRPr="00D53175">
        <w:rPr>
          <w:rFonts w:ascii="Arial" w:hAnsi="Arial" w:cs="Arial"/>
          <w:szCs w:val="24"/>
          <w:lang w:val="en-US"/>
        </w:rPr>
        <w:t xml:space="preserve"> phosphate–citrate buffer solutions, at pH values of 2.0, 3.0, 4.0, 4.5, 5.0, 6.0, 7.0 and 10.0, at 25°C.</w:t>
      </w:r>
      <w:r w:rsidR="007E5477" w:rsidRPr="00D53175">
        <w:rPr>
          <w:rFonts w:ascii="Arial" w:hAnsi="Arial" w:cs="Arial"/>
          <w:szCs w:val="24"/>
          <w:lang w:val="en-US"/>
        </w:rPr>
        <w:t xml:space="preserve"> Laccase activity, of free and immobilized </w:t>
      </w:r>
      <w:r w:rsidR="007E5477" w:rsidRPr="00D53175">
        <w:rPr>
          <w:rFonts w:ascii="Arial" w:hAnsi="Arial" w:cs="Arial"/>
          <w:szCs w:val="24"/>
          <w:lang w:val="en-US"/>
        </w:rPr>
        <w:lastRenderedPageBreak/>
        <w:t xml:space="preserve">laccase, </w:t>
      </w:r>
      <w:r w:rsidR="000A57C4" w:rsidRPr="00D53175">
        <w:rPr>
          <w:rFonts w:ascii="Arial" w:hAnsi="Arial" w:cs="Arial"/>
          <w:szCs w:val="24"/>
          <w:lang w:val="en-US"/>
        </w:rPr>
        <w:t>was determined spectrophotometrically</w:t>
      </w:r>
      <w:r w:rsidR="00D659D4" w:rsidRPr="00D53175">
        <w:rPr>
          <w:rFonts w:ascii="Arial" w:hAnsi="Arial" w:cs="Arial"/>
          <w:szCs w:val="24"/>
          <w:lang w:val="en-US"/>
        </w:rPr>
        <w:t xml:space="preserve"> as described by </w:t>
      </w:r>
      <w:proofErr w:type="spellStart"/>
      <w:r w:rsidR="00D659D4" w:rsidRPr="00D53175">
        <w:rPr>
          <w:rFonts w:ascii="Arial" w:hAnsi="Arial" w:cs="Arial"/>
          <w:szCs w:val="24"/>
          <w:lang w:val="en-US"/>
        </w:rPr>
        <w:t>Moilanen</w:t>
      </w:r>
      <w:proofErr w:type="spellEnd"/>
      <w:r w:rsidR="00D659D4" w:rsidRPr="00D53175">
        <w:rPr>
          <w:rFonts w:ascii="Arial" w:hAnsi="Arial" w:cs="Arial"/>
          <w:szCs w:val="24"/>
          <w:lang w:val="en-US"/>
        </w:rPr>
        <w:t xml:space="preserve"> </w:t>
      </w:r>
      <w:r w:rsidR="00D659D4" w:rsidRPr="00D53175">
        <w:rPr>
          <w:rFonts w:ascii="Arial" w:hAnsi="Arial" w:cs="Arial"/>
          <w:i/>
          <w:szCs w:val="24"/>
          <w:lang w:val="en-US"/>
        </w:rPr>
        <w:t>et al</w:t>
      </w:r>
      <w:r w:rsidR="00D659D4" w:rsidRPr="00D53175">
        <w:rPr>
          <w:rFonts w:ascii="Arial" w:hAnsi="Arial" w:cs="Arial"/>
          <w:szCs w:val="24"/>
          <w:lang w:val="en-US"/>
        </w:rPr>
        <w:t xml:space="preserve">. </w:t>
      </w:r>
      <w:del w:id="66" w:author="Juan Carlos Cruz Jimenez" w:date="2021-05-23T20:43:00Z">
        <w:r w:rsidR="00D659D4" w:rsidRPr="00D53175" w:rsidDel="00D25265">
          <w:rPr>
            <w:rFonts w:ascii="Arial" w:hAnsi="Arial" w:cs="Arial"/>
            <w:szCs w:val="24"/>
            <w:lang w:val="en-US"/>
          </w:rPr>
          <w:delText xml:space="preserve">(2010) </w:delText>
        </w:r>
      </w:del>
      <w:r w:rsidR="00D659D4" w:rsidRPr="00D53175">
        <w:rPr>
          <w:rFonts w:ascii="Arial" w:hAnsi="Arial" w:cs="Arial"/>
          <w:szCs w:val="24"/>
          <w:lang w:val="en-US"/>
        </w:rPr>
        <w:fldChar w:fldCharType="begin" w:fldLock="1"/>
      </w:r>
      <w:r w:rsidR="00D659D4" w:rsidRPr="00D53175">
        <w:rPr>
          <w:rFonts w:ascii="Arial" w:hAnsi="Arial" w:cs="Arial"/>
          <w:szCs w:val="24"/>
          <w:lang w:val="en-US"/>
        </w:rPr>
        <w:instrText>ADDIN CSL_CITATION {"citationItems":[{"id":"ITEM-1","itemData":{"DOI":"10.1002/elsc.200900095","ISSN":"16180240","abstract":"In this study crude laccases from the white-rot fungi Cerrena unicolor and Trametes hirsuta were tested for their ability to decolorize simulated textile dye baths. The dyes used were Remazol Brilliant Blue R (RBBR) (100 mg/L), Congo Red (12.5 mg/L), Lanaset Grey (75 mg/L) and Poly R-478 (50 mg/L). The effect of redox mediators on dye decolorization by laccases was also assessed. C. unicolor laccase was able to decolorize all the dyes tested. It was especially effective towards Congo Red and RBBR with 91 and 80% of color removal in 19.5 h despite the fact that simulated textile dye baths were used. Also Poly R-478 and Lanaset Grey were partially decolorized (69 and 48%, respectively). C. unicolor laccase did not need any mediators for removing the dyes. However, T. hirsuta laccase was only able to decolorize simulated Congo Red and RBBR dye baths (91 and 45%, respectively) in 19.5 h without mediators. When using mediators the decolorization capability was enhanced substantially, e.g. Poly R-478 was decolorized by 78% in 25.5 h. On the whole, both laccases showed potential to be used in industrial applications. © 2010 Wiley-VCH Verlag GmbH &amp; Co. KGaA.","author":[{"dropping-particle":"","family":"Moilanen","given":"Ulla","non-dropping-particle":"","parse-names":false,"suffix":""},{"dropping-particle":"","family":"Osma","given":"Johann Faccelo","non-dropping-particle":"","parse-names":false,"suffix":""},{"dropping-particle":"","family":"Winquist","given":"Erika","non-dropping-particle":"","parse-names":false,"suffix":""},{"dropping-particle":"","family":"Leisola","given":"Matti","non-dropping-particle":"","parse-names":false,"suffix":""},{"dropping-particle":"","family":"Couto","given":"Susana Rodríguez","non-dropping-particle":"","parse-names":false,"suffix":""}],"container-title":"Engineering in Life Sciences","id":"ITEM-1","issue":"3","issued":{"date-parts":[["2010"]]},"page":"242-247","title":"Decolorization of simulated textile dye baths by crude laccases from Trametes hirsuta and Cerrena unicolor","type":"article-journal","volume":"10"},"uris":["http://www.mendeley.com/documents/?uuid=8374072c-8075-304f-beb9-b090c616e421"]}],"mendeley":{"formattedCitation":"[21]","plainTextFormattedCitation":"[21]","previouslyFormattedCitation":"[21]"},"properties":{"noteIndex":0},"schema":"https://github.com/citation-style-language/schema/raw/master/csl-citation.json"}</w:instrText>
      </w:r>
      <w:r w:rsidR="00D659D4" w:rsidRPr="00D53175">
        <w:rPr>
          <w:rFonts w:ascii="Arial" w:hAnsi="Arial" w:cs="Arial"/>
          <w:szCs w:val="24"/>
          <w:lang w:val="en-US"/>
        </w:rPr>
        <w:fldChar w:fldCharType="separate"/>
      </w:r>
      <w:r w:rsidR="00D659D4" w:rsidRPr="00D53175">
        <w:rPr>
          <w:rFonts w:ascii="Arial" w:hAnsi="Arial" w:cs="Arial"/>
          <w:noProof/>
          <w:szCs w:val="24"/>
          <w:lang w:val="en-US"/>
        </w:rPr>
        <w:t>[21]</w:t>
      </w:r>
      <w:r w:rsidR="00D659D4" w:rsidRPr="00D53175">
        <w:rPr>
          <w:rFonts w:ascii="Arial" w:hAnsi="Arial" w:cs="Arial"/>
          <w:szCs w:val="24"/>
          <w:lang w:val="en-US"/>
        </w:rPr>
        <w:fldChar w:fldCharType="end"/>
      </w:r>
      <w:r w:rsidR="000A57C4" w:rsidRPr="00D53175">
        <w:rPr>
          <w:rFonts w:ascii="Arial" w:hAnsi="Arial" w:cs="Arial"/>
          <w:szCs w:val="24"/>
          <w:lang w:val="en-US"/>
        </w:rPr>
        <w:t xml:space="preserve"> at 436 nm using a GENESYS 10S UV-Vis v4.004 2L5R078128 (Thermo SCIENTIFIC, USA)</w:t>
      </w:r>
      <w:del w:id="67" w:author="Juan Carlos Cruz Jimenez" w:date="2021-05-23T20:43:00Z">
        <w:r w:rsidR="000A57C4" w:rsidRPr="00D53175" w:rsidDel="00D25265">
          <w:rPr>
            <w:rFonts w:ascii="Arial" w:hAnsi="Arial" w:cs="Arial"/>
            <w:szCs w:val="24"/>
            <w:lang w:val="en-US"/>
          </w:rPr>
          <w:delText xml:space="preserve">, </w:delText>
        </w:r>
      </w:del>
      <w:r w:rsidR="000A57C4" w:rsidRPr="00D53175">
        <w:rPr>
          <w:rFonts w:ascii="Arial" w:hAnsi="Arial" w:cs="Arial"/>
          <w:szCs w:val="24"/>
          <w:lang w:val="en-US"/>
        </w:rPr>
        <w:t xml:space="preserve">. One activity unit was defined as </w:t>
      </w:r>
      <w:r w:rsidR="008C21BB" w:rsidRPr="00D53175">
        <w:rPr>
          <w:rFonts w:ascii="Arial" w:hAnsi="Arial" w:cs="Arial"/>
          <w:szCs w:val="24"/>
          <w:lang w:val="en-US"/>
        </w:rPr>
        <w:t>the amount of enzyme that oxidiz</w:t>
      </w:r>
      <w:r w:rsidR="000A57C4" w:rsidRPr="00D53175">
        <w:rPr>
          <w:rFonts w:ascii="Arial" w:hAnsi="Arial" w:cs="Arial"/>
          <w:szCs w:val="24"/>
          <w:lang w:val="en-US"/>
        </w:rPr>
        <w:t xml:space="preserve">ed 1 </w:t>
      </w:r>
      <w:r w:rsidR="00A00A4D" w:rsidRPr="00D53175">
        <w:rPr>
          <w:rFonts w:ascii="Arial" w:hAnsi="Arial" w:cs="Arial"/>
          <w:szCs w:val="24"/>
          <w:lang w:val="en-US"/>
        </w:rPr>
        <w:t>µ</w:t>
      </w:r>
      <w:r w:rsidR="000A57C4" w:rsidRPr="00D53175">
        <w:rPr>
          <w:rFonts w:ascii="Arial" w:hAnsi="Arial" w:cs="Arial"/>
          <w:szCs w:val="24"/>
          <w:lang w:val="en-US"/>
        </w:rPr>
        <w:t>mol of ABTS per min. The activities were expressed in U/L.</w:t>
      </w:r>
      <w:r w:rsidR="007E5477" w:rsidRPr="00D53175">
        <w:rPr>
          <w:rFonts w:ascii="Arial" w:hAnsi="Arial" w:cs="Arial"/>
          <w:szCs w:val="24"/>
          <w:lang w:val="en-US"/>
        </w:rPr>
        <w:t xml:space="preserve"> </w:t>
      </w:r>
      <w:r w:rsidR="00C668D6" w:rsidRPr="00D53175">
        <w:rPr>
          <w:rFonts w:ascii="Arial" w:hAnsi="Arial" w:cs="Arial"/>
          <w:szCs w:val="24"/>
          <w:lang w:val="en-US"/>
        </w:rPr>
        <w:t xml:space="preserve">All measurements were carried out </w:t>
      </w:r>
      <w:r w:rsidR="00D659D4" w:rsidRPr="00D53175">
        <w:rPr>
          <w:rFonts w:ascii="Arial" w:hAnsi="Arial" w:cs="Arial"/>
          <w:szCs w:val="24"/>
          <w:lang w:val="en-US"/>
        </w:rPr>
        <w:t xml:space="preserve">in </w:t>
      </w:r>
      <w:r w:rsidR="00C668D6" w:rsidRPr="00D53175">
        <w:rPr>
          <w:rFonts w:ascii="Arial" w:hAnsi="Arial" w:cs="Arial"/>
          <w:szCs w:val="24"/>
          <w:lang w:val="en-US"/>
        </w:rPr>
        <w:t>triplicate.</w:t>
      </w:r>
    </w:p>
    <w:p w14:paraId="475E6254" w14:textId="2E1D5118" w:rsidR="00C452A8" w:rsidRPr="00D53175" w:rsidRDefault="00C452A8" w:rsidP="007F7C1F">
      <w:pPr>
        <w:pStyle w:val="Heading2"/>
        <w:numPr>
          <w:ilvl w:val="1"/>
          <w:numId w:val="24"/>
        </w:numPr>
        <w:rPr>
          <w:rFonts w:ascii="Arial" w:hAnsi="Arial" w:cs="Arial"/>
          <w:szCs w:val="24"/>
          <w:lang w:val="en-US"/>
        </w:rPr>
      </w:pPr>
      <w:bookmarkStart w:id="68" w:name="_Toc58721024"/>
      <w:r w:rsidRPr="00D53175">
        <w:rPr>
          <w:rFonts w:ascii="Arial" w:hAnsi="Arial" w:cs="Arial"/>
          <w:szCs w:val="24"/>
          <w:lang w:val="en-US"/>
        </w:rPr>
        <w:t>Microreactors design and manufacture</w:t>
      </w:r>
      <w:bookmarkEnd w:id="68"/>
    </w:p>
    <w:p w14:paraId="6E440D2E" w14:textId="40AA6790" w:rsidR="00BC6237" w:rsidRPr="00D53175" w:rsidRDefault="00BC6237" w:rsidP="007F7C1F">
      <w:pPr>
        <w:pStyle w:val="Heading3"/>
        <w:numPr>
          <w:ilvl w:val="2"/>
          <w:numId w:val="24"/>
        </w:numPr>
        <w:rPr>
          <w:rFonts w:ascii="Arial" w:hAnsi="Arial" w:cs="Arial"/>
          <w:lang w:val="en-US"/>
        </w:rPr>
      </w:pPr>
      <w:bookmarkStart w:id="69" w:name="_Toc58721025"/>
      <w:r w:rsidRPr="00D53175">
        <w:rPr>
          <w:rFonts w:ascii="Arial" w:hAnsi="Arial" w:cs="Arial"/>
          <w:lang w:val="en-US"/>
        </w:rPr>
        <w:t>Micro</w:t>
      </w:r>
      <w:r w:rsidR="00DC4EB7" w:rsidRPr="00D53175">
        <w:rPr>
          <w:rFonts w:ascii="Arial" w:hAnsi="Arial" w:cs="Arial"/>
          <w:lang w:val="en-US"/>
        </w:rPr>
        <w:t>reactor</w:t>
      </w:r>
      <w:r w:rsidRPr="00D53175">
        <w:rPr>
          <w:rFonts w:ascii="Arial" w:hAnsi="Arial" w:cs="Arial"/>
          <w:lang w:val="en-US"/>
        </w:rPr>
        <w:t xml:space="preserve"> geometry design and simulation</w:t>
      </w:r>
      <w:bookmarkEnd w:id="69"/>
    </w:p>
    <w:p w14:paraId="0EB6A01B" w14:textId="53418B72" w:rsidR="00E85619" w:rsidRDefault="00B65039" w:rsidP="00AC3034">
      <w:pPr>
        <w:jc w:val="both"/>
        <w:rPr>
          <w:rFonts w:ascii="Arial" w:eastAsia="Palatino Linotype" w:hAnsi="Arial" w:cs="Arial"/>
          <w:color w:val="212121"/>
          <w:szCs w:val="24"/>
          <w:lang w:val="en"/>
        </w:rPr>
      </w:pPr>
      <w:r w:rsidRPr="00D53175">
        <w:rPr>
          <w:rFonts w:ascii="Arial" w:hAnsi="Arial" w:cs="Arial"/>
          <w:szCs w:val="24"/>
          <w:lang w:val="en-US"/>
        </w:rPr>
        <w:t>Three different geometries</w:t>
      </w:r>
      <w:ins w:id="70" w:author="Juan Carlos Cruz Jimenez" w:date="2021-05-23T20:44:00Z">
        <w:r w:rsidR="00D25265">
          <w:rPr>
            <w:rFonts w:ascii="Arial" w:hAnsi="Arial" w:cs="Arial"/>
            <w:szCs w:val="24"/>
            <w:lang w:val="en-US"/>
          </w:rPr>
          <w:t xml:space="preserve"> </w:t>
        </w:r>
        <w:r w:rsidR="00D25265" w:rsidRPr="00D53175">
          <w:rPr>
            <w:rFonts w:ascii="Arial" w:hAnsi="Arial" w:cs="Arial"/>
            <w:szCs w:val="24"/>
            <w:lang w:val="en-US"/>
          </w:rPr>
          <w:t>for the torus microreactor</w:t>
        </w:r>
      </w:ins>
      <w:r w:rsidRPr="00D53175">
        <w:rPr>
          <w:rFonts w:ascii="Arial" w:hAnsi="Arial" w:cs="Arial"/>
          <w:szCs w:val="24"/>
          <w:lang w:val="en-US"/>
        </w:rPr>
        <w:t xml:space="preserve"> were studied </w:t>
      </w:r>
      <w:r w:rsidRPr="00D53175">
        <w:rPr>
          <w:rFonts w:ascii="Arial" w:hAnsi="Arial" w:cs="Arial"/>
          <w:i/>
          <w:szCs w:val="24"/>
          <w:lang w:val="en-US"/>
        </w:rPr>
        <w:t>in silico</w:t>
      </w:r>
      <w:r w:rsidRPr="00D53175">
        <w:rPr>
          <w:rFonts w:ascii="Arial" w:hAnsi="Arial" w:cs="Arial"/>
          <w:szCs w:val="24"/>
          <w:lang w:val="en-US"/>
        </w:rPr>
        <w:t xml:space="preserve"> via </w:t>
      </w:r>
      <w:proofErr w:type="spellStart"/>
      <w:r w:rsidRPr="00D53175">
        <w:rPr>
          <w:rFonts w:ascii="Arial" w:hAnsi="Arial" w:cs="Arial"/>
          <w:szCs w:val="24"/>
          <w:lang w:val="en-US"/>
        </w:rPr>
        <w:t>Comsol</w:t>
      </w:r>
      <w:proofErr w:type="spellEnd"/>
      <w:r w:rsidRPr="00D53175">
        <w:rPr>
          <w:rFonts w:ascii="Arial" w:hAnsi="Arial" w:cs="Arial"/>
          <w:szCs w:val="24"/>
          <w:lang w:val="en-US"/>
        </w:rPr>
        <w:t xml:space="preserve"> Multiphysics 5.3®</w:t>
      </w:r>
      <w:del w:id="71" w:author="Juan Carlos Cruz Jimenez" w:date="2021-05-23T20:44:00Z">
        <w:r w:rsidRPr="00D53175" w:rsidDel="00D25265">
          <w:rPr>
            <w:rFonts w:ascii="Arial" w:hAnsi="Arial" w:cs="Arial"/>
            <w:szCs w:val="24"/>
            <w:lang w:val="en-US"/>
          </w:rPr>
          <w:delText xml:space="preserve"> for the torus microreactor</w:delText>
        </w:r>
      </w:del>
      <w:r w:rsidR="00255580" w:rsidRPr="00D53175">
        <w:rPr>
          <w:rFonts w:ascii="Arial" w:eastAsia="Palatino Linotype" w:hAnsi="Arial" w:cs="Arial"/>
          <w:color w:val="212121"/>
          <w:szCs w:val="24"/>
          <w:lang w:val="en"/>
        </w:rPr>
        <w:t xml:space="preserve">. </w:t>
      </w:r>
      <w:r w:rsidR="00255580" w:rsidRPr="00D53175">
        <w:rPr>
          <w:rFonts w:ascii="Arial" w:hAnsi="Arial" w:cs="Arial"/>
          <w:szCs w:val="24"/>
          <w:lang w:val="en-US"/>
        </w:rPr>
        <w:fldChar w:fldCharType="begin"/>
      </w:r>
      <w:r w:rsidR="00255580" w:rsidRPr="00D53175">
        <w:rPr>
          <w:rFonts w:ascii="Arial" w:eastAsia="Palatino Linotype" w:hAnsi="Arial" w:cs="Arial"/>
          <w:color w:val="212121"/>
          <w:szCs w:val="24"/>
          <w:lang w:val="en"/>
        </w:rPr>
        <w:instrText xml:space="preserve"> REF _Ref48242349 \h </w:instrText>
      </w:r>
      <w:r w:rsidR="00255580" w:rsidRPr="00D53175">
        <w:rPr>
          <w:rFonts w:ascii="Arial" w:hAnsi="Arial" w:cs="Arial"/>
          <w:szCs w:val="24"/>
          <w:lang w:val="en-US"/>
        </w:rPr>
        <w:instrText xml:space="preserve"> \* MERGEFORMAT </w:instrText>
      </w:r>
      <w:r w:rsidR="00255580" w:rsidRPr="00D53175">
        <w:rPr>
          <w:rFonts w:ascii="Arial" w:hAnsi="Arial" w:cs="Arial"/>
          <w:szCs w:val="24"/>
          <w:lang w:val="en-US"/>
        </w:rPr>
      </w:r>
      <w:r w:rsidR="00255580" w:rsidRPr="00D53175">
        <w:rPr>
          <w:rFonts w:ascii="Arial" w:hAnsi="Arial" w:cs="Arial"/>
          <w:szCs w:val="24"/>
          <w:lang w:val="en-US"/>
        </w:rPr>
        <w:fldChar w:fldCharType="separate"/>
      </w:r>
      <w:r w:rsidR="00017089" w:rsidRPr="00D53175">
        <w:rPr>
          <w:rFonts w:ascii="Arial" w:hAnsi="Arial" w:cs="Arial"/>
          <w:szCs w:val="24"/>
          <w:lang w:val="en-US"/>
        </w:rPr>
        <w:t xml:space="preserve">Figure </w:t>
      </w:r>
      <w:r w:rsidR="00017089" w:rsidRPr="00D53175">
        <w:rPr>
          <w:rFonts w:ascii="Arial" w:hAnsi="Arial" w:cs="Arial"/>
          <w:noProof/>
          <w:szCs w:val="24"/>
          <w:lang w:val="en-US"/>
        </w:rPr>
        <w:t>1</w:t>
      </w:r>
      <w:r w:rsidR="00255580" w:rsidRPr="00D53175">
        <w:rPr>
          <w:rFonts w:ascii="Arial" w:hAnsi="Arial" w:cs="Arial"/>
          <w:szCs w:val="24"/>
          <w:lang w:val="en-US"/>
        </w:rPr>
        <w:fldChar w:fldCharType="end"/>
      </w:r>
      <w:r w:rsidR="00593182" w:rsidRPr="00D53175">
        <w:rPr>
          <w:rFonts w:ascii="Arial" w:eastAsia="Palatino Linotype" w:hAnsi="Arial" w:cs="Arial"/>
          <w:color w:val="212121"/>
          <w:szCs w:val="24"/>
          <w:lang w:val="en"/>
        </w:rPr>
        <w:t xml:space="preserve"> shows such geometries, namely, </w:t>
      </w:r>
      <w:r w:rsidR="00593182" w:rsidRPr="00D53175">
        <w:rPr>
          <w:rFonts w:ascii="Arial" w:eastAsia="Palatino Linotype" w:hAnsi="Arial" w:cs="Arial"/>
          <w:color w:val="212121"/>
          <w:szCs w:val="24"/>
          <w:lang w:val="en-US"/>
        </w:rPr>
        <w:t>o</w:t>
      </w:r>
      <w:r w:rsidR="008152BC" w:rsidRPr="00D53175">
        <w:rPr>
          <w:rFonts w:ascii="Arial" w:eastAsia="Palatino Linotype" w:hAnsi="Arial" w:cs="Arial"/>
          <w:color w:val="212121"/>
          <w:szCs w:val="24"/>
          <w:lang w:val="en-US"/>
        </w:rPr>
        <w:t>ne</w:t>
      </w:r>
      <w:r w:rsidR="00504675" w:rsidRPr="00D53175">
        <w:rPr>
          <w:rFonts w:ascii="Arial" w:eastAsia="Palatino Linotype" w:hAnsi="Arial" w:cs="Arial"/>
          <w:color w:val="212121"/>
          <w:szCs w:val="24"/>
          <w:lang w:val="en"/>
        </w:rPr>
        <w:t>-</w:t>
      </w:r>
      <w:r w:rsidR="00BC6237" w:rsidRPr="00D53175">
        <w:rPr>
          <w:rFonts w:ascii="Arial" w:eastAsia="Palatino Linotype" w:hAnsi="Arial" w:cs="Arial"/>
          <w:color w:val="212121"/>
          <w:szCs w:val="24"/>
          <w:lang w:val="en"/>
        </w:rPr>
        <w:t xml:space="preserve">loop, </w:t>
      </w:r>
      <w:r w:rsidR="008152BC" w:rsidRPr="00D53175">
        <w:rPr>
          <w:rFonts w:ascii="Arial" w:eastAsia="Palatino Linotype" w:hAnsi="Arial" w:cs="Arial"/>
          <w:color w:val="212121"/>
          <w:szCs w:val="24"/>
          <w:lang w:val="en"/>
        </w:rPr>
        <w:t>two</w:t>
      </w:r>
      <w:r w:rsidR="00504675" w:rsidRPr="00D53175">
        <w:rPr>
          <w:rFonts w:ascii="Arial" w:eastAsia="Palatino Linotype" w:hAnsi="Arial" w:cs="Arial"/>
          <w:color w:val="212121"/>
          <w:szCs w:val="24"/>
          <w:lang w:val="en"/>
        </w:rPr>
        <w:t>-</w:t>
      </w:r>
      <w:r w:rsidR="00BC6237" w:rsidRPr="00D53175">
        <w:rPr>
          <w:rFonts w:ascii="Arial" w:eastAsia="Palatino Linotype" w:hAnsi="Arial" w:cs="Arial"/>
          <w:color w:val="212121"/>
          <w:szCs w:val="24"/>
          <w:lang w:val="en"/>
        </w:rPr>
        <w:t>horizontal</w:t>
      </w:r>
      <w:r w:rsidR="00504675" w:rsidRPr="00D53175">
        <w:rPr>
          <w:rFonts w:ascii="Arial" w:eastAsia="Palatino Linotype" w:hAnsi="Arial" w:cs="Arial"/>
          <w:color w:val="212121"/>
          <w:szCs w:val="24"/>
          <w:lang w:val="en"/>
        </w:rPr>
        <w:t>-loop</w:t>
      </w:r>
      <w:r w:rsidR="00F0025D" w:rsidRPr="00D53175">
        <w:rPr>
          <w:rFonts w:ascii="Arial" w:eastAsia="Palatino Linotype" w:hAnsi="Arial" w:cs="Arial"/>
          <w:color w:val="212121"/>
          <w:szCs w:val="24"/>
          <w:lang w:val="en"/>
        </w:rPr>
        <w:t>,</w:t>
      </w:r>
      <w:r w:rsidR="00BC6237" w:rsidRPr="00D53175">
        <w:rPr>
          <w:rFonts w:ascii="Arial" w:eastAsia="Palatino Linotype" w:hAnsi="Arial" w:cs="Arial"/>
          <w:color w:val="212121"/>
          <w:szCs w:val="24"/>
          <w:lang w:val="en"/>
        </w:rPr>
        <w:t xml:space="preserve"> and </w:t>
      </w:r>
      <w:r w:rsidR="008152BC" w:rsidRPr="00D53175">
        <w:rPr>
          <w:rFonts w:ascii="Arial" w:eastAsia="Palatino Linotype" w:hAnsi="Arial" w:cs="Arial"/>
          <w:color w:val="212121"/>
          <w:szCs w:val="24"/>
          <w:lang w:val="en"/>
        </w:rPr>
        <w:t>two</w:t>
      </w:r>
      <w:r w:rsidR="00504675" w:rsidRPr="00D53175">
        <w:rPr>
          <w:rFonts w:ascii="Arial" w:eastAsia="Palatino Linotype" w:hAnsi="Arial" w:cs="Arial"/>
          <w:color w:val="212121"/>
          <w:szCs w:val="24"/>
          <w:lang w:val="en"/>
        </w:rPr>
        <w:t>-</w:t>
      </w:r>
      <w:r w:rsidR="00BC6237" w:rsidRPr="00D53175">
        <w:rPr>
          <w:rFonts w:ascii="Arial" w:eastAsia="Palatino Linotype" w:hAnsi="Arial" w:cs="Arial"/>
          <w:color w:val="212121"/>
          <w:szCs w:val="24"/>
          <w:lang w:val="en"/>
        </w:rPr>
        <w:t>vertical</w:t>
      </w:r>
      <w:r w:rsidR="00504675" w:rsidRPr="00D53175">
        <w:rPr>
          <w:rFonts w:ascii="Arial" w:eastAsia="Palatino Linotype" w:hAnsi="Arial" w:cs="Arial"/>
          <w:color w:val="212121"/>
          <w:szCs w:val="24"/>
          <w:lang w:val="en"/>
        </w:rPr>
        <w:t>-</w:t>
      </w:r>
      <w:r w:rsidR="00BC6237" w:rsidRPr="00D53175">
        <w:rPr>
          <w:rFonts w:ascii="Arial" w:eastAsia="Palatino Linotype" w:hAnsi="Arial" w:cs="Arial"/>
          <w:color w:val="212121"/>
          <w:szCs w:val="24"/>
          <w:lang w:val="en"/>
        </w:rPr>
        <w:t xml:space="preserve">loop </w:t>
      </w:r>
      <w:r w:rsidR="00584F11" w:rsidRPr="00D53175">
        <w:rPr>
          <w:rFonts w:ascii="Arial" w:eastAsia="Palatino Linotype" w:hAnsi="Arial" w:cs="Arial"/>
          <w:color w:val="212121"/>
          <w:szCs w:val="24"/>
          <w:lang w:val="en"/>
        </w:rPr>
        <w:t>microreactors</w:t>
      </w:r>
      <w:r w:rsidR="00A11B49" w:rsidRPr="00D53175">
        <w:rPr>
          <w:rFonts w:ascii="Arial" w:eastAsia="Palatino Linotype" w:hAnsi="Arial" w:cs="Arial"/>
          <w:color w:val="212121"/>
          <w:szCs w:val="24"/>
          <w:lang w:val="en"/>
        </w:rPr>
        <w:t xml:space="preserve">. </w:t>
      </w:r>
      <w:r w:rsidR="00DA3E1B" w:rsidRPr="00D53175">
        <w:rPr>
          <w:rFonts w:ascii="Arial" w:eastAsia="Palatino Linotype" w:hAnsi="Arial" w:cs="Arial"/>
          <w:color w:val="212121"/>
          <w:szCs w:val="24"/>
          <w:lang w:val="en"/>
        </w:rPr>
        <w:t xml:space="preserve">For each </w:t>
      </w:r>
      <w:r w:rsidR="00A719BB" w:rsidRPr="00D53175">
        <w:rPr>
          <w:rFonts w:ascii="Arial" w:eastAsia="Palatino Linotype" w:hAnsi="Arial" w:cs="Arial"/>
          <w:color w:val="212121"/>
          <w:szCs w:val="24"/>
          <w:lang w:val="en"/>
        </w:rPr>
        <w:t>microreactor</w:t>
      </w:r>
      <w:r w:rsidR="00593182" w:rsidRPr="00D53175">
        <w:rPr>
          <w:rFonts w:ascii="Arial" w:eastAsia="Palatino Linotype" w:hAnsi="Arial" w:cs="Arial"/>
          <w:color w:val="212121"/>
          <w:szCs w:val="24"/>
          <w:lang w:val="en"/>
        </w:rPr>
        <w:t>,</w:t>
      </w:r>
      <w:r w:rsidR="00DA3E1B" w:rsidRPr="00D53175">
        <w:rPr>
          <w:rFonts w:ascii="Arial" w:eastAsia="Palatino Linotype" w:hAnsi="Arial" w:cs="Arial"/>
          <w:color w:val="212121"/>
          <w:szCs w:val="24"/>
          <w:lang w:val="en"/>
        </w:rPr>
        <w:t xml:space="preserve"> </w:t>
      </w:r>
      <w:r w:rsidR="00593182" w:rsidRPr="00D53175">
        <w:rPr>
          <w:rFonts w:ascii="Arial" w:eastAsia="Palatino Linotype" w:hAnsi="Arial" w:cs="Arial"/>
          <w:color w:val="212121"/>
          <w:szCs w:val="24"/>
          <w:lang w:val="en"/>
        </w:rPr>
        <w:t xml:space="preserve">the </w:t>
      </w:r>
      <w:r w:rsidR="00434EA3" w:rsidRPr="00D53175">
        <w:rPr>
          <w:rFonts w:ascii="Arial" w:eastAsia="Palatino Linotype" w:hAnsi="Arial" w:cs="Arial"/>
          <w:color w:val="212121"/>
          <w:szCs w:val="24"/>
          <w:lang w:val="en"/>
        </w:rPr>
        <w:t>C</w:t>
      </w:r>
      <w:r w:rsidR="00DA3E1B" w:rsidRPr="00D53175">
        <w:rPr>
          <w:rFonts w:ascii="Arial" w:eastAsia="Palatino Linotype" w:hAnsi="Arial" w:cs="Arial"/>
          <w:color w:val="212121"/>
          <w:szCs w:val="24"/>
          <w:lang w:val="en"/>
        </w:rPr>
        <w:t xml:space="preserve">omputational </w:t>
      </w:r>
      <w:r w:rsidR="00434EA3" w:rsidRPr="00D53175">
        <w:rPr>
          <w:rFonts w:ascii="Arial" w:eastAsia="Palatino Linotype" w:hAnsi="Arial" w:cs="Arial"/>
          <w:color w:val="212121"/>
          <w:szCs w:val="24"/>
          <w:lang w:val="en"/>
        </w:rPr>
        <w:t>F</w:t>
      </w:r>
      <w:r w:rsidR="00DA3E1B" w:rsidRPr="00D53175">
        <w:rPr>
          <w:rFonts w:ascii="Arial" w:eastAsia="Palatino Linotype" w:hAnsi="Arial" w:cs="Arial"/>
          <w:color w:val="212121"/>
          <w:szCs w:val="24"/>
          <w:lang w:val="en"/>
        </w:rPr>
        <w:t xml:space="preserve">luid </w:t>
      </w:r>
      <w:r w:rsidR="00434EA3" w:rsidRPr="00D53175">
        <w:rPr>
          <w:rFonts w:ascii="Arial" w:eastAsia="Palatino Linotype" w:hAnsi="Arial" w:cs="Arial"/>
          <w:color w:val="212121"/>
          <w:szCs w:val="24"/>
          <w:lang w:val="en"/>
        </w:rPr>
        <w:t>D</w:t>
      </w:r>
      <w:r w:rsidR="00DA3E1B" w:rsidRPr="00D53175">
        <w:rPr>
          <w:rFonts w:ascii="Arial" w:eastAsia="Palatino Linotype" w:hAnsi="Arial" w:cs="Arial"/>
          <w:color w:val="212121"/>
          <w:szCs w:val="24"/>
          <w:lang w:val="en"/>
        </w:rPr>
        <w:t>ynamics (CFD)</w:t>
      </w:r>
      <w:r w:rsidR="00434EA3" w:rsidRPr="00D53175">
        <w:rPr>
          <w:rFonts w:ascii="Arial" w:eastAsia="Palatino Linotype" w:hAnsi="Arial" w:cs="Arial"/>
          <w:color w:val="212121"/>
          <w:szCs w:val="24"/>
          <w:lang w:val="en"/>
        </w:rPr>
        <w:t xml:space="preserve"> and</w:t>
      </w:r>
      <w:r w:rsidR="00DA3E1B" w:rsidRPr="00D53175">
        <w:rPr>
          <w:rFonts w:ascii="Arial" w:eastAsia="Palatino Linotype" w:hAnsi="Arial" w:cs="Arial"/>
          <w:color w:val="212121"/>
          <w:szCs w:val="24"/>
          <w:lang w:val="en"/>
        </w:rPr>
        <w:t xml:space="preserve"> </w:t>
      </w:r>
      <w:r w:rsidR="00434EA3" w:rsidRPr="00D53175">
        <w:rPr>
          <w:rFonts w:ascii="Arial" w:eastAsia="Palatino Linotype" w:hAnsi="Arial" w:cs="Arial"/>
          <w:color w:val="212121"/>
          <w:szCs w:val="24"/>
          <w:lang w:val="en"/>
        </w:rPr>
        <w:t>M</w:t>
      </w:r>
      <w:r w:rsidR="00DA3E1B" w:rsidRPr="00D53175">
        <w:rPr>
          <w:rFonts w:ascii="Arial" w:eastAsia="Palatino Linotype" w:hAnsi="Arial" w:cs="Arial"/>
          <w:color w:val="212121"/>
          <w:szCs w:val="24"/>
          <w:lang w:val="en"/>
        </w:rPr>
        <w:t xml:space="preserve">agnetic </w:t>
      </w:r>
      <w:r w:rsidR="0025679D" w:rsidRPr="00D53175">
        <w:rPr>
          <w:rFonts w:ascii="Arial" w:eastAsia="Palatino Linotype" w:hAnsi="Arial" w:cs="Arial"/>
          <w:color w:val="212121"/>
          <w:szCs w:val="24"/>
          <w:lang w:val="en"/>
        </w:rPr>
        <w:t>F</w:t>
      </w:r>
      <w:r w:rsidR="00DA3E1B" w:rsidRPr="00D53175">
        <w:rPr>
          <w:rFonts w:ascii="Arial" w:eastAsia="Palatino Linotype" w:hAnsi="Arial" w:cs="Arial"/>
          <w:color w:val="212121"/>
          <w:szCs w:val="24"/>
          <w:lang w:val="en"/>
        </w:rPr>
        <w:t>ield</w:t>
      </w:r>
      <w:r w:rsidR="00434EA3" w:rsidRPr="00D53175">
        <w:rPr>
          <w:rFonts w:ascii="Arial" w:eastAsia="Palatino Linotype" w:hAnsi="Arial" w:cs="Arial"/>
          <w:color w:val="212121"/>
          <w:szCs w:val="24"/>
          <w:lang w:val="en"/>
        </w:rPr>
        <w:t>, no current</w:t>
      </w:r>
      <w:r w:rsidR="00CF3F9F" w:rsidRPr="00D53175">
        <w:rPr>
          <w:rFonts w:ascii="Arial" w:eastAsia="Palatino Linotype" w:hAnsi="Arial" w:cs="Arial"/>
          <w:color w:val="212121"/>
          <w:szCs w:val="24"/>
          <w:lang w:val="en"/>
        </w:rPr>
        <w:t xml:space="preserve"> (MF)</w:t>
      </w:r>
      <w:r w:rsidR="00DA3E1B" w:rsidRPr="00D53175">
        <w:rPr>
          <w:rFonts w:ascii="Arial" w:eastAsia="Palatino Linotype" w:hAnsi="Arial" w:cs="Arial"/>
          <w:color w:val="212121"/>
          <w:szCs w:val="24"/>
          <w:lang w:val="en"/>
        </w:rPr>
        <w:t xml:space="preserve"> </w:t>
      </w:r>
      <w:r w:rsidR="00593182" w:rsidRPr="00D53175">
        <w:rPr>
          <w:rFonts w:ascii="Arial" w:eastAsia="Palatino Linotype" w:hAnsi="Arial" w:cs="Arial"/>
          <w:color w:val="212121"/>
          <w:szCs w:val="24"/>
          <w:lang w:val="en"/>
        </w:rPr>
        <w:t xml:space="preserve">modules of </w:t>
      </w:r>
      <w:proofErr w:type="spellStart"/>
      <w:r w:rsidR="00593182" w:rsidRPr="00D53175">
        <w:rPr>
          <w:rFonts w:ascii="Arial" w:eastAsia="Palatino Linotype" w:hAnsi="Arial" w:cs="Arial"/>
          <w:color w:val="212121"/>
          <w:szCs w:val="24"/>
          <w:lang w:val="en"/>
        </w:rPr>
        <w:t>Comsol</w:t>
      </w:r>
      <w:proofErr w:type="spellEnd"/>
      <w:r w:rsidR="00593182" w:rsidRPr="00D53175">
        <w:rPr>
          <w:rFonts w:ascii="Arial" w:eastAsia="Palatino Linotype" w:hAnsi="Arial" w:cs="Arial"/>
          <w:color w:val="212121"/>
          <w:szCs w:val="24"/>
          <w:lang w:val="en"/>
        </w:rPr>
        <w:t xml:space="preserve">® </w:t>
      </w:r>
      <w:r w:rsidR="00DA3E1B" w:rsidRPr="00D53175">
        <w:rPr>
          <w:rFonts w:ascii="Arial" w:eastAsia="Palatino Linotype" w:hAnsi="Arial" w:cs="Arial"/>
          <w:color w:val="212121"/>
          <w:szCs w:val="24"/>
          <w:lang w:val="en"/>
        </w:rPr>
        <w:t xml:space="preserve">were </w:t>
      </w:r>
      <w:r w:rsidR="004C5421" w:rsidRPr="00D53175">
        <w:rPr>
          <w:rFonts w:ascii="Arial" w:eastAsia="Palatino Linotype" w:hAnsi="Arial" w:cs="Arial"/>
          <w:color w:val="212121"/>
          <w:szCs w:val="24"/>
          <w:lang w:val="en"/>
        </w:rPr>
        <w:t>coupled to simultaneously simulate the hydrodynamics and impact of the imposed magnetic fields, respectively</w:t>
      </w:r>
      <w:r w:rsidR="00DA3E1B" w:rsidRPr="00D53175">
        <w:rPr>
          <w:rFonts w:ascii="Arial" w:eastAsia="Palatino Linotype" w:hAnsi="Arial" w:cs="Arial"/>
          <w:color w:val="212121"/>
          <w:szCs w:val="24"/>
          <w:lang w:val="en"/>
        </w:rPr>
        <w:t>.</w:t>
      </w:r>
      <w:r w:rsidR="000400C2" w:rsidRPr="00D53175">
        <w:rPr>
          <w:rFonts w:ascii="Arial" w:eastAsia="Palatino Linotype" w:hAnsi="Arial" w:cs="Arial"/>
          <w:color w:val="212121"/>
          <w:szCs w:val="24"/>
          <w:lang w:val="en"/>
        </w:rPr>
        <w:t xml:space="preserve"> </w:t>
      </w:r>
      <w:r w:rsidR="00593182" w:rsidRPr="00D53175">
        <w:rPr>
          <w:rFonts w:ascii="Arial" w:eastAsia="Palatino Linotype" w:hAnsi="Arial" w:cs="Arial"/>
          <w:color w:val="212121"/>
          <w:szCs w:val="24"/>
          <w:lang w:val="en"/>
        </w:rPr>
        <w:t xml:space="preserve">To evaluate the impact of magnetic </w:t>
      </w:r>
      <w:r w:rsidR="00E85619" w:rsidRPr="00D53175">
        <w:rPr>
          <w:rFonts w:ascii="Arial" w:eastAsia="Palatino Linotype" w:hAnsi="Arial" w:cs="Arial"/>
          <w:color w:val="212121"/>
          <w:szCs w:val="24"/>
          <w:lang w:val="en"/>
        </w:rPr>
        <w:t>fields on</w:t>
      </w:r>
      <w:r w:rsidR="00593182" w:rsidRPr="00D53175">
        <w:rPr>
          <w:rFonts w:ascii="Arial" w:eastAsia="Palatino Linotype" w:hAnsi="Arial" w:cs="Arial"/>
          <w:color w:val="212121"/>
          <w:szCs w:val="24"/>
          <w:lang w:val="en"/>
        </w:rPr>
        <w:t xml:space="preserve"> the transport of the</w:t>
      </w:r>
      <w:r w:rsidR="004C5421" w:rsidRPr="00D53175">
        <w:rPr>
          <w:rFonts w:ascii="Arial" w:eastAsia="Palatino Linotype" w:hAnsi="Arial" w:cs="Arial"/>
          <w:color w:val="212121"/>
          <w:szCs w:val="24"/>
          <w:lang w:val="en"/>
        </w:rPr>
        <w:t xml:space="preserve"> individual</w:t>
      </w:r>
      <w:r w:rsidR="00593182" w:rsidRPr="00D53175">
        <w:rPr>
          <w:rFonts w:ascii="Arial" w:eastAsia="Palatino Linotype" w:hAnsi="Arial" w:cs="Arial"/>
          <w:color w:val="212121"/>
          <w:szCs w:val="24"/>
          <w:lang w:val="en"/>
        </w:rPr>
        <w:t xml:space="preserve"> nanoparticles, the </w:t>
      </w:r>
      <w:r w:rsidR="008A3053" w:rsidRPr="00D53175">
        <w:rPr>
          <w:rFonts w:ascii="Arial" w:eastAsia="Palatino Linotype" w:hAnsi="Arial" w:cs="Arial"/>
          <w:color w:val="212121"/>
          <w:szCs w:val="24"/>
          <w:lang w:val="en"/>
        </w:rPr>
        <w:t xml:space="preserve">Particle </w:t>
      </w:r>
      <w:r w:rsidR="00593182" w:rsidRPr="00D53175">
        <w:rPr>
          <w:rFonts w:ascii="Arial" w:eastAsia="Palatino Linotype" w:hAnsi="Arial" w:cs="Arial"/>
          <w:color w:val="212121"/>
          <w:szCs w:val="24"/>
          <w:lang w:val="en"/>
        </w:rPr>
        <w:t>T</w:t>
      </w:r>
      <w:r w:rsidR="008A3053" w:rsidRPr="00D53175">
        <w:rPr>
          <w:rFonts w:ascii="Arial" w:eastAsia="Palatino Linotype" w:hAnsi="Arial" w:cs="Arial"/>
          <w:color w:val="212121"/>
          <w:szCs w:val="24"/>
          <w:lang w:val="en"/>
        </w:rPr>
        <w:t>racing (PT)</w:t>
      </w:r>
      <w:r w:rsidR="00AF356D" w:rsidRPr="00D53175">
        <w:rPr>
          <w:rFonts w:ascii="Arial" w:eastAsia="Palatino Linotype" w:hAnsi="Arial" w:cs="Arial"/>
          <w:color w:val="212121"/>
          <w:szCs w:val="24"/>
          <w:lang w:val="en"/>
        </w:rPr>
        <w:t xml:space="preserve"> </w:t>
      </w:r>
      <w:r w:rsidR="00593182" w:rsidRPr="00D53175">
        <w:rPr>
          <w:rFonts w:ascii="Arial" w:eastAsia="Palatino Linotype" w:hAnsi="Arial" w:cs="Arial"/>
          <w:color w:val="212121"/>
          <w:szCs w:val="24"/>
          <w:lang w:val="en"/>
        </w:rPr>
        <w:t xml:space="preserve">module </w:t>
      </w:r>
      <w:r w:rsidR="008A3053" w:rsidRPr="00D53175">
        <w:rPr>
          <w:rFonts w:ascii="Arial" w:eastAsia="Palatino Linotype" w:hAnsi="Arial" w:cs="Arial"/>
          <w:color w:val="212121"/>
          <w:szCs w:val="24"/>
          <w:lang w:val="en"/>
        </w:rPr>
        <w:t xml:space="preserve">was implemented </w:t>
      </w:r>
      <w:r w:rsidR="00593182" w:rsidRPr="00D53175">
        <w:rPr>
          <w:rFonts w:ascii="Arial" w:eastAsia="Palatino Linotype" w:hAnsi="Arial" w:cs="Arial"/>
          <w:color w:val="212121"/>
          <w:szCs w:val="24"/>
          <w:lang w:val="en"/>
        </w:rPr>
        <w:t>solely for</w:t>
      </w:r>
      <w:r w:rsidR="008A3053" w:rsidRPr="00D53175">
        <w:rPr>
          <w:rFonts w:ascii="Arial" w:eastAsia="Palatino Linotype" w:hAnsi="Arial" w:cs="Arial"/>
          <w:color w:val="212121"/>
          <w:szCs w:val="24"/>
          <w:lang w:val="en"/>
        </w:rPr>
        <w:t xml:space="preserve"> </w:t>
      </w:r>
      <w:r w:rsidR="00593182" w:rsidRPr="00D53175">
        <w:rPr>
          <w:rFonts w:ascii="Arial" w:eastAsia="Palatino Linotype" w:hAnsi="Arial" w:cs="Arial"/>
          <w:color w:val="212121"/>
          <w:szCs w:val="24"/>
          <w:lang w:val="en"/>
        </w:rPr>
        <w:t xml:space="preserve">the </w:t>
      </w:r>
      <w:r w:rsidR="00CC6A97" w:rsidRPr="00D53175">
        <w:rPr>
          <w:rFonts w:ascii="Arial" w:eastAsia="Palatino Linotype" w:hAnsi="Arial" w:cs="Arial"/>
          <w:color w:val="212121"/>
          <w:szCs w:val="24"/>
          <w:lang w:val="en"/>
        </w:rPr>
        <w:t>one-loop</w:t>
      </w:r>
      <w:r w:rsidR="00951817" w:rsidRPr="00D53175">
        <w:rPr>
          <w:rFonts w:ascii="Arial" w:eastAsia="Palatino Linotype" w:hAnsi="Arial" w:cs="Arial"/>
          <w:color w:val="212121"/>
          <w:szCs w:val="24"/>
          <w:lang w:val="en"/>
        </w:rPr>
        <w:t xml:space="preserve"> </w:t>
      </w:r>
      <w:r w:rsidR="00593182" w:rsidRPr="00D53175">
        <w:rPr>
          <w:rFonts w:ascii="Arial" w:eastAsia="Palatino Linotype" w:hAnsi="Arial" w:cs="Arial"/>
          <w:color w:val="212121"/>
          <w:szCs w:val="24"/>
          <w:lang w:val="en"/>
        </w:rPr>
        <w:t>microreactor</w:t>
      </w:r>
      <w:r w:rsidR="00951817" w:rsidRPr="00D53175">
        <w:rPr>
          <w:rFonts w:ascii="Arial" w:eastAsia="Palatino Linotype" w:hAnsi="Arial" w:cs="Arial"/>
          <w:color w:val="212121"/>
          <w:szCs w:val="24"/>
          <w:lang w:val="en"/>
        </w:rPr>
        <w:t>.</w:t>
      </w:r>
    </w:p>
    <w:p w14:paraId="71C85ABA" w14:textId="43138892" w:rsidR="00B4476A" w:rsidRPr="00D53175" w:rsidRDefault="00F71838" w:rsidP="00AC3034">
      <w:pPr>
        <w:jc w:val="both"/>
        <w:rPr>
          <w:rFonts w:ascii="Arial" w:eastAsia="Palatino Linotype" w:hAnsi="Arial" w:cs="Arial"/>
          <w:color w:val="212121"/>
          <w:szCs w:val="24"/>
          <w:lang w:val="en"/>
        </w:rPr>
      </w:pPr>
      <w:r w:rsidRPr="00F71838">
        <w:rPr>
          <w:rFonts w:ascii="Arial" w:eastAsia="Palatino Linotype" w:hAnsi="Arial" w:cs="Arial"/>
          <w:noProof/>
          <w:color w:val="212121"/>
          <w:szCs w:val="24"/>
          <w:lang w:eastAsia="es-CO"/>
        </w:rPr>
        <w:drawing>
          <wp:inline distT="0" distB="0" distL="0" distR="0" wp14:anchorId="733D18AF" wp14:editId="604A8B63">
            <wp:extent cx="5759450" cy="3239691"/>
            <wp:effectExtent l="0" t="0" r="0" b="0"/>
            <wp:docPr id="1" name="Imagen 1" descr="C:\Users\MULTINSA\Desktop\Imagenes paper juli cambiadas\F1 simulation and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LTINSA\Desktop\Imagenes paper juli cambiadas\F1 simulation and diagram.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239691"/>
                    </a:xfrm>
                    <a:prstGeom prst="rect">
                      <a:avLst/>
                    </a:prstGeom>
                    <a:noFill/>
                    <a:ln>
                      <a:noFill/>
                    </a:ln>
                  </pic:spPr>
                </pic:pic>
              </a:graphicData>
            </a:graphic>
          </wp:inline>
        </w:drawing>
      </w:r>
    </w:p>
    <w:p w14:paraId="58BB165D" w14:textId="4914D09D" w:rsidR="00AC3034" w:rsidRPr="00D53175" w:rsidRDefault="00B5096F" w:rsidP="00AC3034">
      <w:pPr>
        <w:pStyle w:val="Caption"/>
        <w:rPr>
          <w:rFonts w:ascii="Arial" w:hAnsi="Arial" w:cs="Arial"/>
          <w:sz w:val="24"/>
          <w:szCs w:val="24"/>
          <w:lang w:val="en-US"/>
        </w:rPr>
      </w:pPr>
      <w:bookmarkStart w:id="72" w:name="_Ref48242349"/>
      <w:r w:rsidRPr="00D53175">
        <w:rPr>
          <w:rFonts w:ascii="Arial" w:hAnsi="Arial" w:cs="Arial"/>
          <w:b/>
          <w:sz w:val="24"/>
          <w:szCs w:val="24"/>
          <w:lang w:val="en-US"/>
        </w:rPr>
        <w:t>Figure</w:t>
      </w:r>
      <w:r w:rsidR="00E85619" w:rsidRPr="00D53175">
        <w:rPr>
          <w:rFonts w:ascii="Arial" w:hAnsi="Arial" w:cs="Arial"/>
          <w:b/>
          <w:sz w:val="24"/>
          <w:szCs w:val="24"/>
          <w:lang w:val="en-US"/>
        </w:rPr>
        <w:t xml:space="preserve"> </w:t>
      </w:r>
      <w:r w:rsidRPr="00D53175">
        <w:rPr>
          <w:rFonts w:ascii="Arial" w:hAnsi="Arial" w:cs="Arial"/>
          <w:b/>
          <w:sz w:val="24"/>
          <w:szCs w:val="24"/>
          <w:lang w:val="en-US"/>
        </w:rPr>
        <w:fldChar w:fldCharType="begin"/>
      </w:r>
      <w:r w:rsidRPr="00D53175">
        <w:rPr>
          <w:rFonts w:ascii="Arial" w:hAnsi="Arial" w:cs="Arial"/>
          <w:b/>
          <w:sz w:val="24"/>
          <w:szCs w:val="24"/>
          <w:lang w:val="en-US"/>
        </w:rPr>
        <w:instrText xml:space="preserve"> SEQ Figure \* ARABIC </w:instrText>
      </w:r>
      <w:r w:rsidRPr="00D53175">
        <w:rPr>
          <w:rFonts w:ascii="Arial" w:hAnsi="Arial" w:cs="Arial"/>
          <w:b/>
          <w:sz w:val="24"/>
          <w:szCs w:val="24"/>
          <w:lang w:val="en-US"/>
        </w:rPr>
        <w:fldChar w:fldCharType="separate"/>
      </w:r>
      <w:r w:rsidR="00D4508B">
        <w:rPr>
          <w:rFonts w:ascii="Arial" w:hAnsi="Arial" w:cs="Arial"/>
          <w:b/>
          <w:noProof/>
          <w:sz w:val="24"/>
          <w:szCs w:val="24"/>
          <w:lang w:val="en-US"/>
        </w:rPr>
        <w:t>1</w:t>
      </w:r>
      <w:r w:rsidRPr="00D53175">
        <w:rPr>
          <w:rFonts w:ascii="Arial" w:hAnsi="Arial" w:cs="Arial"/>
          <w:b/>
          <w:sz w:val="24"/>
          <w:szCs w:val="24"/>
          <w:lang w:val="en-US"/>
        </w:rPr>
        <w:fldChar w:fldCharType="end"/>
      </w:r>
      <w:bookmarkEnd w:id="72"/>
      <w:r w:rsidR="00E85619" w:rsidRPr="00D53175">
        <w:rPr>
          <w:rFonts w:ascii="Arial" w:hAnsi="Arial" w:cs="Arial"/>
          <w:b/>
          <w:sz w:val="24"/>
          <w:szCs w:val="24"/>
          <w:lang w:val="en-US"/>
        </w:rPr>
        <w:t>.</w:t>
      </w:r>
      <w:r w:rsidR="00E85619" w:rsidRPr="00D53175">
        <w:rPr>
          <w:rFonts w:ascii="Arial" w:hAnsi="Arial" w:cs="Arial"/>
          <w:sz w:val="24"/>
          <w:szCs w:val="24"/>
          <w:lang w:val="en-US"/>
        </w:rPr>
        <w:t xml:space="preserve"> Simulation geometries</w:t>
      </w:r>
      <w:r w:rsidR="00383C27" w:rsidRPr="00D53175">
        <w:rPr>
          <w:rFonts w:ascii="Arial" w:hAnsi="Arial" w:cs="Arial"/>
          <w:sz w:val="24"/>
          <w:szCs w:val="24"/>
          <w:lang w:val="en-US"/>
        </w:rPr>
        <w:t xml:space="preserve"> and </w:t>
      </w:r>
      <w:r w:rsidR="0025679D" w:rsidRPr="00D53175">
        <w:rPr>
          <w:rFonts w:ascii="Arial" w:hAnsi="Arial" w:cs="Arial"/>
          <w:sz w:val="24"/>
          <w:szCs w:val="24"/>
          <w:lang w:val="en-US"/>
        </w:rPr>
        <w:t xml:space="preserve">manufactured </w:t>
      </w:r>
      <w:r w:rsidR="00383C27" w:rsidRPr="00D53175">
        <w:rPr>
          <w:rFonts w:ascii="Arial" w:hAnsi="Arial" w:cs="Arial"/>
          <w:sz w:val="24"/>
          <w:szCs w:val="24"/>
          <w:lang w:val="en-US"/>
        </w:rPr>
        <w:t>microreactors</w:t>
      </w:r>
      <w:r w:rsidR="00E85619" w:rsidRPr="00D53175">
        <w:rPr>
          <w:rFonts w:ascii="Arial" w:hAnsi="Arial" w:cs="Arial"/>
          <w:sz w:val="24"/>
          <w:szCs w:val="24"/>
          <w:lang w:val="en-US"/>
        </w:rPr>
        <w:t xml:space="preserve">. A) </w:t>
      </w:r>
      <w:r w:rsidR="00CC6A97" w:rsidRPr="00D53175">
        <w:rPr>
          <w:rFonts w:ascii="Arial" w:hAnsi="Arial" w:cs="Arial"/>
          <w:sz w:val="24"/>
          <w:szCs w:val="24"/>
          <w:lang w:val="en-US"/>
        </w:rPr>
        <w:t>One-loop</w:t>
      </w:r>
      <w:r w:rsidR="00E85619" w:rsidRPr="00D53175">
        <w:rPr>
          <w:rFonts w:ascii="Arial" w:hAnsi="Arial" w:cs="Arial"/>
          <w:sz w:val="24"/>
          <w:szCs w:val="24"/>
          <w:lang w:val="en-US"/>
        </w:rPr>
        <w:t xml:space="preserve">, B) </w:t>
      </w:r>
      <w:r w:rsidR="00CC6A97" w:rsidRPr="00D53175">
        <w:rPr>
          <w:rFonts w:ascii="Arial" w:hAnsi="Arial" w:cs="Arial"/>
          <w:sz w:val="24"/>
          <w:szCs w:val="24"/>
          <w:lang w:val="en-US"/>
        </w:rPr>
        <w:t>Two-horizontal-loop</w:t>
      </w:r>
      <w:ins w:id="73" w:author="Juan Carlos Cruz Jimenez" w:date="2021-05-23T20:46:00Z">
        <w:r w:rsidR="00D25265">
          <w:rPr>
            <w:rFonts w:ascii="Arial" w:hAnsi="Arial" w:cs="Arial"/>
            <w:sz w:val="24"/>
            <w:szCs w:val="24"/>
            <w:lang w:val="en-US"/>
          </w:rPr>
          <w:t>s</w:t>
        </w:r>
      </w:ins>
      <w:r w:rsidR="00E85619" w:rsidRPr="00D53175">
        <w:rPr>
          <w:rFonts w:ascii="Arial" w:hAnsi="Arial" w:cs="Arial"/>
          <w:sz w:val="24"/>
          <w:szCs w:val="24"/>
          <w:lang w:val="en-US"/>
        </w:rPr>
        <w:t xml:space="preserve"> and C) </w:t>
      </w:r>
      <w:r w:rsidR="00CC6A97" w:rsidRPr="00D53175">
        <w:rPr>
          <w:rFonts w:ascii="Arial" w:hAnsi="Arial" w:cs="Arial"/>
          <w:sz w:val="24"/>
          <w:szCs w:val="24"/>
          <w:lang w:val="en-US"/>
        </w:rPr>
        <w:t>Two-vertical-loop</w:t>
      </w:r>
      <w:ins w:id="74" w:author="Juan Carlos Cruz Jimenez" w:date="2021-05-23T20:46:00Z">
        <w:r w:rsidR="00D25265">
          <w:rPr>
            <w:rFonts w:ascii="Arial" w:hAnsi="Arial" w:cs="Arial"/>
            <w:sz w:val="24"/>
            <w:szCs w:val="24"/>
            <w:lang w:val="en-US"/>
          </w:rPr>
          <w:t>s</w:t>
        </w:r>
      </w:ins>
      <w:r w:rsidR="00E85619" w:rsidRPr="00D53175">
        <w:rPr>
          <w:rFonts w:ascii="Arial" w:hAnsi="Arial" w:cs="Arial"/>
          <w:sz w:val="24"/>
          <w:szCs w:val="24"/>
          <w:lang w:val="en-US"/>
        </w:rPr>
        <w:t>.</w:t>
      </w:r>
      <w:r w:rsidR="00AC3034" w:rsidRPr="00D53175">
        <w:rPr>
          <w:rFonts w:ascii="Arial" w:hAnsi="Arial" w:cs="Arial"/>
          <w:sz w:val="24"/>
          <w:szCs w:val="24"/>
          <w:lang w:val="en-US"/>
        </w:rPr>
        <w:t xml:space="preserve"> </w:t>
      </w:r>
      <w:r w:rsidR="00B4476A">
        <w:rPr>
          <w:rFonts w:ascii="Arial" w:hAnsi="Arial" w:cs="Arial"/>
          <w:sz w:val="24"/>
          <w:szCs w:val="24"/>
          <w:lang w:val="en-US"/>
        </w:rPr>
        <w:t xml:space="preserve">D) </w:t>
      </w:r>
      <w:ins w:id="75" w:author="Juan Carlos Cruz Jimenez" w:date="2021-05-23T20:46:00Z">
        <w:r w:rsidR="00D25265">
          <w:rPr>
            <w:rFonts w:ascii="Arial" w:hAnsi="Arial" w:cs="Arial"/>
            <w:sz w:val="24"/>
            <w:szCs w:val="24"/>
            <w:lang w:val="en-US"/>
          </w:rPr>
          <w:t xml:space="preserve">Schematic of the </w:t>
        </w:r>
      </w:ins>
      <w:del w:id="76" w:author="Juan Carlos Cruz Jimenez" w:date="2021-05-23T20:46:00Z">
        <w:r w:rsidR="00AC3034" w:rsidRPr="00D53175" w:rsidDel="00D25265">
          <w:rPr>
            <w:rFonts w:ascii="Arial" w:hAnsi="Arial" w:cs="Arial"/>
            <w:sz w:val="24"/>
            <w:szCs w:val="24"/>
            <w:lang w:val="en-US"/>
          </w:rPr>
          <w:delText xml:space="preserve">Experimental </w:delText>
        </w:r>
      </w:del>
      <w:ins w:id="77" w:author="Juan Carlos Cruz Jimenez" w:date="2021-05-23T20:46:00Z">
        <w:r w:rsidR="00D25265">
          <w:rPr>
            <w:rFonts w:ascii="Arial" w:hAnsi="Arial" w:cs="Arial"/>
            <w:sz w:val="24"/>
            <w:szCs w:val="24"/>
            <w:lang w:val="en-US"/>
          </w:rPr>
          <w:t>e</w:t>
        </w:r>
        <w:r w:rsidR="00D25265" w:rsidRPr="00D53175">
          <w:rPr>
            <w:rFonts w:ascii="Arial" w:hAnsi="Arial" w:cs="Arial"/>
            <w:sz w:val="24"/>
            <w:szCs w:val="24"/>
            <w:lang w:val="en-US"/>
          </w:rPr>
          <w:t xml:space="preserve">xperimental </w:t>
        </w:r>
      </w:ins>
      <w:del w:id="78" w:author="Juan Carlos Cruz Jimenez" w:date="2021-05-23T20:46:00Z">
        <w:r w:rsidR="00AC3034" w:rsidRPr="00D53175" w:rsidDel="00D25265">
          <w:rPr>
            <w:rFonts w:ascii="Arial" w:hAnsi="Arial" w:cs="Arial"/>
            <w:sz w:val="24"/>
            <w:szCs w:val="24"/>
            <w:lang w:val="en-US"/>
          </w:rPr>
          <w:delText xml:space="preserve">diagram </w:delText>
        </w:r>
      </w:del>
      <w:ins w:id="79" w:author="Juan Carlos Cruz Jimenez" w:date="2021-05-23T20:46:00Z">
        <w:r w:rsidR="00D25265">
          <w:rPr>
            <w:rFonts w:ascii="Arial" w:hAnsi="Arial" w:cs="Arial"/>
            <w:sz w:val="24"/>
            <w:szCs w:val="24"/>
            <w:lang w:val="en-US"/>
          </w:rPr>
          <w:t>setup</w:t>
        </w:r>
        <w:r w:rsidR="00D25265" w:rsidRPr="00D53175">
          <w:rPr>
            <w:rFonts w:ascii="Arial" w:hAnsi="Arial" w:cs="Arial"/>
            <w:sz w:val="24"/>
            <w:szCs w:val="24"/>
            <w:lang w:val="en-US"/>
          </w:rPr>
          <w:t xml:space="preserve"> </w:t>
        </w:r>
      </w:ins>
      <w:r w:rsidR="00AC3034" w:rsidRPr="00D53175">
        <w:rPr>
          <w:rFonts w:ascii="Arial" w:hAnsi="Arial" w:cs="Arial"/>
          <w:sz w:val="24"/>
          <w:szCs w:val="24"/>
          <w:lang w:val="en-US"/>
        </w:rPr>
        <w:t>for the biodegradation process. The numbers 1, 2, 3, 4 and 5 in the figure correspond to the solution injection, microreactor, permanent magnet, treated sample and absorbance analysis, respectively.</w:t>
      </w:r>
    </w:p>
    <w:p w14:paraId="39E4845C" w14:textId="5454E537" w:rsidR="00E85619" w:rsidRPr="00D53175" w:rsidRDefault="00E85619" w:rsidP="00997507">
      <w:pPr>
        <w:pStyle w:val="Caption"/>
        <w:jc w:val="center"/>
        <w:rPr>
          <w:rFonts w:ascii="Arial" w:hAnsi="Arial" w:cs="Arial"/>
          <w:sz w:val="24"/>
          <w:szCs w:val="24"/>
          <w:lang w:val="en-US"/>
        </w:rPr>
      </w:pPr>
    </w:p>
    <w:p w14:paraId="3BC736C8" w14:textId="7BB1D9C8" w:rsidR="00324D49" w:rsidRPr="00D53175" w:rsidRDefault="00BF385A" w:rsidP="00396065">
      <w:pPr>
        <w:spacing w:after="0"/>
        <w:jc w:val="both"/>
        <w:rPr>
          <w:rFonts w:ascii="Arial" w:hAnsi="Arial" w:cs="Arial"/>
          <w:szCs w:val="24"/>
          <w:lang w:val="en-US"/>
        </w:rPr>
      </w:pPr>
      <w:r w:rsidRPr="00D53175">
        <w:rPr>
          <w:rFonts w:ascii="Arial" w:hAnsi="Arial" w:cs="Arial"/>
          <w:szCs w:val="24"/>
          <w:lang w:val="en-US"/>
        </w:rPr>
        <w:t>The l</w:t>
      </w:r>
      <w:r w:rsidR="00674483" w:rsidRPr="00D53175">
        <w:rPr>
          <w:rFonts w:ascii="Arial" w:hAnsi="Arial" w:cs="Arial"/>
          <w:szCs w:val="24"/>
          <w:lang w:val="en-US"/>
        </w:rPr>
        <w:t>aminar flow</w:t>
      </w:r>
      <w:r w:rsidR="00C444D4" w:rsidRPr="00D53175">
        <w:rPr>
          <w:rFonts w:ascii="Arial" w:hAnsi="Arial" w:cs="Arial"/>
          <w:szCs w:val="24"/>
          <w:lang w:val="en-US"/>
        </w:rPr>
        <w:t xml:space="preserve"> </w:t>
      </w:r>
      <w:r w:rsidR="00005C5F" w:rsidRPr="00D53175">
        <w:rPr>
          <w:rFonts w:ascii="Arial" w:hAnsi="Arial" w:cs="Arial"/>
          <w:szCs w:val="24"/>
          <w:lang w:val="en-US"/>
        </w:rPr>
        <w:t>module</w:t>
      </w:r>
      <w:r w:rsidR="004C5421" w:rsidRPr="00D53175">
        <w:rPr>
          <w:rFonts w:ascii="Arial" w:hAnsi="Arial" w:cs="Arial"/>
          <w:szCs w:val="24"/>
          <w:lang w:val="en-US"/>
        </w:rPr>
        <w:t xml:space="preserve"> </w:t>
      </w:r>
      <w:r w:rsidR="00C444D4" w:rsidRPr="00D53175">
        <w:rPr>
          <w:rFonts w:ascii="Arial" w:hAnsi="Arial" w:cs="Arial"/>
          <w:szCs w:val="24"/>
          <w:lang w:val="en-US"/>
        </w:rPr>
        <w:t>(</w:t>
      </w:r>
      <w:r w:rsidR="00005C5F" w:rsidRPr="00D53175">
        <w:rPr>
          <w:rFonts w:ascii="Arial" w:hAnsi="Arial" w:cs="Arial"/>
          <w:szCs w:val="24"/>
          <w:lang w:val="en-US"/>
        </w:rPr>
        <w:fldChar w:fldCharType="begin"/>
      </w:r>
      <w:r w:rsidR="00005C5F" w:rsidRPr="00D53175">
        <w:rPr>
          <w:rFonts w:ascii="Arial" w:hAnsi="Arial" w:cs="Arial"/>
          <w:szCs w:val="24"/>
          <w:lang w:val="en-US"/>
        </w:rPr>
        <w:instrText xml:space="preserve"> REF _Ref46179401 \h  \* MERGEFORMAT </w:instrText>
      </w:r>
      <w:r w:rsidR="00005C5F" w:rsidRPr="00D53175">
        <w:rPr>
          <w:rFonts w:ascii="Arial" w:hAnsi="Arial" w:cs="Arial"/>
          <w:szCs w:val="24"/>
          <w:lang w:val="en-US"/>
        </w:rPr>
      </w:r>
      <w:r w:rsidR="00005C5F" w:rsidRPr="00D53175">
        <w:rPr>
          <w:rFonts w:ascii="Arial" w:hAnsi="Arial" w:cs="Arial"/>
          <w:szCs w:val="24"/>
          <w:lang w:val="en-US"/>
        </w:rPr>
        <w:fldChar w:fldCharType="separate"/>
      </w:r>
      <w:r w:rsidR="00017089" w:rsidRPr="00D53175">
        <w:rPr>
          <w:rFonts w:ascii="Arial" w:hAnsi="Arial" w:cs="Arial"/>
          <w:noProof/>
          <w:szCs w:val="24"/>
          <w:lang w:val="en-US"/>
        </w:rPr>
        <w:t>Eq</w:t>
      </w:r>
      <w:r w:rsidR="00017089" w:rsidRPr="00D53175">
        <w:rPr>
          <w:rFonts w:ascii="Arial" w:hAnsi="Arial" w:cs="Arial"/>
          <w:szCs w:val="24"/>
          <w:lang w:val="en-US"/>
        </w:rPr>
        <w:t>. (</w:t>
      </w:r>
      <w:r w:rsidR="00017089" w:rsidRPr="00D53175">
        <w:rPr>
          <w:rFonts w:ascii="Arial" w:hAnsi="Arial" w:cs="Arial"/>
          <w:noProof/>
          <w:szCs w:val="24"/>
          <w:lang w:val="en-US"/>
        </w:rPr>
        <w:t>1</w:t>
      </w:r>
      <w:r w:rsidR="00005C5F" w:rsidRPr="00D53175">
        <w:rPr>
          <w:rFonts w:ascii="Arial" w:hAnsi="Arial" w:cs="Arial"/>
          <w:szCs w:val="24"/>
          <w:lang w:val="en-US"/>
        </w:rPr>
        <w:fldChar w:fldCharType="end"/>
      </w:r>
      <w:r w:rsidR="002C1D67" w:rsidRPr="00D53175">
        <w:rPr>
          <w:rFonts w:ascii="Arial" w:hAnsi="Arial" w:cs="Arial"/>
          <w:szCs w:val="24"/>
          <w:lang w:val="en-US"/>
        </w:rPr>
        <w:t>)</w:t>
      </w:r>
      <w:r w:rsidR="00720ACB" w:rsidRPr="00D53175">
        <w:rPr>
          <w:rFonts w:ascii="Arial" w:hAnsi="Arial" w:cs="Arial"/>
          <w:szCs w:val="24"/>
          <w:lang w:val="en-US"/>
        </w:rPr>
        <w:t>)</w:t>
      </w:r>
      <w:r w:rsidR="00CF2601" w:rsidRPr="00D53175">
        <w:rPr>
          <w:rFonts w:ascii="Arial" w:hAnsi="Arial" w:cs="Arial"/>
          <w:szCs w:val="24"/>
          <w:lang w:val="en-US"/>
        </w:rPr>
        <w:t xml:space="preserve"> </w:t>
      </w:r>
      <w:r w:rsidR="00674483" w:rsidRPr="00D53175">
        <w:rPr>
          <w:rFonts w:ascii="Arial" w:hAnsi="Arial" w:cs="Arial"/>
          <w:szCs w:val="24"/>
          <w:lang w:val="en-US"/>
        </w:rPr>
        <w:t>was used</w:t>
      </w:r>
      <w:r w:rsidRPr="00D53175">
        <w:rPr>
          <w:rFonts w:ascii="Arial" w:hAnsi="Arial" w:cs="Arial"/>
          <w:szCs w:val="24"/>
          <w:lang w:val="en-US"/>
        </w:rPr>
        <w:t xml:space="preserve"> here</w:t>
      </w:r>
      <w:r w:rsidR="00674483" w:rsidRPr="00D53175">
        <w:rPr>
          <w:rFonts w:ascii="Arial" w:hAnsi="Arial" w:cs="Arial"/>
          <w:szCs w:val="24"/>
          <w:lang w:val="en-US"/>
        </w:rPr>
        <w:t xml:space="preserve"> </w:t>
      </w:r>
      <w:r w:rsidR="000038C6" w:rsidRPr="00D53175">
        <w:rPr>
          <w:rFonts w:ascii="Arial" w:hAnsi="Arial" w:cs="Arial"/>
          <w:szCs w:val="24"/>
          <w:lang w:val="en-US"/>
        </w:rPr>
        <w:t xml:space="preserve">to describe the fluid flow </w:t>
      </w:r>
      <w:r w:rsidR="00674483" w:rsidRPr="00D53175">
        <w:rPr>
          <w:rFonts w:ascii="Arial" w:hAnsi="Arial" w:cs="Arial"/>
          <w:szCs w:val="24"/>
          <w:lang w:val="en-US"/>
        </w:rPr>
        <w:t xml:space="preserve">due to the low </w:t>
      </w:r>
      <w:r w:rsidR="006E1FCF" w:rsidRPr="00D53175">
        <w:rPr>
          <w:rFonts w:ascii="Arial" w:hAnsi="Arial" w:cs="Arial"/>
          <w:szCs w:val="24"/>
          <w:lang w:val="en-US"/>
        </w:rPr>
        <w:t>Reynolds number (Re)</w:t>
      </w:r>
      <w:r w:rsidR="00674483" w:rsidRPr="00D53175">
        <w:rPr>
          <w:rFonts w:ascii="Arial" w:hAnsi="Arial" w:cs="Arial"/>
          <w:szCs w:val="24"/>
          <w:lang w:val="en-US"/>
        </w:rPr>
        <w:t xml:space="preserve"> </w:t>
      </w:r>
      <w:r w:rsidRPr="00D53175">
        <w:rPr>
          <w:rFonts w:ascii="Arial" w:hAnsi="Arial" w:cs="Arial"/>
          <w:szCs w:val="24"/>
          <w:lang w:val="en-US"/>
        </w:rPr>
        <w:t>calculated for the</w:t>
      </w:r>
      <w:r w:rsidR="00674483" w:rsidRPr="00D53175">
        <w:rPr>
          <w:rFonts w:ascii="Arial" w:hAnsi="Arial" w:cs="Arial"/>
          <w:szCs w:val="24"/>
          <w:lang w:val="en-US"/>
        </w:rPr>
        <w:t xml:space="preserve"> </w:t>
      </w:r>
      <w:r w:rsidRPr="00D53175">
        <w:rPr>
          <w:rFonts w:ascii="Arial" w:hAnsi="Arial" w:cs="Arial"/>
          <w:szCs w:val="24"/>
          <w:lang w:val="en-US"/>
        </w:rPr>
        <w:t xml:space="preserve">microreactors </w:t>
      </w:r>
      <w:r w:rsidR="00674483" w:rsidRPr="00D53175">
        <w:rPr>
          <w:rFonts w:ascii="Arial" w:hAnsi="Arial" w:cs="Arial"/>
          <w:szCs w:val="24"/>
          <w:lang w:val="en-US"/>
        </w:rPr>
        <w:t>(</w:t>
      </w:r>
      <w:r w:rsidR="00F1156C" w:rsidRPr="00D53175">
        <w:rPr>
          <w:rFonts w:ascii="Arial" w:hAnsi="Arial" w:cs="Arial"/>
          <w:szCs w:val="24"/>
          <w:lang w:val="en-US"/>
        </w:rPr>
        <w:t>Re</w:t>
      </w:r>
      <w:r w:rsidR="00E152F9" w:rsidRPr="00D53175">
        <w:rPr>
          <w:rFonts w:ascii="Arial" w:hAnsi="Arial" w:cs="Arial"/>
          <w:szCs w:val="24"/>
          <w:lang w:val="en-US"/>
        </w:rPr>
        <w:t xml:space="preserve"> </w:t>
      </w:r>
      <w:r w:rsidR="00F1156C" w:rsidRPr="00D53175">
        <w:rPr>
          <w:rFonts w:ascii="Arial" w:hAnsi="Arial" w:cs="Arial"/>
          <w:szCs w:val="24"/>
          <w:lang w:val="en-US"/>
        </w:rPr>
        <w:t>=</w:t>
      </w:r>
      <w:r w:rsidR="00E152F9" w:rsidRPr="00D53175">
        <w:rPr>
          <w:rFonts w:ascii="Arial" w:hAnsi="Arial" w:cs="Arial"/>
          <w:szCs w:val="24"/>
          <w:lang w:val="en-US"/>
        </w:rPr>
        <w:t xml:space="preserve"> </w:t>
      </w:r>
      <w:r w:rsidR="000038C6" w:rsidRPr="00D53175">
        <w:rPr>
          <w:rFonts w:ascii="Arial" w:hAnsi="Arial" w:cs="Arial"/>
          <w:szCs w:val="24"/>
          <w:lang w:val="en-US"/>
        </w:rPr>
        <w:t>4.4</w:t>
      </w:r>
      <w:r w:rsidR="00674483" w:rsidRPr="00D53175">
        <w:rPr>
          <w:rFonts w:ascii="Arial" w:hAnsi="Arial" w:cs="Arial"/>
          <w:szCs w:val="24"/>
          <w:lang w:val="en-US"/>
        </w:rPr>
        <w:t xml:space="preserve">). The </w:t>
      </w:r>
      <w:r w:rsidR="006E1FCF" w:rsidRPr="00D53175">
        <w:rPr>
          <w:rFonts w:ascii="Arial" w:hAnsi="Arial" w:cs="Arial"/>
          <w:szCs w:val="24"/>
          <w:lang w:val="en-US"/>
        </w:rPr>
        <w:t>inflow</w:t>
      </w:r>
      <w:r w:rsidR="00674483" w:rsidRPr="00D53175">
        <w:rPr>
          <w:rFonts w:ascii="Arial" w:hAnsi="Arial" w:cs="Arial"/>
          <w:szCs w:val="24"/>
          <w:lang w:val="en-US"/>
        </w:rPr>
        <w:t xml:space="preserve"> </w:t>
      </w:r>
      <w:r w:rsidRPr="00D53175">
        <w:rPr>
          <w:rFonts w:ascii="Arial" w:hAnsi="Arial" w:cs="Arial"/>
          <w:szCs w:val="24"/>
          <w:lang w:val="en-US"/>
        </w:rPr>
        <w:t xml:space="preserve">to </w:t>
      </w:r>
      <w:r w:rsidR="00674483" w:rsidRPr="00D53175">
        <w:rPr>
          <w:rFonts w:ascii="Arial" w:hAnsi="Arial" w:cs="Arial"/>
          <w:szCs w:val="24"/>
          <w:lang w:val="en-US"/>
        </w:rPr>
        <w:t xml:space="preserve">the </w:t>
      </w:r>
      <w:r w:rsidR="00A719BB" w:rsidRPr="00D53175">
        <w:rPr>
          <w:rFonts w:ascii="Arial" w:hAnsi="Arial" w:cs="Arial"/>
          <w:szCs w:val="24"/>
          <w:lang w:val="en-US"/>
        </w:rPr>
        <w:t>microreactor</w:t>
      </w:r>
      <w:r w:rsidR="00674483" w:rsidRPr="00D53175">
        <w:rPr>
          <w:rFonts w:ascii="Arial" w:hAnsi="Arial" w:cs="Arial"/>
          <w:szCs w:val="24"/>
          <w:lang w:val="en-US"/>
        </w:rPr>
        <w:t xml:space="preserve"> </w:t>
      </w:r>
      <w:r w:rsidR="006E1FCF" w:rsidRPr="00D53175">
        <w:rPr>
          <w:rFonts w:ascii="Arial" w:hAnsi="Arial" w:cs="Arial"/>
          <w:szCs w:val="24"/>
          <w:lang w:val="en-US"/>
        </w:rPr>
        <w:t>was</w:t>
      </w:r>
      <w:r w:rsidR="00674483" w:rsidRPr="00D53175">
        <w:rPr>
          <w:rFonts w:ascii="Arial" w:hAnsi="Arial" w:cs="Arial"/>
          <w:szCs w:val="24"/>
          <w:lang w:val="en-US"/>
        </w:rPr>
        <w:t xml:space="preserve"> 12</w:t>
      </w:r>
      <w:r w:rsidR="006E1FCF" w:rsidRPr="00D53175">
        <w:rPr>
          <w:rFonts w:ascii="Arial" w:hAnsi="Arial" w:cs="Arial"/>
          <w:szCs w:val="24"/>
          <w:lang w:val="en-US"/>
        </w:rPr>
        <w:t xml:space="preserve"> </w:t>
      </w:r>
      <w:r w:rsidR="00674483" w:rsidRPr="00D53175">
        <w:rPr>
          <w:rFonts w:ascii="Arial" w:hAnsi="Arial" w:cs="Arial"/>
          <w:szCs w:val="24"/>
          <w:lang w:val="en-US"/>
        </w:rPr>
        <w:t>m</w:t>
      </w:r>
      <w:r w:rsidRPr="00D53175">
        <w:rPr>
          <w:rFonts w:ascii="Arial" w:hAnsi="Arial" w:cs="Arial"/>
          <w:szCs w:val="24"/>
          <w:lang w:val="en-US"/>
        </w:rPr>
        <w:t>L</w:t>
      </w:r>
      <w:r w:rsidR="00674483" w:rsidRPr="00D53175">
        <w:rPr>
          <w:rFonts w:ascii="Arial" w:hAnsi="Arial" w:cs="Arial"/>
          <w:szCs w:val="24"/>
          <w:lang w:val="en-US"/>
        </w:rPr>
        <w:t xml:space="preserve">/h </w:t>
      </w:r>
      <w:r w:rsidRPr="00D53175">
        <w:rPr>
          <w:rFonts w:ascii="Arial" w:hAnsi="Arial" w:cs="Arial"/>
          <w:szCs w:val="24"/>
          <w:lang w:val="en-US"/>
        </w:rPr>
        <w:t xml:space="preserve">while the </w:t>
      </w:r>
      <w:r w:rsidR="00674483" w:rsidRPr="00D53175">
        <w:rPr>
          <w:rFonts w:ascii="Arial" w:hAnsi="Arial" w:cs="Arial"/>
          <w:szCs w:val="24"/>
          <w:lang w:val="en-US"/>
        </w:rPr>
        <w:t xml:space="preserve">output pressure </w:t>
      </w:r>
      <w:r w:rsidR="0009707B" w:rsidRPr="00D53175">
        <w:rPr>
          <w:rFonts w:ascii="Arial" w:hAnsi="Arial" w:cs="Arial"/>
          <w:szCs w:val="24"/>
          <w:lang w:val="en-US"/>
        </w:rPr>
        <w:t>was</w:t>
      </w:r>
      <w:r w:rsidR="00674483" w:rsidRPr="00D53175">
        <w:rPr>
          <w:rFonts w:ascii="Arial" w:hAnsi="Arial" w:cs="Arial"/>
          <w:szCs w:val="24"/>
          <w:lang w:val="en-US"/>
        </w:rPr>
        <w:t xml:space="preserve"> </w:t>
      </w:r>
      <w:r w:rsidRPr="00D53175">
        <w:rPr>
          <w:rFonts w:ascii="Arial" w:hAnsi="Arial" w:cs="Arial"/>
          <w:szCs w:val="24"/>
          <w:lang w:val="en-US"/>
        </w:rPr>
        <w:t>set to 1 atmosphere</w:t>
      </w:r>
      <w:r w:rsidR="00674483" w:rsidRPr="00D53175">
        <w:rPr>
          <w:rFonts w:ascii="Arial" w:hAnsi="Arial" w:cs="Arial"/>
          <w:szCs w:val="24"/>
          <w:lang w:val="en-US"/>
        </w:rPr>
        <w:t>.</w:t>
      </w:r>
      <w:r w:rsidR="007D3330" w:rsidRPr="00D53175">
        <w:rPr>
          <w:rFonts w:ascii="Arial" w:hAnsi="Arial" w:cs="Arial"/>
          <w:szCs w:val="24"/>
          <w:lang w:val="en-US"/>
        </w:rPr>
        <w:t xml:space="preserve"> </w:t>
      </w:r>
      <w:r w:rsidRPr="00D53175">
        <w:rPr>
          <w:rFonts w:ascii="Arial" w:hAnsi="Arial" w:cs="Arial"/>
          <w:szCs w:val="24"/>
          <w:lang w:val="en-US"/>
        </w:rPr>
        <w:t xml:space="preserve">Density and viscosity of water were assumed as </w:t>
      </w:r>
      <w:r w:rsidR="001C39D4" w:rsidRPr="00D53175">
        <w:rPr>
          <w:rFonts w:ascii="Arial" w:hAnsi="Arial" w:cs="Arial"/>
          <w:szCs w:val="24"/>
          <w:lang w:val="en-US"/>
        </w:rPr>
        <w:t xml:space="preserve">the properties of the </w:t>
      </w:r>
      <w:r w:rsidRPr="00D53175">
        <w:rPr>
          <w:rFonts w:ascii="Arial" w:hAnsi="Arial" w:cs="Arial"/>
          <w:szCs w:val="24"/>
          <w:lang w:val="en-US"/>
        </w:rPr>
        <w:t xml:space="preserve">flowing </w:t>
      </w:r>
      <w:r w:rsidR="001C39D4" w:rsidRPr="00D53175">
        <w:rPr>
          <w:rFonts w:ascii="Arial" w:hAnsi="Arial" w:cs="Arial"/>
          <w:szCs w:val="24"/>
          <w:lang w:val="en-US"/>
        </w:rPr>
        <w:t>fluid.</w:t>
      </w:r>
      <w:r w:rsidR="00931516" w:rsidRPr="00D53175">
        <w:rPr>
          <w:rFonts w:ascii="Arial" w:hAnsi="Arial" w:cs="Arial"/>
          <w:szCs w:val="24"/>
          <w:lang w:val="en-US"/>
        </w:rPr>
        <w:t xml:space="preserve"> </w:t>
      </w:r>
      <w:r w:rsidR="00AE6D5D" w:rsidRPr="00D53175">
        <w:rPr>
          <w:rFonts w:ascii="Arial" w:hAnsi="Arial" w:cs="Arial"/>
          <w:szCs w:val="24"/>
          <w:lang w:val="en-US"/>
        </w:rPr>
        <w:t xml:space="preserve">The </w:t>
      </w:r>
      <w:r w:rsidR="00AE6D5D" w:rsidRPr="00D53175">
        <w:rPr>
          <w:rFonts w:ascii="Arial" w:hAnsi="Arial" w:cs="Arial"/>
          <w:szCs w:val="24"/>
          <w:lang w:val="en-US"/>
        </w:rPr>
        <w:lastRenderedPageBreak/>
        <w:t>non-slip</w:t>
      </w:r>
      <w:r w:rsidR="00931516" w:rsidRPr="00D53175">
        <w:rPr>
          <w:rFonts w:ascii="Arial" w:hAnsi="Arial" w:cs="Arial"/>
          <w:szCs w:val="24"/>
          <w:lang w:val="en-US"/>
        </w:rPr>
        <w:t xml:space="preserve"> boundary condition was </w:t>
      </w:r>
      <w:r w:rsidR="0025679D" w:rsidRPr="00D53175">
        <w:rPr>
          <w:rFonts w:ascii="Arial" w:hAnsi="Arial" w:cs="Arial"/>
          <w:szCs w:val="24"/>
          <w:lang w:val="en-US"/>
        </w:rPr>
        <w:t xml:space="preserve">imposed </w:t>
      </w:r>
      <w:r w:rsidR="00AE6D5D" w:rsidRPr="00D53175">
        <w:rPr>
          <w:rFonts w:ascii="Arial" w:hAnsi="Arial" w:cs="Arial"/>
          <w:szCs w:val="24"/>
          <w:lang w:val="en-US"/>
        </w:rPr>
        <w:t xml:space="preserve">at </w:t>
      </w:r>
      <w:r w:rsidR="00931516" w:rsidRPr="00D53175">
        <w:rPr>
          <w:rFonts w:ascii="Arial" w:hAnsi="Arial" w:cs="Arial"/>
          <w:szCs w:val="24"/>
          <w:lang w:val="en-US"/>
        </w:rPr>
        <w:t>the walls</w:t>
      </w:r>
      <w:r w:rsidR="00AE6D5D" w:rsidRPr="00D53175">
        <w:rPr>
          <w:rFonts w:ascii="Arial" w:hAnsi="Arial" w:cs="Arial"/>
          <w:szCs w:val="24"/>
          <w:lang w:val="en-US"/>
        </w:rPr>
        <w:t xml:space="preserve"> of the microchannels</w:t>
      </w:r>
      <w:r w:rsidR="00931516" w:rsidRPr="00D53175">
        <w:rPr>
          <w:rFonts w:ascii="Arial" w:hAnsi="Arial" w:cs="Arial"/>
          <w:szCs w:val="24"/>
          <w:lang w:val="en-US"/>
        </w:rPr>
        <w:t>.</w:t>
      </w:r>
      <w:r w:rsidR="00522D31" w:rsidRPr="00D53175">
        <w:rPr>
          <w:rFonts w:ascii="Arial" w:hAnsi="Arial" w:cs="Arial"/>
          <w:szCs w:val="24"/>
          <w:lang w:val="en-US"/>
        </w:rPr>
        <w:t xml:space="preserve"> </w:t>
      </w:r>
      <w:r w:rsidR="000038C6" w:rsidRPr="00D53175">
        <w:rPr>
          <w:rFonts w:ascii="Arial" w:hAnsi="Arial" w:cs="Arial"/>
          <w:szCs w:val="24"/>
          <w:lang w:val="en-US"/>
        </w:rPr>
        <w:t>The boundary conditions are summarized in</w:t>
      </w:r>
      <w:r w:rsidR="00AC3034" w:rsidRPr="00D53175">
        <w:rPr>
          <w:rFonts w:ascii="Arial" w:hAnsi="Arial" w:cs="Arial"/>
          <w:szCs w:val="24"/>
          <w:lang w:val="en-US"/>
        </w:rPr>
        <w:t xml:space="preserve"> </w:t>
      </w:r>
      <w:r w:rsidR="00AC3034" w:rsidRPr="00D53175">
        <w:rPr>
          <w:rFonts w:ascii="Arial" w:hAnsi="Arial" w:cs="Arial"/>
          <w:szCs w:val="24"/>
          <w:lang w:val="en-US"/>
        </w:rPr>
        <w:fldChar w:fldCharType="begin"/>
      </w:r>
      <w:r w:rsidR="00AC3034" w:rsidRPr="00D53175">
        <w:rPr>
          <w:rFonts w:ascii="Arial" w:hAnsi="Arial" w:cs="Arial"/>
          <w:szCs w:val="24"/>
          <w:lang w:val="en-US"/>
        </w:rPr>
        <w:instrText xml:space="preserve"> REF _Ref48242349 \h  \* MERGEFORMAT </w:instrText>
      </w:r>
      <w:r w:rsidR="00AC3034" w:rsidRPr="00D53175">
        <w:rPr>
          <w:rFonts w:ascii="Arial" w:hAnsi="Arial" w:cs="Arial"/>
          <w:szCs w:val="24"/>
          <w:lang w:val="en-US"/>
        </w:rPr>
      </w:r>
      <w:r w:rsidR="00AC3034" w:rsidRPr="00D53175">
        <w:rPr>
          <w:rFonts w:ascii="Arial" w:hAnsi="Arial" w:cs="Arial"/>
          <w:szCs w:val="24"/>
          <w:lang w:val="en-US"/>
        </w:rPr>
        <w:fldChar w:fldCharType="separate"/>
      </w:r>
      <w:r w:rsidR="00AC3034" w:rsidRPr="00D53175">
        <w:rPr>
          <w:rFonts w:ascii="Arial" w:hAnsi="Arial" w:cs="Arial"/>
          <w:b/>
          <w:szCs w:val="24"/>
          <w:lang w:val="en-US"/>
        </w:rPr>
        <w:t xml:space="preserve">Figure </w:t>
      </w:r>
      <w:r w:rsidR="00AC3034" w:rsidRPr="00D53175">
        <w:rPr>
          <w:rFonts w:ascii="Arial" w:hAnsi="Arial" w:cs="Arial"/>
          <w:b/>
          <w:noProof/>
          <w:szCs w:val="24"/>
          <w:lang w:val="en-US"/>
        </w:rPr>
        <w:t>1</w:t>
      </w:r>
      <w:r w:rsidR="00AC3034" w:rsidRPr="00D53175">
        <w:rPr>
          <w:rFonts w:ascii="Arial" w:hAnsi="Arial" w:cs="Arial"/>
          <w:szCs w:val="24"/>
          <w:lang w:val="en-US"/>
        </w:rPr>
        <w:fldChar w:fldCharType="end"/>
      </w:r>
      <w:r w:rsidR="000038C6" w:rsidRPr="00D53175">
        <w:rPr>
          <w:rFonts w:ascii="Arial" w:hAnsi="Arial" w:cs="Arial"/>
          <w:szCs w:val="24"/>
          <w:lang w:val="en-US"/>
        </w:rPr>
        <w:t xml:space="preserve">. </w:t>
      </w:r>
      <w:r w:rsidR="008C165A" w:rsidRPr="00D53175">
        <w:rPr>
          <w:rFonts w:ascii="Arial" w:hAnsi="Arial" w:cs="Arial"/>
          <w:szCs w:val="24"/>
          <w:lang w:val="en-US"/>
        </w:rPr>
        <w:t>MF</w:t>
      </w:r>
      <w:r w:rsidR="00333A8A" w:rsidRPr="00D53175">
        <w:rPr>
          <w:rFonts w:ascii="Arial" w:hAnsi="Arial" w:cs="Arial"/>
          <w:szCs w:val="24"/>
          <w:lang w:val="en-US"/>
        </w:rPr>
        <w:t xml:space="preserve"> </w:t>
      </w:r>
      <w:r w:rsidR="007271CA" w:rsidRPr="00D53175">
        <w:rPr>
          <w:rFonts w:ascii="Arial" w:hAnsi="Arial" w:cs="Arial"/>
          <w:szCs w:val="24"/>
          <w:lang w:val="en-US"/>
        </w:rPr>
        <w:t xml:space="preserve">was </w:t>
      </w:r>
      <w:r w:rsidR="007D2D12" w:rsidRPr="00D53175">
        <w:rPr>
          <w:rFonts w:ascii="Arial" w:hAnsi="Arial" w:cs="Arial"/>
          <w:szCs w:val="24"/>
          <w:lang w:val="en-US"/>
        </w:rPr>
        <w:t>used to simulate the magnetic field generated by a n</w:t>
      </w:r>
      <w:r w:rsidR="003C3C6D" w:rsidRPr="00D53175">
        <w:rPr>
          <w:rFonts w:ascii="Arial" w:hAnsi="Arial" w:cs="Arial"/>
          <w:szCs w:val="24"/>
          <w:lang w:val="en-US"/>
        </w:rPr>
        <w:t>eodym</w:t>
      </w:r>
      <w:r w:rsidR="007D2D12" w:rsidRPr="00D53175">
        <w:rPr>
          <w:rFonts w:ascii="Arial" w:hAnsi="Arial" w:cs="Arial"/>
          <w:szCs w:val="24"/>
          <w:lang w:val="en-US"/>
        </w:rPr>
        <w:t xml:space="preserve">ium </w:t>
      </w:r>
      <w:r w:rsidR="00AE6D5D" w:rsidRPr="00D53175">
        <w:rPr>
          <w:rFonts w:ascii="Arial" w:hAnsi="Arial" w:cs="Arial"/>
          <w:szCs w:val="24"/>
          <w:lang w:val="en-US"/>
        </w:rPr>
        <w:t xml:space="preserve">permanent </w:t>
      </w:r>
      <w:r w:rsidR="007D2D12" w:rsidRPr="00D53175">
        <w:rPr>
          <w:rFonts w:ascii="Arial" w:hAnsi="Arial" w:cs="Arial"/>
          <w:szCs w:val="24"/>
          <w:lang w:val="en-US"/>
        </w:rPr>
        <w:t>magnet</w:t>
      </w:r>
      <w:r w:rsidR="00126B7B" w:rsidRPr="00D53175">
        <w:rPr>
          <w:rFonts w:ascii="Arial" w:hAnsi="Arial" w:cs="Arial"/>
          <w:szCs w:val="24"/>
          <w:lang w:val="en-US"/>
        </w:rPr>
        <w:t xml:space="preserve"> </w:t>
      </w:r>
      <w:r w:rsidR="000C07E9" w:rsidRPr="00D53175">
        <w:rPr>
          <w:rFonts w:ascii="Arial" w:hAnsi="Arial" w:cs="Arial"/>
          <w:szCs w:val="24"/>
          <w:lang w:val="en-US"/>
        </w:rPr>
        <w:t>(</w:t>
      </w:r>
      <w:r w:rsidR="00005C5F" w:rsidRPr="00D53175">
        <w:rPr>
          <w:rFonts w:ascii="Arial" w:hAnsi="Arial" w:cs="Arial"/>
          <w:szCs w:val="24"/>
          <w:lang w:val="en-US"/>
        </w:rPr>
        <w:fldChar w:fldCharType="begin"/>
      </w:r>
      <w:r w:rsidR="00005C5F" w:rsidRPr="00D53175">
        <w:rPr>
          <w:rFonts w:ascii="Arial" w:hAnsi="Arial" w:cs="Arial"/>
          <w:szCs w:val="24"/>
          <w:lang w:val="en-US"/>
        </w:rPr>
        <w:instrText xml:space="preserve"> REF _Ref46179524 \h  \* MERGEFORMAT </w:instrText>
      </w:r>
      <w:r w:rsidR="00005C5F" w:rsidRPr="00D53175">
        <w:rPr>
          <w:rFonts w:ascii="Arial" w:hAnsi="Arial" w:cs="Arial"/>
          <w:szCs w:val="24"/>
          <w:lang w:val="en-US"/>
        </w:rPr>
      </w:r>
      <w:r w:rsidR="00005C5F" w:rsidRPr="00D53175">
        <w:rPr>
          <w:rFonts w:ascii="Arial" w:hAnsi="Arial" w:cs="Arial"/>
          <w:szCs w:val="24"/>
          <w:lang w:val="en-US"/>
        </w:rPr>
        <w:fldChar w:fldCharType="separate"/>
      </w:r>
      <w:r w:rsidR="00017089" w:rsidRPr="00D53175">
        <w:rPr>
          <w:rFonts w:ascii="Arial" w:hAnsi="Arial" w:cs="Arial"/>
          <w:noProof/>
          <w:szCs w:val="24"/>
          <w:lang w:val="en-US"/>
        </w:rPr>
        <w:t>Eq</w:t>
      </w:r>
      <w:r w:rsidR="00017089" w:rsidRPr="00D53175">
        <w:rPr>
          <w:rFonts w:ascii="Arial" w:hAnsi="Arial" w:cs="Arial"/>
          <w:szCs w:val="24"/>
          <w:lang w:val="en-US"/>
        </w:rPr>
        <w:t>. (</w:t>
      </w:r>
      <w:r w:rsidR="00017089" w:rsidRPr="00D53175">
        <w:rPr>
          <w:rFonts w:ascii="Arial" w:hAnsi="Arial" w:cs="Arial"/>
          <w:noProof/>
          <w:szCs w:val="24"/>
          <w:lang w:val="en-US"/>
        </w:rPr>
        <w:t>2</w:t>
      </w:r>
      <w:r w:rsidR="00005C5F" w:rsidRPr="00D53175">
        <w:rPr>
          <w:rFonts w:ascii="Arial" w:hAnsi="Arial" w:cs="Arial"/>
          <w:szCs w:val="24"/>
          <w:lang w:val="en-US"/>
        </w:rPr>
        <w:fldChar w:fldCharType="end"/>
      </w:r>
      <w:r w:rsidR="00720ACB" w:rsidRPr="00D53175">
        <w:rPr>
          <w:rFonts w:ascii="Arial" w:hAnsi="Arial" w:cs="Arial"/>
          <w:szCs w:val="24"/>
          <w:lang w:val="en-US"/>
        </w:rPr>
        <w:t>)</w:t>
      </w:r>
      <w:r w:rsidR="00D10847" w:rsidRPr="00D53175">
        <w:rPr>
          <w:rFonts w:ascii="Arial" w:hAnsi="Arial" w:cs="Arial"/>
          <w:szCs w:val="24"/>
          <w:lang w:val="en-US"/>
        </w:rPr>
        <w:t xml:space="preserve"> </w:t>
      </w:r>
      <w:r w:rsidR="0025679D" w:rsidRPr="00D53175">
        <w:rPr>
          <w:rFonts w:ascii="Arial" w:hAnsi="Arial" w:cs="Arial"/>
          <w:szCs w:val="24"/>
          <w:lang w:val="en-US"/>
        </w:rPr>
        <w:t xml:space="preserve">and </w:t>
      </w:r>
      <w:r w:rsidR="00005C5F" w:rsidRPr="00D53175">
        <w:rPr>
          <w:rFonts w:ascii="Arial" w:hAnsi="Arial" w:cs="Arial"/>
          <w:szCs w:val="24"/>
          <w:lang w:val="en-US"/>
        </w:rPr>
        <w:fldChar w:fldCharType="begin"/>
      </w:r>
      <w:r w:rsidR="00005C5F" w:rsidRPr="00D53175">
        <w:rPr>
          <w:rFonts w:ascii="Arial" w:hAnsi="Arial" w:cs="Arial"/>
          <w:szCs w:val="24"/>
          <w:lang w:val="en-US"/>
        </w:rPr>
        <w:instrText xml:space="preserve"> REF _Ref46179548 \h  \* MERGEFORMAT </w:instrText>
      </w:r>
      <w:r w:rsidR="00005C5F" w:rsidRPr="00D53175">
        <w:rPr>
          <w:rFonts w:ascii="Arial" w:hAnsi="Arial" w:cs="Arial"/>
          <w:szCs w:val="24"/>
          <w:lang w:val="en-US"/>
        </w:rPr>
      </w:r>
      <w:r w:rsidR="00005C5F" w:rsidRPr="00D53175">
        <w:rPr>
          <w:rFonts w:ascii="Arial" w:hAnsi="Arial" w:cs="Arial"/>
          <w:szCs w:val="24"/>
          <w:lang w:val="en-US"/>
        </w:rPr>
        <w:fldChar w:fldCharType="separate"/>
      </w:r>
      <w:r w:rsidR="00017089" w:rsidRPr="00D53175">
        <w:rPr>
          <w:rFonts w:ascii="Arial" w:hAnsi="Arial" w:cs="Arial"/>
          <w:noProof/>
          <w:szCs w:val="24"/>
          <w:lang w:val="en-US"/>
        </w:rPr>
        <w:t>Eq</w:t>
      </w:r>
      <w:r w:rsidR="00017089" w:rsidRPr="00D53175">
        <w:rPr>
          <w:rFonts w:ascii="Arial" w:hAnsi="Arial" w:cs="Arial"/>
          <w:szCs w:val="24"/>
          <w:lang w:val="en-US"/>
        </w:rPr>
        <w:t>. (</w:t>
      </w:r>
      <w:r w:rsidR="00017089" w:rsidRPr="00D53175">
        <w:rPr>
          <w:rFonts w:ascii="Arial" w:hAnsi="Arial" w:cs="Arial"/>
          <w:noProof/>
          <w:szCs w:val="24"/>
          <w:lang w:val="en-US"/>
        </w:rPr>
        <w:t>3</w:t>
      </w:r>
      <w:r w:rsidR="00005C5F" w:rsidRPr="00D53175">
        <w:rPr>
          <w:rFonts w:ascii="Arial" w:hAnsi="Arial" w:cs="Arial"/>
          <w:szCs w:val="24"/>
          <w:lang w:val="en-US"/>
        </w:rPr>
        <w:fldChar w:fldCharType="end"/>
      </w:r>
      <w:r w:rsidR="00FE4350" w:rsidRPr="00D53175">
        <w:rPr>
          <w:rFonts w:ascii="Arial" w:hAnsi="Arial" w:cs="Arial"/>
          <w:szCs w:val="24"/>
          <w:lang w:val="en-US"/>
        </w:rPr>
        <w:t>)</w:t>
      </w:r>
      <w:r w:rsidR="00720ACB" w:rsidRPr="00D53175">
        <w:rPr>
          <w:rFonts w:ascii="Arial" w:hAnsi="Arial" w:cs="Arial"/>
          <w:szCs w:val="24"/>
          <w:lang w:val="en-US"/>
        </w:rPr>
        <w:t>)</w:t>
      </w:r>
      <w:r w:rsidR="007D2D12" w:rsidRPr="00D53175">
        <w:rPr>
          <w:rFonts w:ascii="Arial" w:hAnsi="Arial" w:cs="Arial"/>
          <w:szCs w:val="24"/>
          <w:lang w:val="en-US"/>
        </w:rPr>
        <w:t>.</w:t>
      </w:r>
      <w:r w:rsidR="00F936A3" w:rsidRPr="00D53175">
        <w:rPr>
          <w:rFonts w:ascii="Arial" w:hAnsi="Arial" w:cs="Arial"/>
          <w:szCs w:val="24"/>
          <w:lang w:val="en-US"/>
        </w:rPr>
        <w:t xml:space="preserve"> </w:t>
      </w:r>
      <w:r w:rsidR="002D3164" w:rsidRPr="00D53175">
        <w:rPr>
          <w:rFonts w:ascii="Arial" w:hAnsi="Arial" w:cs="Arial"/>
          <w:szCs w:val="24"/>
          <w:lang w:val="en-US"/>
        </w:rPr>
        <w:t xml:space="preserve">An additional domain representing the </w:t>
      </w:r>
      <w:r w:rsidR="004C5421" w:rsidRPr="00D53175">
        <w:rPr>
          <w:rFonts w:ascii="Arial" w:hAnsi="Arial" w:cs="Arial"/>
          <w:szCs w:val="24"/>
          <w:lang w:val="en-US"/>
        </w:rPr>
        <w:t xml:space="preserve">surrounding </w:t>
      </w:r>
      <w:r w:rsidR="002D3164" w:rsidRPr="00D53175">
        <w:rPr>
          <w:rFonts w:ascii="Arial" w:hAnsi="Arial" w:cs="Arial"/>
          <w:szCs w:val="24"/>
          <w:lang w:val="en-US"/>
        </w:rPr>
        <w:t xml:space="preserve">air was </w:t>
      </w:r>
      <w:r w:rsidR="00AE6D5D" w:rsidRPr="00D53175">
        <w:rPr>
          <w:rFonts w:ascii="Arial" w:hAnsi="Arial" w:cs="Arial"/>
          <w:szCs w:val="24"/>
          <w:lang w:val="en-US"/>
        </w:rPr>
        <w:t>added to the computational domain</w:t>
      </w:r>
      <w:r w:rsidR="002D3164" w:rsidRPr="00D53175">
        <w:rPr>
          <w:rFonts w:ascii="Arial" w:hAnsi="Arial" w:cs="Arial"/>
          <w:szCs w:val="24"/>
          <w:lang w:val="en-US"/>
        </w:rPr>
        <w:t xml:space="preserve">. </w:t>
      </w:r>
      <w:r w:rsidR="00662B8A" w:rsidRPr="00D53175">
        <w:rPr>
          <w:rFonts w:ascii="Arial" w:hAnsi="Arial" w:cs="Arial"/>
          <w:szCs w:val="24"/>
          <w:lang w:val="en-US"/>
        </w:rPr>
        <w:t>Air and water were assumed with magnetic permeability of 1.</w:t>
      </w:r>
      <w:r w:rsidR="00691422" w:rsidRPr="00D53175">
        <w:rPr>
          <w:rFonts w:ascii="Arial" w:hAnsi="Arial" w:cs="Arial"/>
          <w:szCs w:val="24"/>
          <w:lang w:val="en-US"/>
        </w:rPr>
        <w:t xml:space="preserve"> </w:t>
      </w:r>
      <w:r w:rsidR="00F87C87" w:rsidRPr="00D53175">
        <w:rPr>
          <w:rFonts w:ascii="Arial" w:hAnsi="Arial" w:cs="Arial"/>
          <w:szCs w:val="24"/>
          <w:lang w:val="en-US"/>
        </w:rPr>
        <w:t xml:space="preserve">These two physics were </w:t>
      </w:r>
      <w:r w:rsidR="00AE6D5D" w:rsidRPr="00D53175">
        <w:rPr>
          <w:rFonts w:ascii="Arial" w:hAnsi="Arial" w:cs="Arial"/>
          <w:szCs w:val="24"/>
          <w:lang w:val="en-US"/>
        </w:rPr>
        <w:t xml:space="preserve">solved simultaneously </w:t>
      </w:r>
      <w:r w:rsidR="00F87C87" w:rsidRPr="00D53175">
        <w:rPr>
          <w:rFonts w:ascii="Arial" w:hAnsi="Arial" w:cs="Arial"/>
          <w:szCs w:val="24"/>
          <w:lang w:val="en-US"/>
        </w:rPr>
        <w:t>in a sta</w:t>
      </w:r>
      <w:r w:rsidR="00577BDA" w:rsidRPr="00D53175">
        <w:rPr>
          <w:rFonts w:ascii="Arial" w:hAnsi="Arial" w:cs="Arial"/>
          <w:szCs w:val="24"/>
          <w:lang w:val="en-US"/>
        </w:rPr>
        <w:t>tionary study</w:t>
      </w:r>
      <w:r w:rsidR="00AE3241" w:rsidRPr="00D53175">
        <w:rPr>
          <w:rFonts w:ascii="Arial" w:hAnsi="Arial" w:cs="Arial"/>
          <w:szCs w:val="24"/>
          <w:lang w:val="en-US"/>
        </w:rPr>
        <w:t xml:space="preserve"> with </w:t>
      </w:r>
      <w:ins w:id="80" w:author="Juan Carlos Cruz Jimenez" w:date="2021-05-23T20:48:00Z">
        <w:r w:rsidR="00D4021D">
          <w:rPr>
            <w:rFonts w:ascii="Arial" w:hAnsi="Arial" w:cs="Arial"/>
            <w:szCs w:val="24"/>
            <w:lang w:val="en-US"/>
          </w:rPr>
          <w:t xml:space="preserve">the </w:t>
        </w:r>
      </w:ins>
      <w:r w:rsidR="00AE3241" w:rsidRPr="00D53175">
        <w:rPr>
          <w:rFonts w:ascii="Arial" w:hAnsi="Arial" w:cs="Arial"/>
          <w:szCs w:val="24"/>
          <w:lang w:val="en-US"/>
        </w:rPr>
        <w:t>direct solver PARDISO</w:t>
      </w:r>
      <w:r w:rsidR="00236265" w:rsidRPr="00D53175">
        <w:rPr>
          <w:rFonts w:ascii="Arial" w:hAnsi="Arial" w:cs="Arial"/>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62"/>
      </w:tblGrid>
      <w:tr w:rsidR="006D5121" w:rsidRPr="00D53175" w14:paraId="5AD7EE24" w14:textId="77777777" w:rsidTr="00FA35D6">
        <w:trPr>
          <w:trHeight w:val="454"/>
        </w:trPr>
        <w:tc>
          <w:tcPr>
            <w:tcW w:w="7797" w:type="dxa"/>
            <w:vAlign w:val="center"/>
          </w:tcPr>
          <w:p w14:paraId="30B87B24" w14:textId="5D4B3EAF" w:rsidR="006D5121" w:rsidRPr="00D53175" w:rsidRDefault="006D5121" w:rsidP="00396065">
            <w:pPr>
              <w:pStyle w:val="MDPI39equation"/>
              <w:spacing w:before="0"/>
              <w:ind w:left="720"/>
              <w:rPr>
                <w:rFonts w:ascii="Arial" w:hAnsi="Arial" w:cs="Arial"/>
                <w:sz w:val="24"/>
                <w:szCs w:val="24"/>
              </w:rPr>
            </w:pPr>
            <m:oMathPara>
              <m:oMath>
                <m:r>
                  <w:rPr>
                    <w:rFonts w:ascii="Cambria Math" w:hAnsi="Cambria Math" w:cs="Arial"/>
                    <w:sz w:val="24"/>
                    <w:szCs w:val="24"/>
                  </w:rPr>
                  <m:t>0=-∇P+μ</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r>
                  <w:rPr>
                    <w:rFonts w:ascii="Cambria Math" w:hAnsi="Cambria Math" w:cs="Arial"/>
                    <w:sz w:val="24"/>
                    <w:szCs w:val="24"/>
                  </w:rPr>
                  <m:t>V</m:t>
                </m:r>
              </m:oMath>
            </m:oMathPara>
          </w:p>
        </w:tc>
        <w:tc>
          <w:tcPr>
            <w:tcW w:w="1607" w:type="dxa"/>
            <w:vAlign w:val="center"/>
          </w:tcPr>
          <w:p w14:paraId="3058D45E" w14:textId="065179F8" w:rsidR="006D5121" w:rsidRPr="00D53175" w:rsidRDefault="00DA7158" w:rsidP="00396065">
            <w:pPr>
              <w:pStyle w:val="MDPI3aequationnumber"/>
              <w:spacing w:line="260" w:lineRule="atLeast"/>
              <w:rPr>
                <w:rFonts w:ascii="Arial" w:hAnsi="Arial" w:cs="Arial"/>
                <w:sz w:val="24"/>
                <w:szCs w:val="24"/>
              </w:rPr>
            </w:pPr>
            <w:bookmarkStart w:id="81" w:name="_Ref46179401"/>
            <w:r w:rsidRPr="00D53175">
              <w:rPr>
                <w:rFonts w:ascii="Arial" w:hAnsi="Arial" w:cs="Arial"/>
                <w:sz w:val="24"/>
                <w:szCs w:val="24"/>
              </w:rPr>
              <w:t xml:space="preserve">Eq. </w:t>
            </w:r>
            <w:r w:rsidR="006D5121" w:rsidRPr="00D53175">
              <w:rPr>
                <w:rFonts w:ascii="Arial" w:hAnsi="Arial" w:cs="Arial"/>
                <w:sz w:val="24"/>
                <w:szCs w:val="24"/>
              </w:rPr>
              <w:t>(</w:t>
            </w:r>
            <w:r w:rsidR="006D5121" w:rsidRPr="00D53175">
              <w:rPr>
                <w:rFonts w:ascii="Arial" w:hAnsi="Arial" w:cs="Arial"/>
                <w:sz w:val="24"/>
                <w:szCs w:val="24"/>
              </w:rPr>
              <w:fldChar w:fldCharType="begin"/>
            </w:r>
            <w:r w:rsidR="006D5121" w:rsidRPr="00D53175">
              <w:rPr>
                <w:rFonts w:ascii="Arial" w:hAnsi="Arial" w:cs="Arial"/>
                <w:sz w:val="24"/>
                <w:szCs w:val="24"/>
              </w:rPr>
              <w:instrText xml:space="preserve"> SEQ Eq._ \* ARABIC </w:instrText>
            </w:r>
            <w:r w:rsidR="006D5121" w:rsidRPr="00D53175">
              <w:rPr>
                <w:rFonts w:ascii="Arial" w:hAnsi="Arial" w:cs="Arial"/>
                <w:sz w:val="24"/>
                <w:szCs w:val="24"/>
              </w:rPr>
              <w:fldChar w:fldCharType="separate"/>
            </w:r>
            <w:r w:rsidR="00017089" w:rsidRPr="00D53175">
              <w:rPr>
                <w:rFonts w:ascii="Arial" w:hAnsi="Arial" w:cs="Arial"/>
                <w:noProof/>
                <w:sz w:val="24"/>
                <w:szCs w:val="24"/>
              </w:rPr>
              <w:t>1</w:t>
            </w:r>
            <w:r w:rsidR="006D5121" w:rsidRPr="00D53175">
              <w:rPr>
                <w:rFonts w:ascii="Arial" w:hAnsi="Arial" w:cs="Arial"/>
                <w:sz w:val="24"/>
                <w:szCs w:val="24"/>
              </w:rPr>
              <w:fldChar w:fldCharType="end"/>
            </w:r>
            <w:bookmarkEnd w:id="81"/>
            <w:r w:rsidR="006D5121" w:rsidRPr="00D53175">
              <w:rPr>
                <w:rFonts w:ascii="Arial" w:hAnsi="Arial" w:cs="Arial"/>
                <w:sz w:val="24"/>
                <w:szCs w:val="24"/>
              </w:rPr>
              <w:t>)</w:t>
            </w:r>
          </w:p>
        </w:tc>
      </w:tr>
      <w:tr w:rsidR="00396065" w:rsidRPr="00D53175" w14:paraId="382DD84A" w14:textId="77777777" w:rsidTr="00FA35D6">
        <w:trPr>
          <w:trHeight w:val="454"/>
        </w:trPr>
        <w:tc>
          <w:tcPr>
            <w:tcW w:w="7797" w:type="dxa"/>
            <w:vAlign w:val="center"/>
          </w:tcPr>
          <w:p w14:paraId="147DEF9D" w14:textId="3E4049A7" w:rsidR="00396065" w:rsidRPr="00D53175" w:rsidRDefault="00396065" w:rsidP="00396065">
            <w:pPr>
              <w:pStyle w:val="MDPI39equation"/>
              <w:spacing w:before="0"/>
              <w:ind w:left="720"/>
              <w:rPr>
                <w:rFonts w:ascii="Arial" w:hAnsi="Arial" w:cs="Arial"/>
                <w:sz w:val="24"/>
                <w:szCs w:val="24"/>
              </w:rPr>
            </w:pPr>
            <m:oMathPara>
              <m:oMath>
                <m:r>
                  <w:rPr>
                    <w:rFonts w:ascii="Cambria Math" w:hAnsi="Cambria Math" w:cs="Arial"/>
                    <w:sz w:val="24"/>
                    <w:szCs w:val="24"/>
                  </w:rPr>
                  <m:t>B=</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0</m:t>
                    </m:r>
                  </m:sub>
                </m:sSub>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r</m:t>
                    </m:r>
                  </m:sub>
                </m:sSub>
                <m:r>
                  <w:rPr>
                    <w:rFonts w:ascii="Cambria Math" w:hAnsi="Cambria Math" w:cs="Arial"/>
                    <w:sz w:val="24"/>
                    <w:szCs w:val="24"/>
                  </w:rPr>
                  <m:t>H</m:t>
                </m:r>
              </m:oMath>
            </m:oMathPara>
          </w:p>
        </w:tc>
        <w:tc>
          <w:tcPr>
            <w:tcW w:w="1607" w:type="dxa"/>
            <w:vAlign w:val="center"/>
          </w:tcPr>
          <w:p w14:paraId="3E5E068B" w14:textId="1E113114" w:rsidR="00396065" w:rsidRPr="00D53175" w:rsidRDefault="00DA7158" w:rsidP="00396065">
            <w:pPr>
              <w:pStyle w:val="MDPI3aequationnumber"/>
              <w:spacing w:line="260" w:lineRule="atLeast"/>
              <w:rPr>
                <w:rFonts w:ascii="Arial" w:hAnsi="Arial" w:cs="Arial"/>
                <w:sz w:val="24"/>
                <w:szCs w:val="24"/>
              </w:rPr>
            </w:pPr>
            <w:bookmarkStart w:id="82" w:name="_Ref46179524"/>
            <w:r w:rsidRPr="00D53175">
              <w:rPr>
                <w:rFonts w:ascii="Arial" w:hAnsi="Arial" w:cs="Arial"/>
                <w:sz w:val="24"/>
                <w:szCs w:val="24"/>
              </w:rPr>
              <w:t xml:space="preserve">Eq. </w:t>
            </w:r>
            <w:r w:rsidR="00396065" w:rsidRPr="00D53175">
              <w:rPr>
                <w:rFonts w:ascii="Arial" w:hAnsi="Arial" w:cs="Arial"/>
                <w:sz w:val="24"/>
                <w:szCs w:val="24"/>
              </w:rPr>
              <w:t>(</w:t>
            </w:r>
            <w:r w:rsidR="00396065" w:rsidRPr="00D53175">
              <w:rPr>
                <w:rFonts w:ascii="Arial" w:hAnsi="Arial" w:cs="Arial"/>
                <w:sz w:val="24"/>
                <w:szCs w:val="24"/>
              </w:rPr>
              <w:fldChar w:fldCharType="begin"/>
            </w:r>
            <w:r w:rsidR="00396065" w:rsidRPr="00D53175">
              <w:rPr>
                <w:rFonts w:ascii="Arial" w:hAnsi="Arial" w:cs="Arial"/>
                <w:sz w:val="24"/>
                <w:szCs w:val="24"/>
              </w:rPr>
              <w:instrText xml:space="preserve"> SEQ Eq._ \* ARABIC </w:instrText>
            </w:r>
            <w:r w:rsidR="00396065" w:rsidRPr="00D53175">
              <w:rPr>
                <w:rFonts w:ascii="Arial" w:hAnsi="Arial" w:cs="Arial"/>
                <w:sz w:val="24"/>
                <w:szCs w:val="24"/>
              </w:rPr>
              <w:fldChar w:fldCharType="separate"/>
            </w:r>
            <w:r w:rsidR="00017089" w:rsidRPr="00D53175">
              <w:rPr>
                <w:rFonts w:ascii="Arial" w:hAnsi="Arial" w:cs="Arial"/>
                <w:noProof/>
                <w:sz w:val="24"/>
                <w:szCs w:val="24"/>
              </w:rPr>
              <w:t>2</w:t>
            </w:r>
            <w:r w:rsidR="00396065" w:rsidRPr="00D53175">
              <w:rPr>
                <w:rFonts w:ascii="Arial" w:hAnsi="Arial" w:cs="Arial"/>
                <w:sz w:val="24"/>
                <w:szCs w:val="24"/>
              </w:rPr>
              <w:fldChar w:fldCharType="end"/>
            </w:r>
            <w:bookmarkEnd w:id="82"/>
            <w:r w:rsidR="00396065" w:rsidRPr="00D53175">
              <w:rPr>
                <w:rFonts w:ascii="Arial" w:hAnsi="Arial" w:cs="Arial"/>
                <w:sz w:val="24"/>
                <w:szCs w:val="24"/>
              </w:rPr>
              <w:t>)</w:t>
            </w:r>
          </w:p>
        </w:tc>
      </w:tr>
      <w:tr w:rsidR="00396065" w:rsidRPr="00D53175" w14:paraId="47162A59" w14:textId="77777777" w:rsidTr="00FA3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4"/>
        </w:trPr>
        <w:tc>
          <w:tcPr>
            <w:tcW w:w="7797" w:type="dxa"/>
            <w:tcBorders>
              <w:top w:val="nil"/>
              <w:left w:val="nil"/>
              <w:bottom w:val="nil"/>
              <w:right w:val="nil"/>
            </w:tcBorders>
            <w:vAlign w:val="center"/>
          </w:tcPr>
          <w:p w14:paraId="49CE21E7" w14:textId="26FDB315" w:rsidR="00396065" w:rsidRPr="00D53175" w:rsidRDefault="00396065" w:rsidP="00396065">
            <w:pPr>
              <w:pStyle w:val="MDPI39equation"/>
              <w:spacing w:before="0"/>
              <w:ind w:left="720"/>
              <w:rPr>
                <w:rFonts w:ascii="Arial" w:hAnsi="Arial" w:cs="Arial"/>
                <w:i/>
                <w:sz w:val="24"/>
                <w:szCs w:val="24"/>
              </w:rPr>
            </w:pPr>
            <m:oMathPara>
              <m:oMath>
                <m:r>
                  <w:rPr>
                    <w:rFonts w:ascii="Cambria Math" w:hAnsi="Cambria Math" w:cs="Arial"/>
                    <w:sz w:val="24"/>
                    <w:szCs w:val="24"/>
                  </w:rPr>
                  <m:t>B=</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0</m:t>
                    </m:r>
                  </m:sub>
                </m:sSub>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r</m:t>
                    </m:r>
                  </m:sub>
                </m:sSub>
                <m:r>
                  <w:rPr>
                    <w:rFonts w:ascii="Cambria Math" w:hAnsi="Cambria Math" w:cs="Arial"/>
                    <w:sz w:val="24"/>
                    <w:szCs w:val="24"/>
                  </w:rPr>
                  <m:t>H+</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R</m:t>
                    </m:r>
                  </m:sub>
                </m:sSub>
              </m:oMath>
            </m:oMathPara>
          </w:p>
        </w:tc>
        <w:tc>
          <w:tcPr>
            <w:tcW w:w="1607" w:type="dxa"/>
            <w:tcBorders>
              <w:top w:val="nil"/>
              <w:left w:val="nil"/>
              <w:bottom w:val="nil"/>
              <w:right w:val="nil"/>
            </w:tcBorders>
          </w:tcPr>
          <w:p w14:paraId="03F7737D" w14:textId="492E1FED" w:rsidR="00396065" w:rsidRPr="00D53175" w:rsidRDefault="00DA7158" w:rsidP="00396065">
            <w:pPr>
              <w:pStyle w:val="MDPI3aequationnumber"/>
              <w:spacing w:line="260" w:lineRule="atLeast"/>
              <w:rPr>
                <w:rFonts w:ascii="Arial" w:hAnsi="Arial" w:cs="Arial"/>
                <w:sz w:val="24"/>
                <w:szCs w:val="24"/>
              </w:rPr>
            </w:pPr>
            <w:bookmarkStart w:id="83" w:name="_Ref46179548"/>
            <w:r w:rsidRPr="00D53175">
              <w:rPr>
                <w:rFonts w:ascii="Arial" w:hAnsi="Arial" w:cs="Arial"/>
                <w:sz w:val="24"/>
                <w:szCs w:val="24"/>
              </w:rPr>
              <w:t xml:space="preserve">Eq. </w:t>
            </w:r>
            <w:r w:rsidR="00396065" w:rsidRPr="00D53175">
              <w:rPr>
                <w:rFonts w:ascii="Arial" w:hAnsi="Arial" w:cs="Arial"/>
                <w:sz w:val="24"/>
                <w:szCs w:val="24"/>
              </w:rPr>
              <w:t>(</w:t>
            </w:r>
            <w:r w:rsidR="00396065" w:rsidRPr="00D53175">
              <w:rPr>
                <w:rFonts w:ascii="Arial" w:hAnsi="Arial" w:cs="Arial"/>
                <w:sz w:val="24"/>
                <w:szCs w:val="24"/>
              </w:rPr>
              <w:fldChar w:fldCharType="begin"/>
            </w:r>
            <w:r w:rsidR="00396065" w:rsidRPr="00D53175">
              <w:rPr>
                <w:rFonts w:ascii="Arial" w:hAnsi="Arial" w:cs="Arial"/>
                <w:sz w:val="24"/>
                <w:szCs w:val="24"/>
              </w:rPr>
              <w:instrText xml:space="preserve"> SEQ Eq._ \* ARABIC </w:instrText>
            </w:r>
            <w:r w:rsidR="00396065" w:rsidRPr="00D53175">
              <w:rPr>
                <w:rFonts w:ascii="Arial" w:hAnsi="Arial" w:cs="Arial"/>
                <w:sz w:val="24"/>
                <w:szCs w:val="24"/>
              </w:rPr>
              <w:fldChar w:fldCharType="separate"/>
            </w:r>
            <w:r w:rsidR="00017089" w:rsidRPr="00D53175">
              <w:rPr>
                <w:rFonts w:ascii="Arial" w:hAnsi="Arial" w:cs="Arial"/>
                <w:noProof/>
                <w:sz w:val="24"/>
                <w:szCs w:val="24"/>
              </w:rPr>
              <w:t>3</w:t>
            </w:r>
            <w:r w:rsidR="00396065" w:rsidRPr="00D53175">
              <w:rPr>
                <w:rFonts w:ascii="Arial" w:hAnsi="Arial" w:cs="Arial"/>
                <w:sz w:val="24"/>
                <w:szCs w:val="24"/>
              </w:rPr>
              <w:fldChar w:fldCharType="end"/>
            </w:r>
            <w:bookmarkEnd w:id="83"/>
            <w:r w:rsidR="00396065" w:rsidRPr="00D53175">
              <w:rPr>
                <w:rFonts w:ascii="Arial" w:hAnsi="Arial" w:cs="Arial"/>
                <w:sz w:val="24"/>
                <w:szCs w:val="24"/>
              </w:rPr>
              <w:t>)</w:t>
            </w:r>
          </w:p>
        </w:tc>
      </w:tr>
    </w:tbl>
    <w:p w14:paraId="2CD71D08" w14:textId="70FCC9E2" w:rsidR="003B2FEA" w:rsidRPr="00D53175" w:rsidRDefault="00257980" w:rsidP="006F7784">
      <w:pPr>
        <w:spacing w:before="240"/>
        <w:jc w:val="both"/>
        <w:rPr>
          <w:rFonts w:ascii="Arial" w:eastAsia="Times New Roman" w:hAnsi="Arial" w:cs="Arial"/>
          <w:color w:val="000000"/>
          <w:szCs w:val="24"/>
          <w:lang w:val="en-US" w:eastAsia="es-CO"/>
        </w:rPr>
      </w:pPr>
      <w:r w:rsidRPr="00D53175">
        <w:rPr>
          <w:rFonts w:ascii="Arial" w:hAnsi="Arial" w:cs="Arial"/>
          <w:szCs w:val="24"/>
          <w:lang w:val="en-US"/>
        </w:rPr>
        <w:t>Where</w:t>
      </w:r>
      <m:oMath>
        <m:r>
          <w:rPr>
            <w:rFonts w:ascii="Cambria Math" w:hAnsi="Cambria Math" w:cs="Arial"/>
            <w:szCs w:val="24"/>
            <w:lang w:val="en-US"/>
          </w:rPr>
          <m:t xml:space="preserve"> </m:t>
        </m:r>
        <m:r>
          <m:rPr>
            <m:sty m:val="p"/>
          </m:rPr>
          <w:rPr>
            <w:rFonts w:ascii="Cambria Math" w:hAnsi="Cambria Math" w:cs="Arial"/>
            <w:szCs w:val="24"/>
            <w:lang w:val="en-US"/>
          </w:rPr>
          <m:t>∇</m:t>
        </m:r>
        <m:r>
          <w:rPr>
            <w:rFonts w:ascii="Cambria Math" w:hAnsi="Cambria Math" w:cs="Arial"/>
            <w:szCs w:val="24"/>
            <w:lang w:val="en-US"/>
          </w:rPr>
          <m:t>P</m:t>
        </m:r>
      </m:oMath>
      <w:r w:rsidRPr="00D53175">
        <w:rPr>
          <w:rFonts w:ascii="Arial" w:hAnsi="Arial" w:cs="Arial"/>
          <w:szCs w:val="24"/>
          <w:lang w:val="en-US"/>
        </w:rPr>
        <w:t>,</w:t>
      </w:r>
      <w:r w:rsidR="005F2B7D" w:rsidRPr="00D53175">
        <w:rPr>
          <w:rFonts w:ascii="Arial" w:hAnsi="Arial" w:cs="Arial"/>
          <w:szCs w:val="24"/>
          <w:lang w:val="en-US"/>
        </w:rPr>
        <w:t xml:space="preserve"> is the </w:t>
      </w:r>
      <w:r w:rsidR="00786B18" w:rsidRPr="00D53175">
        <w:rPr>
          <w:rFonts w:ascii="Arial" w:hAnsi="Arial" w:cs="Arial"/>
          <w:szCs w:val="24"/>
          <w:lang w:val="en-US"/>
        </w:rPr>
        <w:t xml:space="preserve">pressure </w:t>
      </w:r>
      <w:r w:rsidR="0025679D" w:rsidRPr="00D53175">
        <w:rPr>
          <w:rFonts w:ascii="Arial" w:hAnsi="Arial" w:cs="Arial"/>
          <w:szCs w:val="24"/>
          <w:lang w:val="en-US"/>
        </w:rPr>
        <w:t xml:space="preserve">gradient </w:t>
      </w:r>
      <w:r w:rsidR="005F2B7D" w:rsidRPr="00D53175">
        <w:rPr>
          <w:rFonts w:ascii="Arial" w:hAnsi="Arial" w:cs="Arial"/>
          <w:szCs w:val="24"/>
          <w:lang w:val="en-US"/>
        </w:rPr>
        <w:t>i</w:t>
      </w:r>
      <w:r w:rsidR="00786B18" w:rsidRPr="00D53175">
        <w:rPr>
          <w:rFonts w:ascii="Arial" w:hAnsi="Arial" w:cs="Arial"/>
          <w:szCs w:val="24"/>
          <w:lang w:val="en-US"/>
        </w:rPr>
        <w:t>n</w:t>
      </w:r>
      <w:r w:rsidR="005F2B7D" w:rsidRPr="00D53175">
        <w:rPr>
          <w:rFonts w:ascii="Arial" w:hAnsi="Arial" w:cs="Arial"/>
          <w:szCs w:val="24"/>
          <w:lang w:val="en-US"/>
        </w:rPr>
        <w:t xml:space="preserve"> the fluid, </w:t>
      </w:r>
      <w:r w:rsidR="00786B18" w:rsidRPr="00D53175">
        <w:rPr>
          <w:rFonts w:ascii="Arial" w:hAnsi="Arial" w:cs="Arial"/>
          <w:szCs w:val="24"/>
          <w:lang w:val="en-US"/>
        </w:rPr>
        <w:t>µ</w:t>
      </w:r>
      <w:r w:rsidR="00E056BB" w:rsidRPr="00D53175">
        <w:rPr>
          <w:rFonts w:ascii="Arial" w:hAnsi="Arial" w:cs="Arial"/>
          <w:szCs w:val="24"/>
          <w:lang w:val="en-US"/>
        </w:rPr>
        <w:t xml:space="preserve"> is the </w:t>
      </w:r>
      <w:r w:rsidR="0023664C" w:rsidRPr="00D53175">
        <w:rPr>
          <w:rFonts w:ascii="Arial" w:hAnsi="Arial" w:cs="Arial"/>
          <w:szCs w:val="24"/>
          <w:lang w:val="en-US"/>
        </w:rPr>
        <w:t>viscosity</w:t>
      </w:r>
      <w:r w:rsidR="000C4071" w:rsidRPr="00D53175">
        <w:rPr>
          <w:rFonts w:ascii="Arial" w:hAnsi="Arial" w:cs="Arial"/>
          <w:szCs w:val="24"/>
          <w:lang w:val="en-US"/>
        </w:rPr>
        <w:t xml:space="preserve"> of the fluid</w:t>
      </w:r>
      <w:r w:rsidR="0023664C" w:rsidRPr="00D53175">
        <w:rPr>
          <w:rFonts w:ascii="Arial" w:hAnsi="Arial" w:cs="Arial"/>
          <w:szCs w:val="24"/>
          <w:lang w:val="en-US"/>
        </w:rPr>
        <w:t xml:space="preserve"> and </w:t>
      </w:r>
      <m:oMath>
        <m:r>
          <w:rPr>
            <w:rFonts w:ascii="Cambria Math" w:hAnsi="Cambria Math" w:cs="Arial"/>
            <w:szCs w:val="24"/>
          </w:rPr>
          <m:t>V</m:t>
        </m:r>
      </m:oMath>
      <w:r w:rsidR="0023664C" w:rsidRPr="00D53175">
        <w:rPr>
          <w:rFonts w:ascii="Arial" w:hAnsi="Arial" w:cs="Arial"/>
          <w:iCs/>
          <w:szCs w:val="24"/>
          <w:lang w:val="en-US"/>
        </w:rPr>
        <w:t xml:space="preserve"> is the velocity of the </w:t>
      </w:r>
      <w:r w:rsidR="00E2074F" w:rsidRPr="00D53175">
        <w:rPr>
          <w:rFonts w:ascii="Arial" w:hAnsi="Arial" w:cs="Arial"/>
          <w:iCs/>
          <w:szCs w:val="24"/>
          <w:lang w:val="en-US"/>
        </w:rPr>
        <w:t xml:space="preserve">fluid. </w:t>
      </w:r>
      <w:r w:rsidR="00BA6E87" w:rsidRPr="00D53175">
        <w:rPr>
          <w:rFonts w:ascii="Arial" w:hAnsi="Arial" w:cs="Arial"/>
          <w:iCs/>
          <w:szCs w:val="24"/>
          <w:lang w:val="en-US"/>
        </w:rPr>
        <w:t>For the equations of MF</w:t>
      </w:r>
      <w:r w:rsidR="002B64D1" w:rsidRPr="00D53175">
        <w:rPr>
          <w:rFonts w:ascii="Arial" w:hAnsi="Arial" w:cs="Arial"/>
          <w:iCs/>
          <w:szCs w:val="24"/>
          <w:lang w:val="en-US"/>
        </w:rPr>
        <w:t>,</w:t>
      </w:r>
      <w:r w:rsidR="00BA6E87" w:rsidRPr="00D53175">
        <w:rPr>
          <w:rFonts w:ascii="Arial" w:hAnsi="Arial" w:cs="Arial"/>
          <w:iCs/>
          <w:szCs w:val="24"/>
          <w:lang w:val="en-US"/>
        </w:rPr>
        <w:t xml:space="preserve"> </w:t>
      </w:r>
      <m:oMath>
        <m:r>
          <w:rPr>
            <w:rFonts w:ascii="Cambria Math" w:hAnsi="Cambria Math" w:cs="Arial"/>
            <w:szCs w:val="24"/>
          </w:rPr>
          <m:t>B</m:t>
        </m:r>
      </m:oMath>
      <w:r w:rsidR="006C1562" w:rsidRPr="00D53175">
        <w:rPr>
          <w:rFonts w:ascii="Arial" w:hAnsi="Arial" w:cs="Arial"/>
          <w:iCs/>
          <w:szCs w:val="24"/>
          <w:lang w:val="en-US"/>
        </w:rPr>
        <w:t xml:space="preserve"> </w:t>
      </w:r>
      <w:r w:rsidR="00B80512" w:rsidRPr="00D53175">
        <w:rPr>
          <w:rFonts w:ascii="Arial" w:hAnsi="Arial" w:cs="Arial"/>
          <w:iCs/>
          <w:szCs w:val="24"/>
          <w:lang w:val="en-US"/>
        </w:rPr>
        <w:t xml:space="preserve">is a </w:t>
      </w:r>
      <w:r w:rsidR="00B80512" w:rsidRPr="00D53175">
        <w:rPr>
          <w:rFonts w:ascii="Arial" w:hAnsi="Arial" w:cs="Arial"/>
          <w:szCs w:val="24"/>
          <w:lang w:val="en-US"/>
        </w:rPr>
        <w:t>magnetic</w:t>
      </w:r>
      <w:r w:rsidR="00B80512" w:rsidRPr="00D53175">
        <w:rPr>
          <w:rFonts w:ascii="Arial" w:hAnsi="Arial" w:cs="Arial"/>
          <w:iCs/>
          <w:szCs w:val="24"/>
          <w:lang w:val="en-US"/>
        </w:rPr>
        <w:t xml:space="preserve"> flux density, </w:t>
      </w:r>
      <m:oMath>
        <m:sSub>
          <m:sSubPr>
            <m:ctrlPr>
              <w:rPr>
                <w:rFonts w:ascii="Cambria Math" w:eastAsia="Times New Roman" w:hAnsi="Cambria Math" w:cs="Arial"/>
                <w:i/>
                <w:iCs/>
                <w:color w:val="000000"/>
                <w:szCs w:val="24"/>
                <w:lang w:val="en-US" w:eastAsia="de-DE" w:bidi="en-US"/>
              </w:rPr>
            </m:ctrlPr>
          </m:sSubPr>
          <m:e>
            <m:r>
              <w:rPr>
                <w:rFonts w:ascii="Cambria Math" w:hAnsi="Cambria Math" w:cs="Arial"/>
                <w:szCs w:val="24"/>
              </w:rPr>
              <m:t>μ</m:t>
            </m:r>
          </m:e>
          <m:sub>
            <m:r>
              <w:rPr>
                <w:rFonts w:ascii="Cambria Math" w:hAnsi="Cambria Math" w:cs="Arial"/>
                <w:szCs w:val="24"/>
                <w:lang w:val="en-US"/>
              </w:rPr>
              <m:t>0</m:t>
            </m:r>
          </m:sub>
        </m:sSub>
      </m:oMath>
      <w:r w:rsidR="00B80512" w:rsidRPr="00D53175">
        <w:rPr>
          <w:rFonts w:ascii="Arial" w:hAnsi="Arial" w:cs="Arial"/>
          <w:iCs/>
          <w:color w:val="000000"/>
          <w:szCs w:val="24"/>
          <w:lang w:val="en-US" w:eastAsia="de-DE" w:bidi="en-US"/>
        </w:rPr>
        <w:t xml:space="preserve"> is the </w:t>
      </w:r>
      <w:r w:rsidR="00E63CEC" w:rsidRPr="00D53175">
        <w:rPr>
          <w:rFonts w:ascii="Arial" w:hAnsi="Arial" w:cs="Arial"/>
          <w:iCs/>
          <w:color w:val="000000"/>
          <w:szCs w:val="24"/>
          <w:lang w:val="en-US" w:eastAsia="de-DE" w:bidi="en-US"/>
        </w:rPr>
        <w:t>magnetic per</w:t>
      </w:r>
      <w:r w:rsidR="00E2074F" w:rsidRPr="00D53175">
        <w:rPr>
          <w:rFonts w:ascii="Arial" w:hAnsi="Arial" w:cs="Arial"/>
          <w:iCs/>
          <w:color w:val="000000"/>
          <w:szCs w:val="24"/>
          <w:lang w:val="en-US" w:eastAsia="de-DE" w:bidi="en-US"/>
        </w:rPr>
        <w:t xml:space="preserve">meability </w:t>
      </w:r>
      <w:r w:rsidR="0025679D" w:rsidRPr="00D53175">
        <w:rPr>
          <w:rFonts w:ascii="Arial" w:hAnsi="Arial" w:cs="Arial"/>
          <w:iCs/>
          <w:color w:val="000000"/>
          <w:szCs w:val="24"/>
          <w:lang w:val="en-US" w:eastAsia="de-DE" w:bidi="en-US"/>
        </w:rPr>
        <w:t xml:space="preserve">of </w:t>
      </w:r>
      <w:r w:rsidR="00E2074F" w:rsidRPr="00D53175">
        <w:rPr>
          <w:rFonts w:ascii="Arial" w:hAnsi="Arial" w:cs="Arial"/>
          <w:iCs/>
          <w:color w:val="000000"/>
          <w:szCs w:val="24"/>
          <w:lang w:val="en-US" w:eastAsia="de-DE" w:bidi="en-US"/>
        </w:rPr>
        <w:t xml:space="preserve">the vacuum, </w:t>
      </w:r>
      <m:oMath>
        <m:sSub>
          <m:sSubPr>
            <m:ctrlPr>
              <w:rPr>
                <w:rFonts w:ascii="Cambria Math" w:eastAsia="Times New Roman" w:hAnsi="Cambria Math" w:cs="Arial"/>
                <w:i/>
                <w:iCs/>
                <w:color w:val="000000"/>
                <w:szCs w:val="24"/>
                <w:lang w:val="en-US" w:eastAsia="de-DE" w:bidi="en-US"/>
              </w:rPr>
            </m:ctrlPr>
          </m:sSubPr>
          <m:e>
            <m:r>
              <w:rPr>
                <w:rFonts w:ascii="Cambria Math" w:hAnsi="Cambria Math" w:cs="Arial"/>
                <w:szCs w:val="24"/>
              </w:rPr>
              <m:t>μ</m:t>
            </m:r>
          </m:e>
          <m:sub>
            <m:r>
              <w:rPr>
                <w:rFonts w:ascii="Cambria Math" w:hAnsi="Cambria Math" w:cs="Arial"/>
                <w:szCs w:val="24"/>
              </w:rPr>
              <m:t>r</m:t>
            </m:r>
          </m:sub>
        </m:sSub>
      </m:oMath>
      <w:r w:rsidR="005E4B3C" w:rsidRPr="00D53175">
        <w:rPr>
          <w:rFonts w:ascii="Arial" w:hAnsi="Arial" w:cs="Arial"/>
          <w:iCs/>
          <w:color w:val="000000"/>
          <w:szCs w:val="24"/>
          <w:lang w:val="en-US" w:eastAsia="de-DE" w:bidi="en-US"/>
        </w:rPr>
        <w:t xml:space="preserve"> </w:t>
      </w:r>
      <w:r w:rsidR="00BF202F" w:rsidRPr="00D53175">
        <w:rPr>
          <w:rFonts w:ascii="Arial" w:hAnsi="Arial" w:cs="Arial"/>
          <w:iCs/>
          <w:color w:val="000000"/>
          <w:szCs w:val="24"/>
          <w:lang w:val="en-US" w:eastAsia="de-DE" w:bidi="en-US"/>
        </w:rPr>
        <w:t xml:space="preserve">is the magnetic permeability of the fluid, </w:t>
      </w:r>
      <m:oMath>
        <m:r>
          <w:rPr>
            <w:rFonts w:ascii="Cambria Math" w:hAnsi="Cambria Math" w:cs="Arial"/>
            <w:szCs w:val="24"/>
          </w:rPr>
          <m:t>H</m:t>
        </m:r>
      </m:oMath>
      <w:r w:rsidR="000E1A19" w:rsidRPr="00D53175">
        <w:rPr>
          <w:rFonts w:ascii="Arial" w:hAnsi="Arial" w:cs="Arial"/>
          <w:iCs/>
          <w:szCs w:val="24"/>
          <w:lang w:val="en-US"/>
        </w:rPr>
        <w:t xml:space="preserve"> </w:t>
      </w:r>
      <w:r w:rsidR="00F67338" w:rsidRPr="00D53175">
        <w:rPr>
          <w:rFonts w:ascii="Arial" w:hAnsi="Arial" w:cs="Arial"/>
          <w:iCs/>
          <w:szCs w:val="24"/>
          <w:lang w:val="en-US"/>
        </w:rPr>
        <w:t xml:space="preserve">is the </w:t>
      </w:r>
      <w:r w:rsidR="003C3743" w:rsidRPr="00D53175">
        <w:rPr>
          <w:rFonts w:ascii="Arial" w:hAnsi="Arial" w:cs="Arial"/>
          <w:iCs/>
          <w:szCs w:val="24"/>
          <w:lang w:val="en-US"/>
        </w:rPr>
        <w:t xml:space="preserve">magnetic field and </w:t>
      </w:r>
      <m:oMath>
        <m:sSub>
          <m:sSubPr>
            <m:ctrlPr>
              <w:rPr>
                <w:rFonts w:ascii="Cambria Math" w:eastAsia="Times New Roman" w:hAnsi="Cambria Math" w:cs="Arial"/>
                <w:i/>
                <w:iCs/>
                <w:color w:val="000000"/>
                <w:szCs w:val="24"/>
                <w:lang w:val="en-US" w:eastAsia="de-DE" w:bidi="en-US"/>
              </w:rPr>
            </m:ctrlPr>
          </m:sSubPr>
          <m:e>
            <m:r>
              <w:rPr>
                <w:rFonts w:ascii="Cambria Math" w:hAnsi="Cambria Math" w:cs="Arial"/>
                <w:szCs w:val="24"/>
              </w:rPr>
              <m:t>B</m:t>
            </m:r>
          </m:e>
          <m:sub>
            <m:r>
              <w:rPr>
                <w:rFonts w:ascii="Cambria Math" w:hAnsi="Cambria Math" w:cs="Arial"/>
                <w:szCs w:val="24"/>
              </w:rPr>
              <m:t>R</m:t>
            </m:r>
          </m:sub>
        </m:sSub>
      </m:oMath>
      <w:r w:rsidR="000A7617" w:rsidRPr="00D53175">
        <w:rPr>
          <w:rFonts w:ascii="Arial" w:hAnsi="Arial" w:cs="Arial"/>
          <w:iCs/>
          <w:color w:val="000000"/>
          <w:szCs w:val="24"/>
          <w:lang w:val="en-US" w:eastAsia="de-DE" w:bidi="en-US"/>
        </w:rPr>
        <w:t xml:space="preserve"> is the </w:t>
      </w:r>
      <w:r w:rsidR="00160925" w:rsidRPr="00D53175">
        <w:rPr>
          <w:rFonts w:ascii="Arial" w:hAnsi="Arial" w:cs="Arial"/>
          <w:iCs/>
          <w:color w:val="000000"/>
          <w:szCs w:val="24"/>
          <w:lang w:val="en-US" w:eastAsia="de-DE" w:bidi="en-US"/>
        </w:rPr>
        <w:t>rem</w:t>
      </w:r>
      <w:r w:rsidR="0084043A" w:rsidRPr="00D53175">
        <w:rPr>
          <w:rFonts w:ascii="Arial" w:hAnsi="Arial" w:cs="Arial"/>
          <w:iCs/>
          <w:color w:val="000000"/>
          <w:szCs w:val="24"/>
          <w:lang w:val="en-US" w:eastAsia="de-DE" w:bidi="en-US"/>
        </w:rPr>
        <w:t>ane</w:t>
      </w:r>
      <w:r w:rsidR="001C220B" w:rsidRPr="00D53175">
        <w:rPr>
          <w:rFonts w:ascii="Arial" w:hAnsi="Arial" w:cs="Arial"/>
          <w:iCs/>
          <w:color w:val="000000"/>
          <w:szCs w:val="24"/>
          <w:lang w:val="en-US" w:eastAsia="de-DE" w:bidi="en-US"/>
        </w:rPr>
        <w:t>nt</w:t>
      </w:r>
      <w:r w:rsidR="00517505" w:rsidRPr="00D53175">
        <w:rPr>
          <w:rFonts w:ascii="Arial" w:hAnsi="Arial" w:cs="Arial"/>
          <w:iCs/>
          <w:color w:val="000000"/>
          <w:szCs w:val="24"/>
          <w:lang w:val="en-US" w:eastAsia="de-DE" w:bidi="en-US"/>
        </w:rPr>
        <w:t xml:space="preserve"> flux density of the </w:t>
      </w:r>
      <w:r w:rsidR="00160925" w:rsidRPr="00D53175">
        <w:rPr>
          <w:rFonts w:ascii="Arial" w:hAnsi="Arial" w:cs="Arial"/>
          <w:szCs w:val="24"/>
          <w:lang w:val="en-US"/>
        </w:rPr>
        <w:t>neodymium magnet.</w:t>
      </w:r>
      <w:r w:rsidR="006F7784" w:rsidRPr="00D53175">
        <w:rPr>
          <w:rFonts w:ascii="Arial" w:hAnsi="Arial" w:cs="Arial"/>
          <w:szCs w:val="24"/>
          <w:lang w:val="en-US"/>
        </w:rPr>
        <w:t xml:space="preserve"> </w:t>
      </w:r>
      <w:r w:rsidR="003B2FEA" w:rsidRPr="00D53175">
        <w:rPr>
          <w:rFonts w:ascii="Arial" w:hAnsi="Arial" w:cs="Arial"/>
          <w:szCs w:val="24"/>
          <w:lang w:val="en-US"/>
        </w:rPr>
        <w:t xml:space="preserve">The PT module was used to study the dynamics of the magnetic particles within the </w:t>
      </w:r>
      <w:r w:rsidR="00A719BB" w:rsidRPr="00D53175">
        <w:rPr>
          <w:rFonts w:ascii="Arial" w:hAnsi="Arial" w:cs="Arial"/>
          <w:szCs w:val="24"/>
          <w:lang w:val="en-US"/>
        </w:rPr>
        <w:t>microreactor</w:t>
      </w:r>
      <w:r w:rsidR="003B2FEA" w:rsidRPr="00D53175">
        <w:rPr>
          <w:rFonts w:ascii="Arial" w:hAnsi="Arial" w:cs="Arial"/>
          <w:szCs w:val="24"/>
          <w:lang w:val="en-US"/>
        </w:rPr>
        <w:t>. The particle diameter was assumed as 1.2 µm with a density of 5180 kg/m</w:t>
      </w:r>
      <w:r w:rsidR="003B2FEA" w:rsidRPr="00D53175">
        <w:rPr>
          <w:rFonts w:ascii="Arial" w:hAnsi="Arial" w:cs="Arial"/>
          <w:szCs w:val="24"/>
          <w:vertAlign w:val="superscript"/>
          <w:lang w:val="en-US"/>
        </w:rPr>
        <w:t>3</w:t>
      </w:r>
      <w:r w:rsidR="003B2FEA" w:rsidRPr="00D53175">
        <w:rPr>
          <w:rFonts w:ascii="Arial" w:hAnsi="Arial" w:cs="Arial"/>
          <w:szCs w:val="24"/>
          <w:lang w:val="en-US"/>
        </w:rPr>
        <w:t xml:space="preserve">. </w:t>
      </w:r>
      <w:r w:rsidR="0034528E" w:rsidRPr="00D53175">
        <w:rPr>
          <w:rFonts w:ascii="Arial" w:hAnsi="Arial" w:cs="Arial"/>
          <w:szCs w:val="24"/>
          <w:lang w:val="en-US"/>
        </w:rPr>
        <w:t xml:space="preserve">The particle size was decided according to </w:t>
      </w:r>
      <w:r w:rsidR="00D13CDE" w:rsidRPr="00D53175">
        <w:rPr>
          <w:rFonts w:ascii="Arial" w:hAnsi="Arial" w:cs="Arial"/>
          <w:szCs w:val="24"/>
          <w:lang w:val="en-US"/>
        </w:rPr>
        <w:t xml:space="preserve">our own </w:t>
      </w:r>
      <w:r w:rsidR="0034528E" w:rsidRPr="00D53175">
        <w:rPr>
          <w:rFonts w:ascii="Arial" w:hAnsi="Arial" w:cs="Arial"/>
          <w:szCs w:val="24"/>
          <w:lang w:val="en-US"/>
        </w:rPr>
        <w:t xml:space="preserve">previous experimentation </w:t>
      </w:r>
      <w:r w:rsidR="00D13CDE" w:rsidRPr="00D53175">
        <w:rPr>
          <w:rFonts w:ascii="Arial" w:hAnsi="Arial" w:cs="Arial"/>
          <w:szCs w:val="24"/>
          <w:lang w:val="en-US"/>
        </w:rPr>
        <w:t xml:space="preserve">that demonstrated the presence of </w:t>
      </w:r>
      <w:del w:id="84" w:author="Juan Carlos Cruz Jimenez" w:date="2021-05-23T20:55:00Z">
        <w:r w:rsidR="0034528E" w:rsidRPr="00D53175" w:rsidDel="00D4021D">
          <w:rPr>
            <w:rFonts w:ascii="Arial" w:hAnsi="Arial" w:cs="Arial"/>
            <w:szCs w:val="24"/>
            <w:lang w:val="en-US"/>
          </w:rPr>
          <w:delText xml:space="preserve">small </w:delText>
        </w:r>
      </w:del>
      <w:r w:rsidR="0034528E" w:rsidRPr="00D53175">
        <w:rPr>
          <w:rFonts w:ascii="Arial" w:hAnsi="Arial" w:cs="Arial"/>
          <w:szCs w:val="24"/>
          <w:lang w:val="en-US"/>
        </w:rPr>
        <w:t>agglomerations of NPs forming clusters</w:t>
      </w:r>
      <w:r w:rsidR="00D13CDE" w:rsidRPr="00D53175">
        <w:rPr>
          <w:rFonts w:ascii="Arial" w:hAnsi="Arial" w:cs="Arial"/>
          <w:szCs w:val="24"/>
          <w:lang w:val="en-US"/>
        </w:rPr>
        <w:t xml:space="preserve"> (data not shown)</w:t>
      </w:r>
      <w:r w:rsidR="0034528E" w:rsidRPr="00D53175">
        <w:rPr>
          <w:rFonts w:ascii="Arial" w:hAnsi="Arial" w:cs="Arial"/>
          <w:szCs w:val="24"/>
          <w:lang w:val="en-US"/>
        </w:rPr>
        <w:t xml:space="preserve">. </w:t>
      </w:r>
      <w:r w:rsidR="003B2FEA" w:rsidRPr="00D53175">
        <w:rPr>
          <w:rFonts w:ascii="Arial" w:hAnsi="Arial" w:cs="Arial"/>
          <w:szCs w:val="24"/>
          <w:lang w:val="en-US"/>
        </w:rPr>
        <w:t>Additionally, the magnetic permeability of the particle was set to 5000</w:t>
      </w:r>
      <w:r w:rsidR="00A00A4D" w:rsidRPr="00D53175">
        <w:rPr>
          <w:rFonts w:ascii="Arial" w:hAnsi="Arial" w:cs="Arial"/>
          <w:szCs w:val="24"/>
          <w:lang w:val="en-US"/>
        </w:rPr>
        <w:t xml:space="preserve"> H/m</w:t>
      </w:r>
      <w:r w:rsidR="003B2FEA" w:rsidRPr="00D53175">
        <w:rPr>
          <w:rFonts w:ascii="Arial" w:hAnsi="Arial" w:cs="Arial"/>
          <w:szCs w:val="24"/>
          <w:lang w:val="en-US"/>
        </w:rPr>
        <w:t>.</w:t>
      </w:r>
      <w:r w:rsidR="00C7660E" w:rsidRPr="00D53175" w:rsidDel="00C7660E">
        <w:rPr>
          <w:rFonts w:ascii="Arial" w:hAnsi="Arial" w:cs="Arial"/>
          <w:szCs w:val="24"/>
          <w:lang w:val="en-US"/>
        </w:rPr>
        <w:t xml:space="preserve"> </w:t>
      </w:r>
      <w:r w:rsidR="00C7660E" w:rsidRPr="00D53175">
        <w:rPr>
          <w:rFonts w:ascii="Arial" w:hAnsi="Arial" w:cs="Arial"/>
          <w:szCs w:val="24"/>
          <w:lang w:val="en-US"/>
        </w:rPr>
        <w:t>T</w:t>
      </w:r>
      <w:r w:rsidR="003B2FEA" w:rsidRPr="00D53175">
        <w:rPr>
          <w:rFonts w:ascii="Arial" w:hAnsi="Arial" w:cs="Arial"/>
          <w:szCs w:val="24"/>
          <w:lang w:val="en-US"/>
        </w:rPr>
        <w:t xml:space="preserve">he particles were delivered at the main inlet of the device. The PT was solved </w:t>
      </w:r>
      <w:r w:rsidR="006E39C3" w:rsidRPr="00D53175">
        <w:rPr>
          <w:rFonts w:ascii="Arial" w:hAnsi="Arial" w:cs="Arial"/>
          <w:szCs w:val="24"/>
          <w:lang w:val="en-US"/>
        </w:rPr>
        <w:t xml:space="preserve">in a </w:t>
      </w:r>
      <w:r w:rsidR="003B2FEA" w:rsidRPr="00D53175">
        <w:rPr>
          <w:rFonts w:ascii="Arial" w:hAnsi="Arial" w:cs="Arial"/>
          <w:szCs w:val="24"/>
          <w:lang w:val="en-US"/>
        </w:rPr>
        <w:t>time-dependent study</w:t>
      </w:r>
      <w:r w:rsidR="004E5A70" w:rsidRPr="00D53175">
        <w:rPr>
          <w:rFonts w:ascii="Arial" w:hAnsi="Arial" w:cs="Arial"/>
          <w:szCs w:val="24"/>
          <w:lang w:val="en-US"/>
        </w:rPr>
        <w:t xml:space="preserve"> for 10 seconds using 0.1s steps</w:t>
      </w:r>
      <w:r w:rsidR="003B2FEA" w:rsidRPr="00D53175">
        <w:rPr>
          <w:rFonts w:ascii="Arial" w:hAnsi="Arial" w:cs="Arial"/>
          <w:szCs w:val="24"/>
          <w:lang w:val="en-US"/>
        </w:rPr>
        <w:t xml:space="preserve">. </w:t>
      </w:r>
      <w:r w:rsidR="004E5A70" w:rsidRPr="00D53175">
        <w:rPr>
          <w:rFonts w:ascii="Arial" w:hAnsi="Arial" w:cs="Arial"/>
          <w:szCs w:val="24"/>
          <w:lang w:val="en-US"/>
        </w:rPr>
        <w:t xml:space="preserve">In this case, a projected conjugate gradient iterative solver was chosen due to the high demand for computational resources. </w:t>
      </w:r>
      <w:r w:rsidR="003B2FEA" w:rsidRPr="00D53175">
        <w:rPr>
          <w:rFonts w:ascii="Arial" w:hAnsi="Arial" w:cs="Arial"/>
          <w:szCs w:val="24"/>
          <w:lang w:val="en-US"/>
        </w:rPr>
        <w:t xml:space="preserve">Also, a parametric analysis was performed to evaluate the impact of the </w:t>
      </w:r>
      <w:r w:rsidR="003B2FEA" w:rsidRPr="00D53175">
        <w:rPr>
          <w:rFonts w:ascii="Arial" w:eastAsia="Times New Roman" w:hAnsi="Arial" w:cs="Arial"/>
          <w:color w:val="000000"/>
          <w:szCs w:val="24"/>
          <w:lang w:val="en-US" w:eastAsia="es-CO"/>
        </w:rPr>
        <w:t>remanent flux density of the neodymium magnet on the particles transport.</w:t>
      </w:r>
      <w:r w:rsidR="003310D4" w:rsidRPr="00D53175">
        <w:rPr>
          <w:rFonts w:ascii="Arial" w:hAnsi="Arial" w:cs="Arial"/>
          <w:szCs w:val="24"/>
          <w:lang w:val="en-US"/>
        </w:rPr>
        <w:t xml:space="preserve"> </w:t>
      </w:r>
      <w:r w:rsidR="006E39C3" w:rsidRPr="00D53175">
        <w:rPr>
          <w:rFonts w:ascii="Arial" w:eastAsia="Times New Roman" w:hAnsi="Arial" w:cs="Arial"/>
          <w:color w:val="000000"/>
          <w:szCs w:val="24"/>
          <w:lang w:val="en-US" w:eastAsia="es-CO"/>
        </w:rPr>
        <w:t>E</w:t>
      </w:r>
      <w:r w:rsidR="003310D4" w:rsidRPr="00D53175">
        <w:rPr>
          <w:rFonts w:ascii="Arial" w:eastAsia="Times New Roman" w:hAnsi="Arial" w:cs="Arial"/>
          <w:color w:val="000000"/>
          <w:szCs w:val="24"/>
          <w:lang w:val="en-US" w:eastAsia="es-CO"/>
        </w:rPr>
        <w:t>quations</w:t>
      </w:r>
      <w:r w:rsidR="003F62CD" w:rsidRPr="00D53175">
        <w:rPr>
          <w:rFonts w:ascii="Arial" w:eastAsia="Times New Roman" w:hAnsi="Arial" w:cs="Arial"/>
          <w:color w:val="000000"/>
          <w:szCs w:val="24"/>
          <w:lang w:val="en-US" w:eastAsia="es-CO"/>
        </w:rPr>
        <w:t xml:space="preserve"> </w:t>
      </w:r>
      <w:r w:rsidR="006F7784" w:rsidRPr="00D53175">
        <w:rPr>
          <w:rFonts w:ascii="Arial" w:eastAsia="Times New Roman" w:hAnsi="Arial" w:cs="Arial"/>
          <w:color w:val="000000"/>
          <w:szCs w:val="24"/>
          <w:lang w:val="en-US" w:eastAsia="es-CO"/>
        </w:rPr>
        <w:fldChar w:fldCharType="begin"/>
      </w:r>
      <w:r w:rsidR="006F7784" w:rsidRPr="00D53175">
        <w:rPr>
          <w:rFonts w:ascii="Arial" w:eastAsia="Times New Roman" w:hAnsi="Arial" w:cs="Arial"/>
          <w:color w:val="000000"/>
          <w:szCs w:val="24"/>
          <w:lang w:val="en-US" w:eastAsia="es-CO"/>
        </w:rPr>
        <w:instrText xml:space="preserve"> REF _Ref46180003 \h </w:instrText>
      </w:r>
      <w:r w:rsidR="00061FF2" w:rsidRPr="00D53175">
        <w:rPr>
          <w:rFonts w:ascii="Arial" w:eastAsia="Times New Roman" w:hAnsi="Arial" w:cs="Arial"/>
          <w:color w:val="000000"/>
          <w:szCs w:val="24"/>
          <w:lang w:val="en-US" w:eastAsia="es-CO"/>
        </w:rPr>
        <w:instrText xml:space="preserve"> \* MERGEFORMAT </w:instrText>
      </w:r>
      <w:r w:rsidR="006F7784" w:rsidRPr="00D53175">
        <w:rPr>
          <w:rFonts w:ascii="Arial" w:eastAsia="Times New Roman" w:hAnsi="Arial" w:cs="Arial"/>
          <w:color w:val="000000"/>
          <w:szCs w:val="24"/>
          <w:lang w:val="en-US" w:eastAsia="es-CO"/>
        </w:rPr>
      </w:r>
      <w:r w:rsidR="006F7784" w:rsidRPr="00D53175">
        <w:rPr>
          <w:rFonts w:ascii="Arial" w:eastAsia="Times New Roman" w:hAnsi="Arial" w:cs="Arial"/>
          <w:color w:val="000000"/>
          <w:szCs w:val="24"/>
          <w:lang w:val="en-US" w:eastAsia="es-CO"/>
        </w:rPr>
        <w:fldChar w:fldCharType="separate"/>
      </w:r>
      <w:r w:rsidR="00017089" w:rsidRPr="00D53175">
        <w:rPr>
          <w:rFonts w:ascii="Arial" w:hAnsi="Arial" w:cs="Arial"/>
          <w:noProof/>
          <w:szCs w:val="24"/>
          <w:lang w:val="en-US"/>
        </w:rPr>
        <w:t>Eq</w:t>
      </w:r>
      <w:r w:rsidR="00017089" w:rsidRPr="00D53175">
        <w:rPr>
          <w:rFonts w:ascii="Arial" w:hAnsi="Arial" w:cs="Arial"/>
          <w:szCs w:val="24"/>
          <w:lang w:val="en-US"/>
        </w:rPr>
        <w:t xml:space="preserve">. </w:t>
      </w:r>
      <w:r w:rsidR="00017089" w:rsidRPr="00D53175">
        <w:rPr>
          <w:rFonts w:ascii="Arial" w:hAnsi="Arial" w:cs="Arial"/>
          <w:noProof/>
          <w:szCs w:val="24"/>
          <w:lang w:val="en-US"/>
        </w:rPr>
        <w:t>(4</w:t>
      </w:r>
      <w:r w:rsidR="006F7784" w:rsidRPr="00D53175">
        <w:rPr>
          <w:rFonts w:ascii="Arial" w:eastAsia="Times New Roman" w:hAnsi="Arial" w:cs="Arial"/>
          <w:color w:val="000000"/>
          <w:szCs w:val="24"/>
          <w:lang w:val="en-US" w:eastAsia="es-CO"/>
        </w:rPr>
        <w:fldChar w:fldCharType="end"/>
      </w:r>
      <w:r w:rsidR="00720ACB" w:rsidRPr="00D53175">
        <w:rPr>
          <w:rFonts w:ascii="Arial" w:eastAsia="Times New Roman" w:hAnsi="Arial" w:cs="Arial"/>
          <w:color w:val="000000"/>
          <w:szCs w:val="24"/>
          <w:lang w:val="en-US" w:eastAsia="es-CO"/>
        </w:rPr>
        <w:t>)</w:t>
      </w:r>
      <w:r w:rsidR="003310D4" w:rsidRPr="00D53175">
        <w:rPr>
          <w:rFonts w:ascii="Arial" w:eastAsia="Times New Roman" w:hAnsi="Arial" w:cs="Arial"/>
          <w:color w:val="000000"/>
          <w:szCs w:val="24"/>
          <w:lang w:val="en-US" w:eastAsia="es-CO"/>
        </w:rPr>
        <w:t xml:space="preserve"> </w:t>
      </w:r>
      <w:r w:rsidR="00ED34A0" w:rsidRPr="00D53175">
        <w:rPr>
          <w:rFonts w:ascii="Arial" w:eastAsia="Times New Roman" w:hAnsi="Arial" w:cs="Arial"/>
          <w:color w:val="000000"/>
          <w:szCs w:val="24"/>
          <w:lang w:val="en-US" w:eastAsia="es-CO"/>
        </w:rPr>
        <w:t xml:space="preserve">to </w:t>
      </w:r>
      <w:r w:rsidR="00ED34A0" w:rsidRPr="00D53175">
        <w:rPr>
          <w:rFonts w:ascii="Arial" w:eastAsia="Times New Roman" w:hAnsi="Arial" w:cs="Arial"/>
          <w:color w:val="000000"/>
          <w:szCs w:val="24"/>
          <w:lang w:val="en-US" w:eastAsia="es-CO"/>
        </w:rPr>
        <w:fldChar w:fldCharType="begin"/>
      </w:r>
      <w:r w:rsidR="00ED34A0" w:rsidRPr="00D53175">
        <w:rPr>
          <w:rFonts w:ascii="Arial" w:eastAsia="Times New Roman" w:hAnsi="Arial" w:cs="Arial"/>
          <w:color w:val="000000"/>
          <w:szCs w:val="24"/>
          <w:lang w:val="en-US" w:eastAsia="es-CO"/>
        </w:rPr>
        <w:instrText xml:space="preserve"> REF _Ref63769918 \h </w:instrText>
      </w:r>
      <w:r w:rsidR="00AC3034" w:rsidRPr="00D53175">
        <w:rPr>
          <w:rFonts w:ascii="Arial" w:eastAsia="Times New Roman" w:hAnsi="Arial" w:cs="Arial"/>
          <w:color w:val="000000"/>
          <w:szCs w:val="24"/>
          <w:lang w:val="en-US" w:eastAsia="es-CO"/>
        </w:rPr>
        <w:instrText xml:space="preserve"> \* MERGEFORMAT </w:instrText>
      </w:r>
      <w:r w:rsidR="00ED34A0" w:rsidRPr="00D53175">
        <w:rPr>
          <w:rFonts w:ascii="Arial" w:eastAsia="Times New Roman" w:hAnsi="Arial" w:cs="Arial"/>
          <w:color w:val="000000"/>
          <w:szCs w:val="24"/>
          <w:lang w:val="en-US" w:eastAsia="es-CO"/>
        </w:rPr>
      </w:r>
      <w:r w:rsidR="00ED34A0" w:rsidRPr="00D53175">
        <w:rPr>
          <w:rFonts w:ascii="Arial" w:eastAsia="Times New Roman" w:hAnsi="Arial" w:cs="Arial"/>
          <w:color w:val="000000"/>
          <w:szCs w:val="24"/>
          <w:lang w:val="en-US" w:eastAsia="es-CO"/>
        </w:rPr>
        <w:fldChar w:fldCharType="separate"/>
      </w:r>
      <w:r w:rsidR="00ED34A0" w:rsidRPr="00D53175">
        <w:rPr>
          <w:rFonts w:ascii="Arial" w:hAnsi="Arial" w:cs="Arial"/>
          <w:szCs w:val="24"/>
          <w:lang w:val="en-US"/>
        </w:rPr>
        <w:t>Eq. (</w:t>
      </w:r>
      <w:r w:rsidR="00ED34A0" w:rsidRPr="00D53175">
        <w:rPr>
          <w:rFonts w:ascii="Arial" w:hAnsi="Arial" w:cs="Arial"/>
          <w:noProof/>
          <w:szCs w:val="24"/>
          <w:lang w:val="en-US"/>
        </w:rPr>
        <w:t>7</w:t>
      </w:r>
      <w:r w:rsidR="00ED34A0" w:rsidRPr="00D53175">
        <w:rPr>
          <w:rFonts w:ascii="Arial" w:eastAsia="Times New Roman" w:hAnsi="Arial" w:cs="Arial"/>
          <w:color w:val="000000"/>
          <w:szCs w:val="24"/>
          <w:lang w:val="en-US" w:eastAsia="es-CO"/>
        </w:rPr>
        <w:fldChar w:fldCharType="end"/>
      </w:r>
      <w:r w:rsidR="00720ACB" w:rsidRPr="00D53175">
        <w:rPr>
          <w:rFonts w:ascii="Arial" w:eastAsia="Times New Roman" w:hAnsi="Arial" w:cs="Arial"/>
          <w:color w:val="000000"/>
          <w:szCs w:val="24"/>
          <w:lang w:val="en-US" w:eastAsia="es-CO"/>
        </w:rPr>
        <w:t>)</w:t>
      </w:r>
      <w:r w:rsidR="00DA043F" w:rsidRPr="00D53175">
        <w:rPr>
          <w:rFonts w:ascii="Arial" w:eastAsia="Times New Roman" w:hAnsi="Arial" w:cs="Arial"/>
          <w:color w:val="000000"/>
          <w:szCs w:val="24"/>
          <w:lang w:val="en-US" w:eastAsia="es-CO"/>
        </w:rPr>
        <w:t xml:space="preserve"> </w:t>
      </w:r>
      <w:r w:rsidR="004C5421" w:rsidRPr="00D53175">
        <w:rPr>
          <w:rFonts w:ascii="Arial" w:eastAsia="Times New Roman" w:hAnsi="Arial" w:cs="Arial"/>
          <w:color w:val="000000"/>
          <w:szCs w:val="24"/>
          <w:lang w:val="en-US" w:eastAsia="es-CO"/>
        </w:rPr>
        <w:t xml:space="preserve">describe </w:t>
      </w:r>
      <w:r w:rsidR="003310D4" w:rsidRPr="00D53175">
        <w:rPr>
          <w:rFonts w:ascii="Arial" w:eastAsia="Times New Roman" w:hAnsi="Arial" w:cs="Arial"/>
          <w:color w:val="000000"/>
          <w:szCs w:val="24"/>
          <w:lang w:val="en-US" w:eastAsia="es-CO"/>
        </w:rPr>
        <w:t>the force</w:t>
      </w:r>
      <w:r w:rsidR="006E39C3" w:rsidRPr="00D53175">
        <w:rPr>
          <w:rFonts w:ascii="Arial" w:eastAsia="Times New Roman" w:hAnsi="Arial" w:cs="Arial"/>
          <w:color w:val="000000"/>
          <w:szCs w:val="24"/>
          <w:lang w:val="en-US" w:eastAsia="es-CO"/>
        </w:rPr>
        <w:t>s</w:t>
      </w:r>
      <w:r w:rsidR="003310D4" w:rsidRPr="00D53175">
        <w:rPr>
          <w:rFonts w:ascii="Arial" w:eastAsia="Times New Roman" w:hAnsi="Arial" w:cs="Arial"/>
          <w:color w:val="000000"/>
          <w:szCs w:val="24"/>
          <w:lang w:val="en-US" w:eastAsia="es-CO"/>
        </w:rPr>
        <w:t xml:space="preserve"> experience</w:t>
      </w:r>
      <w:r w:rsidR="006E39C3" w:rsidRPr="00D53175">
        <w:rPr>
          <w:rFonts w:ascii="Arial" w:eastAsia="Times New Roman" w:hAnsi="Arial" w:cs="Arial"/>
          <w:color w:val="000000"/>
          <w:szCs w:val="24"/>
          <w:lang w:val="en-US" w:eastAsia="es-CO"/>
        </w:rPr>
        <w:t>d by a particle</w:t>
      </w:r>
      <w:r w:rsidR="00722397" w:rsidRPr="00D53175">
        <w:rPr>
          <w:rFonts w:ascii="Arial" w:eastAsia="Times New Roman" w:hAnsi="Arial" w:cs="Arial"/>
          <w:color w:val="000000"/>
          <w:szCs w:val="24"/>
          <w:lang w:val="en-US" w:eastAsia="es-CO"/>
        </w:rPr>
        <w:t xml:space="preserve">. This study considered the interactions between the particles and the fluid (drag force) and the magnetic attraction between particles. Particle-particle interactions, lifting force and Brownian motion were disregarded </w:t>
      </w:r>
      <w:r w:rsidR="00D13CDE" w:rsidRPr="00D53175">
        <w:rPr>
          <w:rFonts w:ascii="Arial" w:eastAsia="Times New Roman" w:hAnsi="Arial" w:cs="Arial"/>
          <w:color w:val="000000"/>
          <w:szCs w:val="24"/>
          <w:lang w:val="en-US" w:eastAsia="es-CO"/>
        </w:rPr>
        <w:t>to avoid dealing with unnecessary complexity that provides little extra information</w:t>
      </w:r>
      <w:r w:rsidR="00722397" w:rsidRPr="00D53175">
        <w:rPr>
          <w:rFonts w:ascii="Arial" w:eastAsia="Times New Roman" w:hAnsi="Arial" w:cs="Arial"/>
          <w:color w:val="000000"/>
          <w:szCs w:val="24"/>
          <w:lang w:val="en-US" w:eastAsia="es-CO"/>
        </w:rPr>
        <w:t xml:space="preserve"> </w:t>
      </w:r>
      <w:r w:rsidR="00D13CDE" w:rsidRPr="00D53175">
        <w:rPr>
          <w:rFonts w:ascii="Arial" w:eastAsia="Times New Roman" w:hAnsi="Arial" w:cs="Arial"/>
          <w:color w:val="000000"/>
          <w:szCs w:val="24"/>
          <w:lang w:val="en-US" w:eastAsia="es-CO"/>
        </w:rPr>
        <w:t>at the expense of</w:t>
      </w:r>
      <w:r w:rsidR="00722397" w:rsidRPr="00D53175">
        <w:rPr>
          <w:rFonts w:ascii="Arial" w:eastAsia="Times New Roman" w:hAnsi="Arial" w:cs="Arial"/>
          <w:color w:val="000000"/>
          <w:szCs w:val="24"/>
          <w:lang w:val="en-US" w:eastAsia="es-CO"/>
        </w:rPr>
        <w:t xml:space="preserve"> </w:t>
      </w:r>
      <w:r w:rsidR="00D13CDE" w:rsidRPr="00D53175">
        <w:rPr>
          <w:rFonts w:ascii="Arial" w:eastAsia="Times New Roman" w:hAnsi="Arial" w:cs="Arial"/>
          <w:color w:val="000000"/>
          <w:szCs w:val="24"/>
          <w:lang w:val="en-US" w:eastAsia="es-CO"/>
        </w:rPr>
        <w:t>exceedingly large</w:t>
      </w:r>
      <w:r w:rsidR="00722397" w:rsidRPr="00D53175">
        <w:rPr>
          <w:rFonts w:ascii="Arial" w:eastAsia="Times New Roman" w:hAnsi="Arial" w:cs="Arial"/>
          <w:color w:val="000000"/>
          <w:szCs w:val="24"/>
          <w:lang w:val="en-US" w:eastAsia="es-CO"/>
        </w:rPr>
        <w:t xml:space="preserve"> computational resources</w:t>
      </w:r>
      <w:r w:rsidR="003310D4" w:rsidRPr="00D53175">
        <w:rPr>
          <w:rFonts w:ascii="Arial" w:eastAsia="Times New Roman" w:hAnsi="Arial" w:cs="Arial"/>
          <w:color w:val="000000"/>
          <w:szCs w:val="24"/>
          <w:lang w:val="en-US" w:eastAsia="es-C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4"/>
        <w:gridCol w:w="1556"/>
      </w:tblGrid>
      <w:tr w:rsidR="00005C5F" w:rsidRPr="00D53175" w14:paraId="6F2AF4AB" w14:textId="77777777" w:rsidTr="00C7660E">
        <w:trPr>
          <w:trHeight w:val="454"/>
        </w:trPr>
        <w:tc>
          <w:tcPr>
            <w:tcW w:w="7797" w:type="dxa"/>
            <w:vAlign w:val="center"/>
          </w:tcPr>
          <w:p w14:paraId="643F562A" w14:textId="47382BED" w:rsidR="00005C5F" w:rsidRPr="00D53175" w:rsidRDefault="002756CE" w:rsidP="00005C5F">
            <w:pPr>
              <w:pStyle w:val="MDPI39equation"/>
              <w:spacing w:before="0"/>
              <w:ind w:left="720"/>
              <w:rPr>
                <w:rFonts w:ascii="Arial" w:hAnsi="Arial" w:cs="Arial"/>
                <w:sz w:val="24"/>
                <w:szCs w:val="24"/>
              </w:rPr>
            </w:pPr>
            <m:oMathPara>
              <m:oMath>
                <m:sSub>
                  <m:sSubPr>
                    <m:ctrlPr>
                      <w:rPr>
                        <w:rFonts w:ascii="Cambria Math" w:hAnsi="Cambria Math" w:cs="Arial"/>
                        <w:i/>
                        <w:sz w:val="24"/>
                        <w:szCs w:val="24"/>
                        <w:lang w:val="es-CO"/>
                      </w:rPr>
                    </m:ctrlPr>
                  </m:sSubPr>
                  <m:e>
                    <m:r>
                      <w:rPr>
                        <w:rFonts w:ascii="Cambria Math" w:hAnsi="Cambria Math" w:cs="Arial"/>
                        <w:sz w:val="24"/>
                        <w:szCs w:val="24"/>
                        <w:lang w:val="es-CO"/>
                      </w:rPr>
                      <m:t>F</m:t>
                    </m:r>
                  </m:e>
                  <m:sub>
                    <m:r>
                      <w:rPr>
                        <w:rFonts w:ascii="Cambria Math" w:hAnsi="Cambria Math" w:cs="Arial"/>
                        <w:sz w:val="24"/>
                        <w:szCs w:val="24"/>
                        <w:lang w:val="es-CO"/>
                      </w:rPr>
                      <m:t>D</m:t>
                    </m:r>
                  </m:sub>
                </m:sSub>
                <m:r>
                  <w:rPr>
                    <w:rFonts w:ascii="Cambria Math" w:hAnsi="Cambria Math" w:cs="Arial"/>
                    <w:sz w:val="24"/>
                    <w:szCs w:val="24"/>
                  </w:rPr>
                  <m:t>=</m:t>
                </m:r>
                <m:f>
                  <m:fPr>
                    <m:ctrlPr>
                      <w:rPr>
                        <w:rFonts w:ascii="Cambria Math" w:hAnsi="Cambria Math" w:cs="Arial"/>
                        <w:i/>
                        <w:sz w:val="24"/>
                        <w:szCs w:val="24"/>
                        <w:lang w:val="es-CO"/>
                      </w:rPr>
                    </m:ctrlPr>
                  </m:fPr>
                  <m:num>
                    <m:r>
                      <w:rPr>
                        <w:rFonts w:ascii="Cambria Math" w:hAnsi="Cambria Math" w:cs="Arial"/>
                        <w:sz w:val="24"/>
                        <w:szCs w:val="24"/>
                      </w:rPr>
                      <m:t>1</m:t>
                    </m:r>
                  </m:num>
                  <m:den>
                    <m:sSub>
                      <m:sSubPr>
                        <m:ctrlPr>
                          <w:rPr>
                            <w:rFonts w:ascii="Cambria Math" w:hAnsi="Cambria Math" w:cs="Arial"/>
                            <w:i/>
                            <w:sz w:val="24"/>
                            <w:szCs w:val="24"/>
                            <w:lang w:val="es-CO"/>
                          </w:rPr>
                        </m:ctrlPr>
                      </m:sSubPr>
                      <m:e>
                        <m:r>
                          <w:rPr>
                            <w:rFonts w:ascii="Cambria Math" w:hAnsi="Cambria Math" w:cs="Arial"/>
                            <w:sz w:val="24"/>
                            <w:szCs w:val="24"/>
                            <w:lang w:val="es-CO"/>
                          </w:rPr>
                          <m:t>τ</m:t>
                        </m:r>
                      </m:e>
                      <m:sub>
                        <m:r>
                          <w:rPr>
                            <w:rFonts w:ascii="Cambria Math" w:hAnsi="Cambria Math" w:cs="Arial"/>
                            <w:sz w:val="24"/>
                            <w:szCs w:val="24"/>
                            <w:lang w:val="es-CO"/>
                          </w:rPr>
                          <m:t>P</m:t>
                        </m:r>
                      </m:sub>
                    </m:sSub>
                  </m:den>
                </m:f>
                <m:sSub>
                  <m:sSubPr>
                    <m:ctrlPr>
                      <w:rPr>
                        <w:rFonts w:ascii="Cambria Math" w:hAnsi="Cambria Math" w:cs="Arial"/>
                        <w:i/>
                        <w:sz w:val="24"/>
                        <w:szCs w:val="24"/>
                        <w:lang w:val="es-CO"/>
                      </w:rPr>
                    </m:ctrlPr>
                  </m:sSubPr>
                  <m:e>
                    <m:r>
                      <w:rPr>
                        <w:rFonts w:ascii="Cambria Math" w:hAnsi="Cambria Math" w:cs="Arial"/>
                        <w:sz w:val="24"/>
                        <w:szCs w:val="24"/>
                        <w:lang w:val="es-CO"/>
                      </w:rPr>
                      <m:t>m</m:t>
                    </m:r>
                  </m:e>
                  <m:sub>
                    <m:r>
                      <w:rPr>
                        <w:rFonts w:ascii="Cambria Math" w:hAnsi="Cambria Math" w:cs="Arial"/>
                        <w:sz w:val="24"/>
                        <w:szCs w:val="24"/>
                        <w:lang w:val="es-CO"/>
                      </w:rPr>
                      <m:t>P</m:t>
                    </m:r>
                  </m:sub>
                </m:sSub>
                <m:r>
                  <w:rPr>
                    <w:rFonts w:ascii="Cambria Math" w:hAnsi="Cambria Math" w:cs="Arial"/>
                    <w:sz w:val="24"/>
                    <w:szCs w:val="24"/>
                  </w:rPr>
                  <m:t>(</m:t>
                </m:r>
                <m:r>
                  <w:rPr>
                    <w:rFonts w:ascii="Cambria Math" w:hAnsi="Cambria Math" w:cs="Arial"/>
                    <w:sz w:val="24"/>
                    <w:szCs w:val="24"/>
                    <w:lang w:val="es-CO"/>
                  </w:rPr>
                  <m:t>U</m:t>
                </m:r>
                <m:r>
                  <w:rPr>
                    <w:rFonts w:ascii="Cambria Math" w:hAnsi="Cambria Math" w:cs="Arial"/>
                    <w:sz w:val="24"/>
                    <w:szCs w:val="24"/>
                  </w:rPr>
                  <m:t>-</m:t>
                </m:r>
                <m:r>
                  <w:rPr>
                    <w:rFonts w:ascii="Cambria Math" w:hAnsi="Cambria Math" w:cs="Arial"/>
                    <w:sz w:val="24"/>
                    <w:szCs w:val="24"/>
                    <w:lang w:val="es-CO"/>
                  </w:rPr>
                  <m:t>V</m:t>
                </m:r>
                <m:r>
                  <w:rPr>
                    <w:rFonts w:ascii="Cambria Math" w:hAnsi="Cambria Math" w:cs="Arial"/>
                    <w:sz w:val="24"/>
                    <w:szCs w:val="24"/>
                  </w:rPr>
                  <m:t>)</m:t>
                </m:r>
              </m:oMath>
            </m:oMathPara>
          </w:p>
        </w:tc>
        <w:tc>
          <w:tcPr>
            <w:tcW w:w="1607" w:type="dxa"/>
            <w:vAlign w:val="center"/>
          </w:tcPr>
          <w:p w14:paraId="6CD980B1" w14:textId="6A1BD670" w:rsidR="00005C5F" w:rsidRPr="00D53175" w:rsidRDefault="00C7660E" w:rsidP="00005C5F">
            <w:pPr>
              <w:pStyle w:val="MDPI3aequationnumber"/>
              <w:spacing w:line="260" w:lineRule="atLeast"/>
              <w:rPr>
                <w:rFonts w:ascii="Arial" w:hAnsi="Arial" w:cs="Arial"/>
                <w:sz w:val="24"/>
                <w:szCs w:val="24"/>
              </w:rPr>
            </w:pPr>
            <w:bookmarkStart w:id="85" w:name="_Ref46180003"/>
            <w:r w:rsidRPr="00D53175">
              <w:rPr>
                <w:rFonts w:ascii="Arial" w:hAnsi="Arial" w:cs="Arial"/>
                <w:sz w:val="24"/>
                <w:szCs w:val="24"/>
              </w:rPr>
              <w:t xml:space="preserve">Eq. </w:t>
            </w:r>
            <w:r w:rsidR="00005C5F" w:rsidRPr="00D53175">
              <w:rPr>
                <w:rFonts w:ascii="Arial" w:hAnsi="Arial" w:cs="Arial"/>
                <w:sz w:val="24"/>
                <w:szCs w:val="24"/>
              </w:rPr>
              <w:t>(</w:t>
            </w:r>
            <w:r w:rsidR="00005C5F" w:rsidRPr="00D53175">
              <w:rPr>
                <w:rFonts w:ascii="Arial" w:hAnsi="Arial" w:cs="Arial"/>
                <w:sz w:val="24"/>
                <w:szCs w:val="24"/>
              </w:rPr>
              <w:fldChar w:fldCharType="begin"/>
            </w:r>
            <w:r w:rsidR="00005C5F" w:rsidRPr="00D53175">
              <w:rPr>
                <w:rFonts w:ascii="Arial" w:hAnsi="Arial" w:cs="Arial"/>
                <w:sz w:val="24"/>
                <w:szCs w:val="24"/>
              </w:rPr>
              <w:instrText xml:space="preserve"> SEQ Eq._ \* ARABIC </w:instrText>
            </w:r>
            <w:r w:rsidR="00005C5F" w:rsidRPr="00D53175">
              <w:rPr>
                <w:rFonts w:ascii="Arial" w:hAnsi="Arial" w:cs="Arial"/>
                <w:sz w:val="24"/>
                <w:szCs w:val="24"/>
              </w:rPr>
              <w:fldChar w:fldCharType="separate"/>
            </w:r>
            <w:r w:rsidR="00017089" w:rsidRPr="00D53175">
              <w:rPr>
                <w:rFonts w:ascii="Arial" w:hAnsi="Arial" w:cs="Arial"/>
                <w:noProof/>
                <w:sz w:val="24"/>
                <w:szCs w:val="24"/>
              </w:rPr>
              <w:t>4</w:t>
            </w:r>
            <w:r w:rsidR="00005C5F" w:rsidRPr="00D53175">
              <w:rPr>
                <w:rFonts w:ascii="Arial" w:hAnsi="Arial" w:cs="Arial"/>
                <w:sz w:val="24"/>
                <w:szCs w:val="24"/>
              </w:rPr>
              <w:fldChar w:fldCharType="end"/>
            </w:r>
            <w:bookmarkEnd w:id="85"/>
            <w:r w:rsidR="00005C5F" w:rsidRPr="00D53175">
              <w:rPr>
                <w:rFonts w:ascii="Arial" w:hAnsi="Arial" w:cs="Arial"/>
                <w:sz w:val="24"/>
                <w:szCs w:val="24"/>
              </w:rPr>
              <w:t>)</w:t>
            </w:r>
          </w:p>
        </w:tc>
      </w:tr>
      <w:tr w:rsidR="00005C5F" w:rsidRPr="00D53175" w14:paraId="64C2DD9F" w14:textId="77777777" w:rsidTr="00C7660E">
        <w:trPr>
          <w:trHeight w:val="454"/>
        </w:trPr>
        <w:tc>
          <w:tcPr>
            <w:tcW w:w="7797" w:type="dxa"/>
            <w:vAlign w:val="center"/>
          </w:tcPr>
          <w:p w14:paraId="5DF93363" w14:textId="6E271E7C" w:rsidR="00005C5F" w:rsidRPr="00D53175" w:rsidRDefault="002756CE" w:rsidP="00005C5F">
            <w:pPr>
              <w:pStyle w:val="MDPI39equation"/>
              <w:spacing w:before="0"/>
              <w:ind w:left="720"/>
              <w:rPr>
                <w:rFonts w:ascii="Arial" w:hAnsi="Arial" w:cs="Arial"/>
                <w:sz w:val="24"/>
                <w:szCs w:val="24"/>
              </w:rPr>
            </w:pPr>
            <m:oMathPara>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P</m:t>
                    </m:r>
                  </m:sub>
                </m:sSub>
                <m:r>
                  <w:rPr>
                    <w:rFonts w:ascii="Cambria Math" w:hAnsi="Cambria Math" w:cs="Arial"/>
                    <w:sz w:val="24"/>
                    <w:szCs w:val="24"/>
                  </w:rPr>
                  <m:t>=</m:t>
                </m:r>
                <m:f>
                  <m:fPr>
                    <m:ctrlPr>
                      <w:rPr>
                        <w:rFonts w:ascii="Cambria Math" w:hAnsi="Cambria Math" w:cs="Arial"/>
                        <w:i/>
                        <w:iCs/>
                        <w:sz w:val="24"/>
                        <w:szCs w:val="24"/>
                      </w:rPr>
                    </m:ctrlPr>
                  </m:fPr>
                  <m:num>
                    <m:sSub>
                      <m:sSubPr>
                        <m:ctrlPr>
                          <w:rPr>
                            <w:rFonts w:ascii="Cambria Math" w:hAnsi="Cambria Math" w:cs="Arial"/>
                            <w:i/>
                            <w:iCs/>
                            <w:sz w:val="24"/>
                            <w:szCs w:val="24"/>
                          </w:rPr>
                        </m:ctrlPr>
                      </m:sSubPr>
                      <m:e>
                        <m:r>
                          <w:rPr>
                            <w:rFonts w:ascii="Cambria Math" w:hAnsi="Cambria Math" w:cs="Arial"/>
                            <w:sz w:val="24"/>
                            <w:szCs w:val="24"/>
                          </w:rPr>
                          <m:t>ρ</m:t>
                        </m:r>
                      </m:e>
                      <m:sub>
                        <m:r>
                          <w:rPr>
                            <w:rFonts w:ascii="Cambria Math" w:hAnsi="Cambria Math" w:cs="Arial"/>
                            <w:sz w:val="24"/>
                            <w:szCs w:val="24"/>
                          </w:rPr>
                          <m:t>P</m:t>
                        </m:r>
                      </m:sub>
                    </m:sSub>
                    <m:sSubSup>
                      <m:sSubSupPr>
                        <m:ctrlPr>
                          <w:rPr>
                            <w:rFonts w:ascii="Cambria Math" w:hAnsi="Cambria Math" w:cs="Arial"/>
                            <w:i/>
                            <w:iCs/>
                            <w:sz w:val="24"/>
                            <w:szCs w:val="24"/>
                          </w:rPr>
                        </m:ctrlPr>
                      </m:sSubSupPr>
                      <m:e>
                        <m:r>
                          <w:rPr>
                            <w:rFonts w:ascii="Cambria Math" w:hAnsi="Cambria Math" w:cs="Arial"/>
                            <w:sz w:val="24"/>
                            <w:szCs w:val="24"/>
                          </w:rPr>
                          <m:t>d</m:t>
                        </m:r>
                      </m:e>
                      <m:sub>
                        <m:r>
                          <w:rPr>
                            <w:rFonts w:ascii="Cambria Math" w:hAnsi="Cambria Math" w:cs="Arial"/>
                            <w:sz w:val="24"/>
                            <w:szCs w:val="24"/>
                          </w:rPr>
                          <m:t>P</m:t>
                        </m:r>
                      </m:sub>
                      <m:sup>
                        <m:r>
                          <w:rPr>
                            <w:rFonts w:ascii="Cambria Math" w:hAnsi="Cambria Math" w:cs="Arial"/>
                            <w:sz w:val="24"/>
                            <w:szCs w:val="24"/>
                          </w:rPr>
                          <m:t>2</m:t>
                        </m:r>
                      </m:sup>
                    </m:sSubSup>
                  </m:num>
                  <m:den>
                    <m:r>
                      <w:rPr>
                        <w:rFonts w:ascii="Cambria Math" w:hAnsi="Cambria Math" w:cs="Arial"/>
                        <w:sz w:val="24"/>
                        <w:szCs w:val="24"/>
                      </w:rPr>
                      <m:t>18μ</m:t>
                    </m:r>
                  </m:den>
                </m:f>
              </m:oMath>
            </m:oMathPara>
          </w:p>
        </w:tc>
        <w:tc>
          <w:tcPr>
            <w:tcW w:w="1607" w:type="dxa"/>
            <w:vAlign w:val="center"/>
          </w:tcPr>
          <w:p w14:paraId="3C355321" w14:textId="5DB08B25" w:rsidR="00005C5F" w:rsidRPr="00D53175" w:rsidRDefault="00C7660E" w:rsidP="00005C5F">
            <w:pPr>
              <w:pStyle w:val="MDPI3aequationnumber"/>
              <w:spacing w:line="260" w:lineRule="atLeast"/>
              <w:rPr>
                <w:rFonts w:ascii="Arial" w:hAnsi="Arial" w:cs="Arial"/>
                <w:sz w:val="24"/>
                <w:szCs w:val="24"/>
              </w:rPr>
            </w:pPr>
            <w:r w:rsidRPr="00D53175">
              <w:rPr>
                <w:rFonts w:ascii="Arial" w:hAnsi="Arial" w:cs="Arial"/>
                <w:sz w:val="24"/>
                <w:szCs w:val="24"/>
              </w:rPr>
              <w:t xml:space="preserve">Eq. </w:t>
            </w:r>
            <w:r w:rsidR="00005C5F" w:rsidRPr="00D53175">
              <w:rPr>
                <w:rFonts w:ascii="Arial" w:hAnsi="Arial" w:cs="Arial"/>
                <w:sz w:val="24"/>
                <w:szCs w:val="24"/>
              </w:rPr>
              <w:t>(</w:t>
            </w:r>
            <w:r w:rsidR="00005C5F" w:rsidRPr="00D53175">
              <w:rPr>
                <w:rFonts w:ascii="Arial" w:hAnsi="Arial" w:cs="Arial"/>
                <w:sz w:val="24"/>
                <w:szCs w:val="24"/>
              </w:rPr>
              <w:fldChar w:fldCharType="begin"/>
            </w:r>
            <w:r w:rsidR="00005C5F" w:rsidRPr="00D53175">
              <w:rPr>
                <w:rFonts w:ascii="Arial" w:hAnsi="Arial" w:cs="Arial"/>
                <w:sz w:val="24"/>
                <w:szCs w:val="24"/>
              </w:rPr>
              <w:instrText xml:space="preserve"> SEQ Eq._ \* ARABIC </w:instrText>
            </w:r>
            <w:r w:rsidR="00005C5F" w:rsidRPr="00D53175">
              <w:rPr>
                <w:rFonts w:ascii="Arial" w:hAnsi="Arial" w:cs="Arial"/>
                <w:sz w:val="24"/>
                <w:szCs w:val="24"/>
              </w:rPr>
              <w:fldChar w:fldCharType="separate"/>
            </w:r>
            <w:r w:rsidR="00017089" w:rsidRPr="00D53175">
              <w:rPr>
                <w:rFonts w:ascii="Arial" w:hAnsi="Arial" w:cs="Arial"/>
                <w:noProof/>
                <w:sz w:val="24"/>
                <w:szCs w:val="24"/>
              </w:rPr>
              <w:t>5</w:t>
            </w:r>
            <w:r w:rsidR="00005C5F" w:rsidRPr="00D53175">
              <w:rPr>
                <w:rFonts w:ascii="Arial" w:hAnsi="Arial" w:cs="Arial"/>
                <w:sz w:val="24"/>
                <w:szCs w:val="24"/>
              </w:rPr>
              <w:fldChar w:fldCharType="end"/>
            </w:r>
            <w:r w:rsidR="00005C5F" w:rsidRPr="00D53175">
              <w:rPr>
                <w:rFonts w:ascii="Arial" w:hAnsi="Arial" w:cs="Arial"/>
                <w:sz w:val="24"/>
                <w:szCs w:val="24"/>
              </w:rPr>
              <w:t>)</w:t>
            </w:r>
          </w:p>
        </w:tc>
      </w:tr>
      <w:tr w:rsidR="00005C5F" w:rsidRPr="00D53175" w14:paraId="0B10F05D" w14:textId="77777777" w:rsidTr="00C7660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4"/>
        </w:trPr>
        <w:tc>
          <w:tcPr>
            <w:tcW w:w="7797" w:type="dxa"/>
            <w:tcBorders>
              <w:top w:val="nil"/>
              <w:left w:val="nil"/>
              <w:bottom w:val="nil"/>
              <w:right w:val="nil"/>
            </w:tcBorders>
            <w:vAlign w:val="center"/>
          </w:tcPr>
          <w:p w14:paraId="22BD054A" w14:textId="5509BF2D" w:rsidR="00005C5F" w:rsidRPr="00D53175" w:rsidRDefault="002756CE" w:rsidP="00005C5F">
            <w:pPr>
              <w:pStyle w:val="MDPI39equation"/>
              <w:spacing w:before="0"/>
              <w:ind w:left="720"/>
              <w:rPr>
                <w:rFonts w:ascii="Arial" w:hAnsi="Arial" w:cs="Arial"/>
                <w:i/>
                <w:sz w:val="24"/>
                <w:szCs w:val="24"/>
              </w:rPr>
            </w:pPr>
            <m:oMathPara>
              <m:oMath>
                <m:sSub>
                  <m:sSubPr>
                    <m:ctrlPr>
                      <w:rPr>
                        <w:rFonts w:ascii="Cambria Math" w:hAnsi="Cambria Math" w:cs="Arial"/>
                        <w:i/>
                        <w:sz w:val="24"/>
                        <w:szCs w:val="24"/>
                        <w:lang w:val="es-CO"/>
                      </w:rPr>
                    </m:ctrlPr>
                  </m:sSubPr>
                  <m:e>
                    <m:r>
                      <w:rPr>
                        <w:rFonts w:ascii="Cambria Math" w:hAnsi="Cambria Math" w:cs="Arial"/>
                        <w:sz w:val="24"/>
                        <w:szCs w:val="24"/>
                        <w:lang w:val="es-CO"/>
                      </w:rPr>
                      <m:t>F</m:t>
                    </m:r>
                  </m:e>
                  <m:sub>
                    <m:r>
                      <w:rPr>
                        <w:rFonts w:ascii="Cambria Math" w:hAnsi="Cambria Math" w:cs="Arial"/>
                        <w:sz w:val="24"/>
                        <w:szCs w:val="24"/>
                        <w:lang w:val="es-CO"/>
                      </w:rPr>
                      <m:t>mp</m:t>
                    </m:r>
                  </m:sub>
                </m:sSub>
                <m:r>
                  <w:rPr>
                    <w:rFonts w:ascii="Cambria Math" w:hAnsi="Cambria Math" w:cs="Arial"/>
                    <w:sz w:val="24"/>
                    <w:szCs w:val="24"/>
                    <w:lang w:val="es-CO"/>
                  </w:rPr>
                  <m:t>=2π</m:t>
                </m:r>
                <m:sSubSup>
                  <m:sSubSupPr>
                    <m:ctrlPr>
                      <w:rPr>
                        <w:rFonts w:ascii="Cambria Math" w:hAnsi="Cambria Math" w:cs="Arial"/>
                        <w:i/>
                        <w:sz w:val="24"/>
                        <w:szCs w:val="24"/>
                        <w:lang w:val="es-CO"/>
                      </w:rPr>
                    </m:ctrlPr>
                  </m:sSubSupPr>
                  <m:e>
                    <m:r>
                      <w:rPr>
                        <w:rFonts w:ascii="Cambria Math" w:hAnsi="Cambria Math" w:cs="Arial"/>
                        <w:sz w:val="24"/>
                        <w:szCs w:val="24"/>
                        <w:lang w:val="es-CO"/>
                      </w:rPr>
                      <m:t>r</m:t>
                    </m:r>
                  </m:e>
                  <m:sub>
                    <m:r>
                      <w:rPr>
                        <w:rFonts w:ascii="Cambria Math" w:hAnsi="Cambria Math" w:cs="Arial"/>
                        <w:sz w:val="24"/>
                        <w:szCs w:val="24"/>
                        <w:lang w:val="es-CO"/>
                      </w:rPr>
                      <m:t>p</m:t>
                    </m:r>
                  </m:sub>
                  <m:sup>
                    <m:r>
                      <w:rPr>
                        <w:rFonts w:ascii="Cambria Math" w:hAnsi="Cambria Math" w:cs="Arial"/>
                        <w:sz w:val="24"/>
                        <w:szCs w:val="24"/>
                        <w:lang w:val="es-CO"/>
                      </w:rPr>
                      <m:t>3</m:t>
                    </m:r>
                  </m:sup>
                </m:sSubSup>
                <m:sSub>
                  <m:sSubPr>
                    <m:ctrlPr>
                      <w:rPr>
                        <w:rFonts w:ascii="Cambria Math" w:hAnsi="Cambria Math" w:cs="Arial"/>
                        <w:i/>
                        <w:sz w:val="24"/>
                        <w:szCs w:val="24"/>
                        <w:lang w:val="es-CO"/>
                      </w:rPr>
                    </m:ctrlPr>
                  </m:sSubPr>
                  <m:e>
                    <m:r>
                      <w:rPr>
                        <w:rFonts w:ascii="Cambria Math" w:hAnsi="Cambria Math" w:cs="Arial"/>
                        <w:sz w:val="24"/>
                        <w:szCs w:val="24"/>
                        <w:lang w:val="es-CO"/>
                      </w:rPr>
                      <m:t>μ</m:t>
                    </m:r>
                  </m:e>
                  <m:sub>
                    <m:r>
                      <w:rPr>
                        <w:rFonts w:ascii="Cambria Math" w:hAnsi="Cambria Math" w:cs="Arial"/>
                        <w:sz w:val="24"/>
                        <w:szCs w:val="24"/>
                        <w:lang w:val="es-CO"/>
                      </w:rPr>
                      <m:t>0</m:t>
                    </m:r>
                  </m:sub>
                </m:sSub>
                <m:sSub>
                  <m:sSubPr>
                    <m:ctrlPr>
                      <w:rPr>
                        <w:rFonts w:ascii="Cambria Math" w:hAnsi="Cambria Math" w:cs="Arial"/>
                        <w:i/>
                        <w:sz w:val="24"/>
                        <w:szCs w:val="24"/>
                        <w:lang w:val="es-CO"/>
                      </w:rPr>
                    </m:ctrlPr>
                  </m:sSubPr>
                  <m:e>
                    <m:r>
                      <w:rPr>
                        <w:rFonts w:ascii="Cambria Math" w:hAnsi="Cambria Math" w:cs="Arial"/>
                        <w:sz w:val="24"/>
                        <w:szCs w:val="24"/>
                        <w:lang w:val="es-CO"/>
                      </w:rPr>
                      <m:t>μ</m:t>
                    </m:r>
                  </m:e>
                  <m:sub>
                    <m:r>
                      <w:rPr>
                        <w:rFonts w:ascii="Cambria Math" w:hAnsi="Cambria Math" w:cs="Arial"/>
                        <w:sz w:val="24"/>
                        <w:szCs w:val="24"/>
                        <w:lang w:val="es-CO"/>
                      </w:rPr>
                      <m:t>r</m:t>
                    </m:r>
                  </m:sub>
                </m:sSub>
                <m:r>
                  <w:rPr>
                    <w:rFonts w:ascii="Cambria Math" w:hAnsi="Cambria Math" w:cs="Arial"/>
                    <w:sz w:val="24"/>
                    <w:szCs w:val="24"/>
                    <w:lang w:val="es-CO"/>
                  </w:rPr>
                  <m:t>k</m:t>
                </m:r>
                <m:r>
                  <m:rPr>
                    <m:sty m:val="p"/>
                  </m:rPr>
                  <w:rPr>
                    <w:rFonts w:ascii="Cambria Math" w:hAnsi="Cambria Math" w:cs="Arial"/>
                    <w:sz w:val="24"/>
                    <w:szCs w:val="24"/>
                    <w:lang w:val="es-CO"/>
                  </w:rPr>
                  <m:t>∇</m:t>
                </m:r>
                <m:sSup>
                  <m:sSupPr>
                    <m:ctrlPr>
                      <w:rPr>
                        <w:rFonts w:ascii="Cambria Math" w:hAnsi="Cambria Math" w:cs="Arial"/>
                        <w:i/>
                        <w:sz w:val="24"/>
                        <w:szCs w:val="24"/>
                        <w:lang w:val="es-CO"/>
                      </w:rPr>
                    </m:ctrlPr>
                  </m:sSupPr>
                  <m:e>
                    <m:r>
                      <w:rPr>
                        <w:rFonts w:ascii="Cambria Math" w:hAnsi="Cambria Math" w:cs="Arial"/>
                        <w:sz w:val="24"/>
                        <w:szCs w:val="24"/>
                        <w:lang w:val="es-CO"/>
                      </w:rPr>
                      <m:t>H</m:t>
                    </m:r>
                  </m:e>
                  <m:sup>
                    <m:r>
                      <w:rPr>
                        <w:rFonts w:ascii="Cambria Math" w:hAnsi="Cambria Math" w:cs="Arial"/>
                        <w:sz w:val="24"/>
                        <w:szCs w:val="24"/>
                        <w:lang w:val="es-CO"/>
                      </w:rPr>
                      <m:t>2</m:t>
                    </m:r>
                  </m:sup>
                </m:sSup>
              </m:oMath>
            </m:oMathPara>
          </w:p>
        </w:tc>
        <w:tc>
          <w:tcPr>
            <w:tcW w:w="1607" w:type="dxa"/>
            <w:tcBorders>
              <w:top w:val="nil"/>
              <w:left w:val="nil"/>
              <w:bottom w:val="nil"/>
              <w:right w:val="nil"/>
            </w:tcBorders>
            <w:vAlign w:val="center"/>
          </w:tcPr>
          <w:p w14:paraId="4880AA45" w14:textId="51D8E73A" w:rsidR="00005C5F" w:rsidRPr="00D53175" w:rsidRDefault="00C7660E" w:rsidP="00005C5F">
            <w:pPr>
              <w:pStyle w:val="MDPI3aequationnumber"/>
              <w:spacing w:line="260" w:lineRule="atLeast"/>
              <w:rPr>
                <w:rFonts w:ascii="Arial" w:hAnsi="Arial" w:cs="Arial"/>
                <w:sz w:val="24"/>
                <w:szCs w:val="24"/>
              </w:rPr>
            </w:pPr>
            <w:bookmarkStart w:id="86" w:name="_Ref46180017"/>
            <w:r w:rsidRPr="00D53175">
              <w:rPr>
                <w:rFonts w:ascii="Arial" w:hAnsi="Arial" w:cs="Arial"/>
                <w:sz w:val="24"/>
                <w:szCs w:val="24"/>
              </w:rPr>
              <w:t xml:space="preserve">Eq. </w:t>
            </w:r>
            <w:r w:rsidR="00005C5F" w:rsidRPr="00D53175">
              <w:rPr>
                <w:rFonts w:ascii="Arial" w:hAnsi="Arial" w:cs="Arial"/>
                <w:sz w:val="24"/>
                <w:szCs w:val="24"/>
              </w:rPr>
              <w:t>(</w:t>
            </w:r>
            <w:r w:rsidR="00005C5F" w:rsidRPr="00D53175">
              <w:rPr>
                <w:rFonts w:ascii="Arial" w:hAnsi="Arial" w:cs="Arial"/>
                <w:sz w:val="24"/>
                <w:szCs w:val="24"/>
              </w:rPr>
              <w:fldChar w:fldCharType="begin"/>
            </w:r>
            <w:r w:rsidR="00005C5F" w:rsidRPr="00D53175">
              <w:rPr>
                <w:rFonts w:ascii="Arial" w:hAnsi="Arial" w:cs="Arial"/>
                <w:sz w:val="24"/>
                <w:szCs w:val="24"/>
              </w:rPr>
              <w:instrText xml:space="preserve"> SEQ Eq._ \* ARABIC </w:instrText>
            </w:r>
            <w:r w:rsidR="00005C5F" w:rsidRPr="00D53175">
              <w:rPr>
                <w:rFonts w:ascii="Arial" w:hAnsi="Arial" w:cs="Arial"/>
                <w:sz w:val="24"/>
                <w:szCs w:val="24"/>
              </w:rPr>
              <w:fldChar w:fldCharType="separate"/>
            </w:r>
            <w:r w:rsidR="00017089" w:rsidRPr="00D53175">
              <w:rPr>
                <w:rFonts w:ascii="Arial" w:hAnsi="Arial" w:cs="Arial"/>
                <w:noProof/>
                <w:sz w:val="24"/>
                <w:szCs w:val="24"/>
              </w:rPr>
              <w:t>6</w:t>
            </w:r>
            <w:r w:rsidR="00005C5F" w:rsidRPr="00D53175">
              <w:rPr>
                <w:rFonts w:ascii="Arial" w:hAnsi="Arial" w:cs="Arial"/>
                <w:sz w:val="24"/>
                <w:szCs w:val="24"/>
              </w:rPr>
              <w:fldChar w:fldCharType="end"/>
            </w:r>
            <w:bookmarkEnd w:id="86"/>
            <w:r w:rsidR="00005C5F" w:rsidRPr="00D53175">
              <w:rPr>
                <w:rFonts w:ascii="Arial" w:hAnsi="Arial" w:cs="Arial"/>
                <w:sz w:val="24"/>
                <w:szCs w:val="24"/>
              </w:rPr>
              <w:t>)</w:t>
            </w:r>
          </w:p>
        </w:tc>
      </w:tr>
      <w:tr w:rsidR="00005C5F" w:rsidRPr="00D53175" w14:paraId="5A79D04B" w14:textId="77777777" w:rsidTr="00C7660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4"/>
        </w:trPr>
        <w:tc>
          <w:tcPr>
            <w:tcW w:w="7797" w:type="dxa"/>
            <w:tcBorders>
              <w:top w:val="nil"/>
              <w:left w:val="nil"/>
              <w:bottom w:val="nil"/>
              <w:right w:val="nil"/>
            </w:tcBorders>
            <w:vAlign w:val="center"/>
          </w:tcPr>
          <w:p w14:paraId="374BF337" w14:textId="113A0571" w:rsidR="00005C5F" w:rsidRPr="00D53175" w:rsidRDefault="00005C5F" w:rsidP="00005C5F">
            <w:pPr>
              <w:pStyle w:val="MDPI39equation"/>
              <w:spacing w:before="0"/>
              <w:ind w:left="720"/>
              <w:rPr>
                <w:rFonts w:ascii="Arial" w:hAnsi="Arial" w:cs="Arial"/>
                <w:i/>
                <w:sz w:val="24"/>
                <w:szCs w:val="24"/>
              </w:rPr>
            </w:pPr>
            <m:oMathPara>
              <m:oMath>
                <m:r>
                  <w:rPr>
                    <w:rFonts w:ascii="Cambria Math" w:hAnsi="Cambria Math" w:cs="Arial"/>
                    <w:sz w:val="24"/>
                    <w:szCs w:val="24"/>
                    <w:lang w:val="es-CO"/>
                  </w:rPr>
                  <m:t>k=</m:t>
                </m:r>
                <m:f>
                  <m:fPr>
                    <m:ctrlPr>
                      <w:rPr>
                        <w:rFonts w:ascii="Cambria Math" w:hAnsi="Cambria Math" w:cs="Arial"/>
                        <w:i/>
                        <w:sz w:val="24"/>
                        <w:szCs w:val="24"/>
                        <w:lang w:val="es-CO"/>
                      </w:rPr>
                    </m:ctrlPr>
                  </m:fPr>
                  <m:num>
                    <m:sSub>
                      <m:sSubPr>
                        <m:ctrlPr>
                          <w:rPr>
                            <w:rFonts w:ascii="Cambria Math" w:hAnsi="Cambria Math" w:cs="Arial"/>
                            <w:i/>
                            <w:sz w:val="24"/>
                            <w:szCs w:val="24"/>
                            <w:lang w:val="es-CO"/>
                          </w:rPr>
                        </m:ctrlPr>
                      </m:sSubPr>
                      <m:e>
                        <m:r>
                          <w:rPr>
                            <w:rFonts w:ascii="Cambria Math" w:hAnsi="Cambria Math" w:cs="Arial"/>
                            <w:sz w:val="24"/>
                            <w:szCs w:val="24"/>
                            <w:lang w:val="es-CO"/>
                          </w:rPr>
                          <m:t>μ</m:t>
                        </m:r>
                      </m:e>
                      <m:sub>
                        <m:r>
                          <w:rPr>
                            <w:rFonts w:ascii="Cambria Math" w:hAnsi="Cambria Math" w:cs="Arial"/>
                            <w:sz w:val="24"/>
                            <w:szCs w:val="24"/>
                            <w:lang w:val="es-CO"/>
                          </w:rPr>
                          <m:t>rp</m:t>
                        </m:r>
                      </m:sub>
                    </m:sSub>
                    <m:r>
                      <w:rPr>
                        <w:rFonts w:ascii="Cambria Math" w:hAnsi="Cambria Math" w:cs="Arial"/>
                        <w:sz w:val="24"/>
                        <w:szCs w:val="24"/>
                        <w:lang w:val="es-CO"/>
                      </w:rPr>
                      <m:t>-</m:t>
                    </m:r>
                    <m:sSub>
                      <m:sSubPr>
                        <m:ctrlPr>
                          <w:rPr>
                            <w:rFonts w:ascii="Cambria Math" w:hAnsi="Cambria Math" w:cs="Arial"/>
                            <w:i/>
                            <w:sz w:val="24"/>
                            <w:szCs w:val="24"/>
                            <w:lang w:val="es-CO"/>
                          </w:rPr>
                        </m:ctrlPr>
                      </m:sSubPr>
                      <m:e>
                        <m:r>
                          <w:rPr>
                            <w:rFonts w:ascii="Cambria Math" w:hAnsi="Cambria Math" w:cs="Arial"/>
                            <w:sz w:val="24"/>
                            <w:szCs w:val="24"/>
                            <w:lang w:val="es-CO"/>
                          </w:rPr>
                          <m:t>μ</m:t>
                        </m:r>
                      </m:e>
                      <m:sub>
                        <m:r>
                          <w:rPr>
                            <w:rFonts w:ascii="Cambria Math" w:hAnsi="Cambria Math" w:cs="Arial"/>
                            <w:sz w:val="24"/>
                            <w:szCs w:val="24"/>
                            <w:lang w:val="es-CO"/>
                          </w:rPr>
                          <m:t>r</m:t>
                        </m:r>
                      </m:sub>
                    </m:sSub>
                  </m:num>
                  <m:den>
                    <m:sSub>
                      <m:sSubPr>
                        <m:ctrlPr>
                          <w:rPr>
                            <w:rFonts w:ascii="Cambria Math" w:hAnsi="Cambria Math" w:cs="Arial"/>
                            <w:i/>
                            <w:sz w:val="24"/>
                            <w:szCs w:val="24"/>
                            <w:lang w:val="es-CO"/>
                          </w:rPr>
                        </m:ctrlPr>
                      </m:sSubPr>
                      <m:e>
                        <m:r>
                          <w:rPr>
                            <w:rFonts w:ascii="Cambria Math" w:hAnsi="Cambria Math" w:cs="Arial"/>
                            <w:sz w:val="24"/>
                            <w:szCs w:val="24"/>
                            <w:lang w:val="es-CO"/>
                          </w:rPr>
                          <m:t>μ</m:t>
                        </m:r>
                      </m:e>
                      <m:sub>
                        <m:r>
                          <w:rPr>
                            <w:rFonts w:ascii="Cambria Math" w:hAnsi="Cambria Math" w:cs="Arial"/>
                            <w:sz w:val="24"/>
                            <w:szCs w:val="24"/>
                            <w:lang w:val="es-CO"/>
                          </w:rPr>
                          <m:t>rp</m:t>
                        </m:r>
                      </m:sub>
                    </m:sSub>
                    <m:r>
                      <w:rPr>
                        <w:rFonts w:ascii="Cambria Math" w:hAnsi="Cambria Math" w:cs="Arial"/>
                        <w:sz w:val="24"/>
                        <w:szCs w:val="24"/>
                        <w:lang w:val="es-CO"/>
                      </w:rPr>
                      <m:t>+2</m:t>
                    </m:r>
                    <m:sSub>
                      <m:sSubPr>
                        <m:ctrlPr>
                          <w:rPr>
                            <w:rFonts w:ascii="Cambria Math" w:hAnsi="Cambria Math" w:cs="Arial"/>
                            <w:i/>
                            <w:sz w:val="24"/>
                            <w:szCs w:val="24"/>
                            <w:lang w:val="es-CO"/>
                          </w:rPr>
                        </m:ctrlPr>
                      </m:sSubPr>
                      <m:e>
                        <m:r>
                          <w:rPr>
                            <w:rFonts w:ascii="Cambria Math" w:hAnsi="Cambria Math" w:cs="Arial"/>
                            <w:sz w:val="24"/>
                            <w:szCs w:val="24"/>
                            <w:lang w:val="es-CO"/>
                          </w:rPr>
                          <m:t>μ</m:t>
                        </m:r>
                      </m:e>
                      <m:sub>
                        <m:r>
                          <w:rPr>
                            <w:rFonts w:ascii="Cambria Math" w:hAnsi="Cambria Math" w:cs="Arial"/>
                            <w:sz w:val="24"/>
                            <w:szCs w:val="24"/>
                            <w:lang w:val="es-CO"/>
                          </w:rPr>
                          <m:t>r</m:t>
                        </m:r>
                      </m:sub>
                    </m:sSub>
                  </m:den>
                </m:f>
              </m:oMath>
            </m:oMathPara>
          </w:p>
        </w:tc>
        <w:tc>
          <w:tcPr>
            <w:tcW w:w="1607" w:type="dxa"/>
            <w:tcBorders>
              <w:top w:val="nil"/>
              <w:left w:val="nil"/>
              <w:bottom w:val="nil"/>
              <w:right w:val="nil"/>
            </w:tcBorders>
            <w:vAlign w:val="center"/>
          </w:tcPr>
          <w:p w14:paraId="77BE4C16" w14:textId="0DBEA708" w:rsidR="00005C5F" w:rsidRPr="00D53175" w:rsidRDefault="00DA043F" w:rsidP="00005C5F">
            <w:pPr>
              <w:pStyle w:val="MDPI3aequationnumber"/>
              <w:spacing w:line="260" w:lineRule="atLeast"/>
              <w:rPr>
                <w:rFonts w:ascii="Arial" w:hAnsi="Arial" w:cs="Arial"/>
                <w:sz w:val="24"/>
                <w:szCs w:val="24"/>
              </w:rPr>
            </w:pPr>
            <w:bookmarkStart w:id="87" w:name="_Ref63769918"/>
            <w:r w:rsidRPr="00D53175">
              <w:rPr>
                <w:rFonts w:ascii="Arial" w:hAnsi="Arial" w:cs="Arial"/>
                <w:sz w:val="24"/>
                <w:szCs w:val="24"/>
              </w:rPr>
              <w:t xml:space="preserve">Eq. </w:t>
            </w:r>
            <w:bookmarkStart w:id="88" w:name="_Ref52184346"/>
            <w:r w:rsidR="00005C5F" w:rsidRPr="00D53175">
              <w:rPr>
                <w:rFonts w:ascii="Arial" w:hAnsi="Arial" w:cs="Arial"/>
                <w:sz w:val="24"/>
                <w:szCs w:val="24"/>
              </w:rPr>
              <w:t>(</w:t>
            </w:r>
            <w:r w:rsidR="00005C5F" w:rsidRPr="00D53175">
              <w:rPr>
                <w:rFonts w:ascii="Arial" w:hAnsi="Arial" w:cs="Arial"/>
                <w:sz w:val="24"/>
                <w:szCs w:val="24"/>
              </w:rPr>
              <w:fldChar w:fldCharType="begin"/>
            </w:r>
            <w:r w:rsidR="00005C5F" w:rsidRPr="00D53175">
              <w:rPr>
                <w:rFonts w:ascii="Arial" w:hAnsi="Arial" w:cs="Arial"/>
                <w:sz w:val="24"/>
                <w:szCs w:val="24"/>
              </w:rPr>
              <w:instrText xml:space="preserve"> SEQ Eq._ \* ARABIC </w:instrText>
            </w:r>
            <w:r w:rsidR="00005C5F" w:rsidRPr="00D53175">
              <w:rPr>
                <w:rFonts w:ascii="Arial" w:hAnsi="Arial" w:cs="Arial"/>
                <w:sz w:val="24"/>
                <w:szCs w:val="24"/>
              </w:rPr>
              <w:fldChar w:fldCharType="separate"/>
            </w:r>
            <w:r w:rsidR="00017089" w:rsidRPr="00D53175">
              <w:rPr>
                <w:rFonts w:ascii="Arial" w:hAnsi="Arial" w:cs="Arial"/>
                <w:noProof/>
                <w:sz w:val="24"/>
                <w:szCs w:val="24"/>
              </w:rPr>
              <w:t>7</w:t>
            </w:r>
            <w:r w:rsidR="00005C5F" w:rsidRPr="00D53175">
              <w:rPr>
                <w:rFonts w:ascii="Arial" w:hAnsi="Arial" w:cs="Arial"/>
                <w:sz w:val="24"/>
                <w:szCs w:val="24"/>
              </w:rPr>
              <w:fldChar w:fldCharType="end"/>
            </w:r>
            <w:bookmarkEnd w:id="87"/>
            <w:r w:rsidR="00005C5F" w:rsidRPr="00D53175">
              <w:rPr>
                <w:rFonts w:ascii="Arial" w:hAnsi="Arial" w:cs="Arial"/>
                <w:sz w:val="24"/>
                <w:szCs w:val="24"/>
              </w:rPr>
              <w:t>)</w:t>
            </w:r>
            <w:bookmarkEnd w:id="88"/>
          </w:p>
        </w:tc>
      </w:tr>
    </w:tbl>
    <w:p w14:paraId="47000667" w14:textId="2673146D" w:rsidR="00570B4F" w:rsidRPr="00D53175" w:rsidRDefault="003310D4" w:rsidP="00B34708">
      <w:pPr>
        <w:spacing w:before="240"/>
        <w:jc w:val="both"/>
        <w:rPr>
          <w:rFonts w:ascii="Arial" w:hAnsi="Arial" w:cs="Arial"/>
          <w:szCs w:val="24"/>
          <w:lang w:val="en-US" w:bidi="en-US"/>
        </w:rPr>
      </w:pPr>
      <w:r w:rsidRPr="00D53175">
        <w:rPr>
          <w:rFonts w:ascii="Arial" w:hAnsi="Arial" w:cs="Arial"/>
          <w:szCs w:val="24"/>
          <w:lang w:val="en-US"/>
        </w:rPr>
        <w:lastRenderedPageBreak/>
        <w:t xml:space="preserve">Where </w:t>
      </w:r>
      <m:oMath>
        <m:sSub>
          <m:sSubPr>
            <m:ctrlPr>
              <w:rPr>
                <w:rFonts w:ascii="Cambria Math" w:eastAsia="Times New Roman" w:hAnsi="Cambria Math" w:cs="Arial"/>
                <w:i/>
                <w:snapToGrid w:val="0"/>
                <w:color w:val="000000"/>
                <w:szCs w:val="24"/>
                <w:lang w:eastAsia="de-DE" w:bidi="en-US"/>
              </w:rPr>
            </m:ctrlPr>
          </m:sSubPr>
          <m:e>
            <m:r>
              <w:rPr>
                <w:rFonts w:ascii="Cambria Math" w:hAnsi="Cambria Math" w:cs="Arial"/>
                <w:szCs w:val="24"/>
              </w:rPr>
              <m:t>F</m:t>
            </m:r>
          </m:e>
          <m:sub>
            <m:r>
              <w:rPr>
                <w:rFonts w:ascii="Cambria Math" w:hAnsi="Cambria Math" w:cs="Arial"/>
                <w:szCs w:val="24"/>
              </w:rPr>
              <m:t>D</m:t>
            </m:r>
          </m:sub>
        </m:sSub>
      </m:oMath>
      <w:r w:rsidRPr="00D53175">
        <w:rPr>
          <w:rFonts w:ascii="Arial" w:hAnsi="Arial" w:cs="Arial"/>
          <w:snapToGrid w:val="0"/>
          <w:color w:val="000000"/>
          <w:szCs w:val="24"/>
          <w:lang w:val="en-US" w:eastAsia="de-DE" w:bidi="en-US"/>
        </w:rPr>
        <w:t xml:space="preserve"> is the drag force, </w:t>
      </w:r>
      <m:oMath>
        <m:sSub>
          <m:sSubPr>
            <m:ctrlPr>
              <w:rPr>
                <w:rFonts w:ascii="Cambria Math" w:eastAsia="Times New Roman" w:hAnsi="Cambria Math" w:cs="Arial"/>
                <w:i/>
                <w:snapToGrid w:val="0"/>
                <w:color w:val="000000"/>
                <w:szCs w:val="24"/>
                <w:lang w:eastAsia="de-DE" w:bidi="en-US"/>
              </w:rPr>
            </m:ctrlPr>
          </m:sSubPr>
          <m:e>
            <m:r>
              <w:rPr>
                <w:rFonts w:ascii="Cambria Math" w:hAnsi="Cambria Math" w:cs="Arial"/>
                <w:szCs w:val="24"/>
              </w:rPr>
              <m:t>m</m:t>
            </m:r>
          </m:e>
          <m:sub>
            <m:r>
              <w:rPr>
                <w:rFonts w:ascii="Cambria Math" w:hAnsi="Cambria Math" w:cs="Arial"/>
                <w:szCs w:val="24"/>
              </w:rPr>
              <m:t>P</m:t>
            </m:r>
          </m:sub>
        </m:sSub>
      </m:oMath>
      <w:r w:rsidRPr="00D53175">
        <w:rPr>
          <w:rFonts w:ascii="Arial" w:hAnsi="Arial" w:cs="Arial"/>
          <w:snapToGrid w:val="0"/>
          <w:color w:val="000000"/>
          <w:szCs w:val="24"/>
          <w:lang w:val="en-US" w:eastAsia="de-DE" w:bidi="en-US"/>
        </w:rPr>
        <w:t xml:space="preserve"> is the mass of the particle, </w:t>
      </w:r>
      <m:oMath>
        <m:r>
          <w:rPr>
            <w:rFonts w:ascii="Cambria Math" w:hAnsi="Cambria Math" w:cs="Arial"/>
            <w:szCs w:val="24"/>
          </w:rPr>
          <m:t>U</m:t>
        </m:r>
      </m:oMath>
      <w:r w:rsidR="007D6DB1" w:rsidRPr="00D53175">
        <w:rPr>
          <w:rFonts w:ascii="Arial" w:hAnsi="Arial" w:cs="Arial"/>
          <w:szCs w:val="24"/>
          <w:lang w:val="en-US"/>
        </w:rPr>
        <w:t xml:space="preserve"> is the </w:t>
      </w:r>
      <w:r w:rsidR="002E2E35" w:rsidRPr="00D53175">
        <w:rPr>
          <w:rFonts w:ascii="Arial" w:hAnsi="Arial" w:cs="Arial"/>
          <w:szCs w:val="24"/>
          <w:lang w:val="en-US"/>
        </w:rPr>
        <w:t>velocity of the particle,</w:t>
      </w:r>
      <w:r w:rsidR="006E39C3" w:rsidRPr="00D53175">
        <w:rPr>
          <w:rFonts w:ascii="Arial" w:hAnsi="Arial" w:cs="Arial"/>
          <w:szCs w:val="24"/>
          <w:lang w:val="en-US"/>
        </w:rPr>
        <w:t xml:space="preserve"> </w:t>
      </w:r>
      <w:r w:rsidR="006E39C3" w:rsidRPr="00D53175">
        <w:rPr>
          <w:rFonts w:ascii="Arial" w:hAnsi="Arial" w:cs="Arial"/>
          <w:i/>
          <w:iCs/>
          <w:szCs w:val="24"/>
          <w:lang w:val="en-US"/>
        </w:rPr>
        <w:t xml:space="preserve">V </w:t>
      </w:r>
      <w:r w:rsidR="006E39C3" w:rsidRPr="00D53175">
        <w:rPr>
          <w:rFonts w:ascii="Arial" w:hAnsi="Arial" w:cs="Arial"/>
          <w:szCs w:val="24"/>
          <w:lang w:val="en-US"/>
        </w:rPr>
        <w:t>is the fluid velocity,</w:t>
      </w:r>
      <w:r w:rsidR="002E2E35" w:rsidRPr="00D53175">
        <w:rPr>
          <w:rFonts w:ascii="Arial" w:hAnsi="Arial" w:cs="Arial"/>
          <w:szCs w:val="24"/>
          <w:lang w:val="en-US"/>
        </w:rPr>
        <w:t xml:space="preserve"> </w:t>
      </w:r>
      <m:oMath>
        <m:sSub>
          <m:sSubPr>
            <m:ctrlPr>
              <w:rPr>
                <w:rFonts w:ascii="Cambria Math" w:eastAsia="Times New Roman" w:hAnsi="Cambria Math" w:cs="Arial"/>
                <w:i/>
                <w:iCs/>
                <w:snapToGrid w:val="0"/>
                <w:color w:val="000000"/>
                <w:szCs w:val="24"/>
                <w:lang w:val="en-US" w:eastAsia="de-DE" w:bidi="en-US"/>
              </w:rPr>
            </m:ctrlPr>
          </m:sSubPr>
          <m:e>
            <m:r>
              <w:rPr>
                <w:rFonts w:ascii="Cambria Math" w:hAnsi="Cambria Math" w:cs="Arial"/>
                <w:szCs w:val="24"/>
              </w:rPr>
              <m:t>ρ</m:t>
            </m:r>
          </m:e>
          <m:sub>
            <m:r>
              <w:rPr>
                <w:rFonts w:ascii="Cambria Math" w:hAnsi="Cambria Math" w:cs="Arial"/>
                <w:szCs w:val="24"/>
              </w:rPr>
              <m:t>P</m:t>
            </m:r>
          </m:sub>
        </m:sSub>
      </m:oMath>
      <w:r w:rsidR="001C425E" w:rsidRPr="00D53175">
        <w:rPr>
          <w:rFonts w:ascii="Arial" w:hAnsi="Arial" w:cs="Arial"/>
          <w:iCs/>
          <w:snapToGrid w:val="0"/>
          <w:color w:val="000000"/>
          <w:szCs w:val="24"/>
          <w:lang w:val="en-US" w:eastAsia="de-DE" w:bidi="en-US"/>
        </w:rPr>
        <w:t xml:space="preserve"> is the density of the particle</w:t>
      </w:r>
      <w:r w:rsidR="001B4EF0" w:rsidRPr="00D53175">
        <w:rPr>
          <w:rFonts w:ascii="Arial" w:hAnsi="Arial" w:cs="Arial"/>
          <w:iCs/>
          <w:snapToGrid w:val="0"/>
          <w:color w:val="000000"/>
          <w:szCs w:val="24"/>
          <w:lang w:val="en-US" w:eastAsia="de-DE" w:bidi="en-US"/>
        </w:rPr>
        <w:t xml:space="preserve"> and </w:t>
      </w:r>
      <m:oMath>
        <m:sSub>
          <m:sSubPr>
            <m:ctrlPr>
              <w:rPr>
                <w:rFonts w:ascii="Cambria Math" w:hAnsi="Cambria Math" w:cs="Arial"/>
                <w:i/>
                <w:iCs/>
                <w:snapToGrid w:val="0"/>
                <w:color w:val="000000"/>
                <w:szCs w:val="24"/>
                <w:lang w:val="en-US" w:eastAsia="de-DE" w:bidi="en-US"/>
              </w:rPr>
            </m:ctrlPr>
          </m:sSubPr>
          <m:e>
            <m:r>
              <w:rPr>
                <w:rFonts w:ascii="Cambria Math" w:hAnsi="Cambria Math" w:cs="Arial"/>
                <w:snapToGrid w:val="0"/>
                <w:color w:val="000000"/>
                <w:szCs w:val="24"/>
                <w:lang w:val="en-US" w:eastAsia="de-DE" w:bidi="en-US"/>
              </w:rPr>
              <m:t>d</m:t>
            </m:r>
          </m:e>
          <m:sub>
            <m:r>
              <w:rPr>
                <w:rFonts w:ascii="Cambria Math" w:hAnsi="Cambria Math" w:cs="Arial"/>
                <w:snapToGrid w:val="0"/>
                <w:color w:val="000000"/>
                <w:szCs w:val="24"/>
                <w:lang w:val="en-US" w:eastAsia="de-DE" w:bidi="en-US"/>
              </w:rPr>
              <m:t>p</m:t>
            </m:r>
          </m:sub>
        </m:sSub>
      </m:oMath>
      <w:r w:rsidR="001B4EF0" w:rsidRPr="00D53175">
        <w:rPr>
          <w:rFonts w:ascii="Arial" w:hAnsi="Arial" w:cs="Arial"/>
          <w:iCs/>
          <w:snapToGrid w:val="0"/>
          <w:color w:val="000000"/>
          <w:szCs w:val="24"/>
          <w:lang w:val="en-US" w:eastAsia="de-DE" w:bidi="en-US"/>
        </w:rPr>
        <w:t xml:space="preserve"> </w:t>
      </w:r>
      <w:r w:rsidR="00C52DAD" w:rsidRPr="00D53175">
        <w:rPr>
          <w:rFonts w:ascii="Arial" w:hAnsi="Arial" w:cs="Arial"/>
          <w:iCs/>
          <w:snapToGrid w:val="0"/>
          <w:color w:val="000000"/>
          <w:szCs w:val="24"/>
          <w:lang w:val="en-US" w:eastAsia="de-DE" w:bidi="en-US"/>
        </w:rPr>
        <w:t xml:space="preserve">is the particle diameter. </w:t>
      </w:r>
      <m:oMath>
        <m:sSub>
          <m:sSubPr>
            <m:ctrlPr>
              <w:rPr>
                <w:rFonts w:ascii="Cambria Math" w:eastAsia="Times New Roman" w:hAnsi="Cambria Math" w:cs="Arial"/>
                <w:i/>
                <w:snapToGrid w:val="0"/>
                <w:color w:val="000000"/>
                <w:szCs w:val="24"/>
                <w:lang w:eastAsia="de-DE" w:bidi="en-US"/>
              </w:rPr>
            </m:ctrlPr>
          </m:sSubPr>
          <m:e>
            <m:r>
              <w:rPr>
                <w:rFonts w:ascii="Cambria Math" w:hAnsi="Cambria Math" w:cs="Arial"/>
                <w:szCs w:val="24"/>
              </w:rPr>
              <m:t>F</m:t>
            </m:r>
          </m:e>
          <m:sub>
            <m:r>
              <w:rPr>
                <w:rFonts w:ascii="Cambria Math" w:hAnsi="Cambria Math" w:cs="Arial"/>
                <w:szCs w:val="24"/>
              </w:rPr>
              <m:t>mp</m:t>
            </m:r>
          </m:sub>
        </m:sSub>
      </m:oMath>
      <w:r w:rsidR="00540A96" w:rsidRPr="00D53175">
        <w:rPr>
          <w:rFonts w:ascii="Arial" w:hAnsi="Arial" w:cs="Arial"/>
          <w:snapToGrid w:val="0"/>
          <w:color w:val="000000"/>
          <w:szCs w:val="24"/>
          <w:lang w:val="en-US" w:eastAsia="de-DE" w:bidi="en-US"/>
        </w:rPr>
        <w:t xml:space="preserve"> is the </w:t>
      </w:r>
      <w:r w:rsidR="00393A57" w:rsidRPr="00D53175">
        <w:rPr>
          <w:rFonts w:ascii="Arial" w:hAnsi="Arial" w:cs="Arial"/>
          <w:snapToGrid w:val="0"/>
          <w:color w:val="000000"/>
          <w:szCs w:val="24"/>
          <w:lang w:val="en-US" w:eastAsia="de-DE" w:bidi="en-US"/>
        </w:rPr>
        <w:t>magnetophoretic force</w:t>
      </w:r>
      <w:r w:rsidR="0003349B" w:rsidRPr="00D53175">
        <w:rPr>
          <w:rFonts w:ascii="Arial" w:hAnsi="Arial" w:cs="Arial"/>
          <w:snapToGrid w:val="0"/>
          <w:color w:val="000000"/>
          <w:szCs w:val="24"/>
          <w:lang w:val="en-US" w:eastAsia="de-DE" w:bidi="en-US"/>
        </w:rPr>
        <w:t xml:space="preserve">, </w:t>
      </w:r>
      <m:oMath>
        <m:sSub>
          <m:sSubPr>
            <m:ctrlPr>
              <w:rPr>
                <w:rFonts w:ascii="Cambria Math" w:hAnsi="Cambria Math" w:cs="Arial"/>
                <w:i/>
                <w:snapToGrid w:val="0"/>
                <w:color w:val="000000"/>
                <w:szCs w:val="24"/>
                <w:lang w:val="en-US" w:eastAsia="de-DE" w:bidi="en-US"/>
              </w:rPr>
            </m:ctrlPr>
          </m:sSubPr>
          <m:e>
            <m:r>
              <w:rPr>
                <w:rFonts w:ascii="Cambria Math" w:hAnsi="Cambria Math" w:cs="Arial"/>
                <w:snapToGrid w:val="0"/>
                <w:color w:val="000000"/>
                <w:szCs w:val="24"/>
                <w:lang w:val="en-US" w:eastAsia="de-DE" w:bidi="en-US"/>
              </w:rPr>
              <m:t>r</m:t>
            </m:r>
          </m:e>
          <m:sub>
            <m:r>
              <w:rPr>
                <w:rFonts w:ascii="Cambria Math" w:hAnsi="Cambria Math" w:cs="Arial"/>
                <w:snapToGrid w:val="0"/>
                <w:color w:val="000000"/>
                <w:szCs w:val="24"/>
                <w:lang w:val="en-US" w:eastAsia="de-DE" w:bidi="en-US"/>
              </w:rPr>
              <m:t>P</m:t>
            </m:r>
          </m:sub>
        </m:sSub>
      </m:oMath>
      <w:r w:rsidR="0003349B" w:rsidRPr="00D53175">
        <w:rPr>
          <w:rFonts w:ascii="Arial" w:hAnsi="Arial" w:cs="Arial"/>
          <w:snapToGrid w:val="0"/>
          <w:color w:val="000000"/>
          <w:szCs w:val="24"/>
          <w:lang w:val="en-US" w:eastAsia="de-DE" w:bidi="en-US"/>
        </w:rPr>
        <w:t xml:space="preserve"> is the particle ra</w:t>
      </w:r>
      <w:proofErr w:type="spellStart"/>
      <w:r w:rsidR="00D67F09" w:rsidRPr="00D53175">
        <w:rPr>
          <w:rFonts w:ascii="Arial" w:hAnsi="Arial" w:cs="Arial"/>
          <w:snapToGrid w:val="0"/>
          <w:color w:val="000000"/>
          <w:szCs w:val="24"/>
          <w:lang w:val="en-US" w:eastAsia="de-DE" w:bidi="en-US"/>
        </w:rPr>
        <w:t>di</w:t>
      </w:r>
      <w:r w:rsidR="006E39C3" w:rsidRPr="00D53175">
        <w:rPr>
          <w:rFonts w:ascii="Arial" w:hAnsi="Arial" w:cs="Arial"/>
          <w:snapToGrid w:val="0"/>
          <w:color w:val="000000"/>
          <w:szCs w:val="24"/>
          <w:lang w:val="en-US" w:eastAsia="de-DE" w:bidi="en-US"/>
        </w:rPr>
        <w:t>us</w:t>
      </w:r>
      <w:proofErr w:type="spellEnd"/>
      <w:r w:rsidR="00577CF2" w:rsidRPr="00D53175">
        <w:rPr>
          <w:rFonts w:ascii="Arial" w:hAnsi="Arial" w:cs="Arial"/>
          <w:snapToGrid w:val="0"/>
          <w:color w:val="000000"/>
          <w:szCs w:val="24"/>
          <w:lang w:val="en-US" w:eastAsia="de-DE" w:bidi="en-US"/>
        </w:rPr>
        <w:t xml:space="preserve"> and </w:t>
      </w:r>
      <m:oMath>
        <m:sSub>
          <m:sSubPr>
            <m:ctrlPr>
              <w:rPr>
                <w:rFonts w:ascii="Cambria Math" w:eastAsia="Times New Roman" w:hAnsi="Cambria Math" w:cs="Arial"/>
                <w:i/>
                <w:snapToGrid w:val="0"/>
                <w:color w:val="000000"/>
                <w:szCs w:val="24"/>
                <w:lang w:eastAsia="de-DE" w:bidi="en-US"/>
              </w:rPr>
            </m:ctrlPr>
          </m:sSubPr>
          <m:e>
            <m:r>
              <w:rPr>
                <w:rFonts w:ascii="Cambria Math" w:hAnsi="Cambria Math" w:cs="Arial"/>
                <w:szCs w:val="24"/>
              </w:rPr>
              <m:t>μ</m:t>
            </m:r>
          </m:e>
          <m:sub>
            <m:r>
              <w:rPr>
                <w:rFonts w:ascii="Cambria Math" w:hAnsi="Cambria Math" w:cs="Arial"/>
                <w:szCs w:val="24"/>
              </w:rPr>
              <m:t>rp</m:t>
            </m:r>
          </m:sub>
        </m:sSub>
      </m:oMath>
      <w:r w:rsidR="00577CF2" w:rsidRPr="00D53175">
        <w:rPr>
          <w:rFonts w:ascii="Arial" w:hAnsi="Arial" w:cs="Arial"/>
          <w:snapToGrid w:val="0"/>
          <w:color w:val="000000"/>
          <w:szCs w:val="24"/>
          <w:lang w:val="en-US" w:eastAsia="de-DE" w:bidi="en-US"/>
        </w:rPr>
        <w:t xml:space="preserve"> is the </w:t>
      </w:r>
      <w:r w:rsidR="00577CF2" w:rsidRPr="00D53175">
        <w:rPr>
          <w:rFonts w:ascii="Arial" w:hAnsi="Arial" w:cs="Arial"/>
          <w:iCs/>
          <w:color w:val="000000"/>
          <w:szCs w:val="24"/>
          <w:lang w:val="en-US" w:eastAsia="de-DE" w:bidi="en-US"/>
        </w:rPr>
        <w:t>magnetic permeability of the particle.</w:t>
      </w:r>
      <w:r w:rsidR="00ED34A0" w:rsidRPr="00D53175">
        <w:rPr>
          <w:rFonts w:ascii="Arial" w:hAnsi="Arial" w:cs="Arial"/>
          <w:iCs/>
          <w:color w:val="000000"/>
          <w:szCs w:val="24"/>
          <w:lang w:val="en-US" w:eastAsia="de-DE" w:bidi="en-US"/>
        </w:rPr>
        <w:t xml:space="preserve"> As described before, the </w:t>
      </w:r>
      <w:r w:rsidR="00ED34A0" w:rsidRPr="00D53175">
        <w:rPr>
          <w:rFonts w:ascii="Arial" w:eastAsia="Times New Roman" w:hAnsi="Arial" w:cs="Arial"/>
          <w:szCs w:val="24"/>
          <w:lang w:val="en-US" w:eastAsia="es-CO"/>
        </w:rPr>
        <w:t>meshing was subjected to a convergence analysis to determine the minimum number of elements necessary to arrive to a meaningful solution.</w:t>
      </w:r>
      <w:r w:rsidR="00E31FE0" w:rsidRPr="00D53175">
        <w:rPr>
          <w:rFonts w:ascii="Arial" w:eastAsia="Times New Roman" w:hAnsi="Arial" w:cs="Arial"/>
          <w:szCs w:val="24"/>
          <w:lang w:val="en-US" w:eastAsia="es-CO"/>
        </w:rPr>
        <w:t xml:space="preserve"> For this study, five random measurement points in the microchannel were selected along the computational domain and the change in magnitude of speed was evaluated as the number of mesh elements increased. As a convergence criterion, it was determined that the velocity magnitude change obtained for a meshing level and the next one was below 3%. An unstructured mesh with </w:t>
      </w:r>
      <w:commentRangeStart w:id="89"/>
      <w:ins w:id="90" w:author="Juan Carlos Cruz Jimenez" w:date="2021-05-23T21:00:00Z">
        <w:r w:rsidR="007D7B32">
          <w:rPr>
            <w:rFonts w:ascii="Arial" w:eastAsia="Times New Roman" w:hAnsi="Arial" w:cs="Arial"/>
            <w:szCs w:val="24"/>
            <w:lang w:val="en-US" w:eastAsia="es-CO"/>
          </w:rPr>
          <w:t>xxx</w:t>
        </w:r>
        <w:commentRangeEnd w:id="89"/>
        <w:r w:rsidR="007D7B32">
          <w:rPr>
            <w:rStyle w:val="CommentReference"/>
          </w:rPr>
          <w:commentReference w:id="89"/>
        </w:r>
        <w:r w:rsidR="007D7B32">
          <w:rPr>
            <w:rFonts w:ascii="Arial" w:eastAsia="Times New Roman" w:hAnsi="Arial" w:cs="Arial"/>
            <w:szCs w:val="24"/>
            <w:lang w:val="en-US" w:eastAsia="es-CO"/>
          </w:rPr>
          <w:t xml:space="preserve"> </w:t>
        </w:r>
      </w:ins>
      <w:r w:rsidR="00E31FE0" w:rsidRPr="00D53175">
        <w:rPr>
          <w:rFonts w:ascii="Arial" w:eastAsia="Times New Roman" w:hAnsi="Arial" w:cs="Arial"/>
          <w:szCs w:val="24"/>
          <w:lang w:val="en-US" w:eastAsia="es-CO"/>
        </w:rPr>
        <w:t>tetrahedral elements was</w:t>
      </w:r>
      <w:ins w:id="91" w:author="Juan Carlos Cruz Jimenez" w:date="2021-05-23T21:00:00Z">
        <w:r w:rsidR="007D7B32">
          <w:rPr>
            <w:rFonts w:ascii="Arial" w:eastAsia="Times New Roman" w:hAnsi="Arial" w:cs="Arial"/>
            <w:szCs w:val="24"/>
            <w:lang w:val="en-US" w:eastAsia="es-CO"/>
          </w:rPr>
          <w:t xml:space="preserve"> therefore</w:t>
        </w:r>
      </w:ins>
      <w:r w:rsidR="00E31FE0" w:rsidRPr="00D53175">
        <w:rPr>
          <w:rFonts w:ascii="Arial" w:eastAsia="Times New Roman" w:hAnsi="Arial" w:cs="Arial"/>
          <w:szCs w:val="24"/>
          <w:lang w:val="en-US" w:eastAsia="es-CO"/>
        </w:rPr>
        <w:t xml:space="preserve"> generated. A stationary study was</w:t>
      </w:r>
      <w:ins w:id="92" w:author="Juan Carlos Cruz Jimenez" w:date="2021-05-23T21:02:00Z">
        <w:r w:rsidR="007D7B32">
          <w:rPr>
            <w:rFonts w:ascii="Arial" w:eastAsia="Times New Roman" w:hAnsi="Arial" w:cs="Arial"/>
            <w:szCs w:val="24"/>
            <w:lang w:val="en-US" w:eastAsia="es-CO"/>
          </w:rPr>
          <w:t xml:space="preserve"> then</w:t>
        </w:r>
      </w:ins>
      <w:r w:rsidR="00E31FE0" w:rsidRPr="00D53175">
        <w:rPr>
          <w:rFonts w:ascii="Arial" w:eastAsia="Times New Roman" w:hAnsi="Arial" w:cs="Arial"/>
          <w:szCs w:val="24"/>
          <w:lang w:val="en-US" w:eastAsia="es-CO"/>
        </w:rPr>
        <w:t xml:space="preserve"> run with the direct solver PARDISO that allows to parallelize processes solving large symmetric or structurally symmetric dispersed linear systems of equations in shared memory multiprocessors</w:t>
      </w:r>
      <w:r w:rsidR="00D50E4B" w:rsidRPr="00D53175">
        <w:rPr>
          <w:rFonts w:ascii="Arial" w:eastAsia="Times New Roman" w:hAnsi="Arial" w:cs="Arial"/>
          <w:szCs w:val="24"/>
          <w:lang w:val="en-US" w:eastAsia="es-CO"/>
        </w:rPr>
        <w:t xml:space="preserve"> </w:t>
      </w:r>
      <w:r w:rsidR="00D50E4B" w:rsidRPr="00D53175">
        <w:rPr>
          <w:rFonts w:ascii="Arial" w:eastAsia="Times New Roman" w:hAnsi="Arial" w:cs="Arial"/>
          <w:szCs w:val="24"/>
          <w:lang w:val="en-US" w:eastAsia="es-CO"/>
        </w:rPr>
        <w:fldChar w:fldCharType="begin" w:fldLock="1"/>
      </w:r>
      <w:r w:rsidR="005639F6" w:rsidRPr="00D53175">
        <w:rPr>
          <w:rFonts w:ascii="Arial" w:eastAsia="Times New Roman" w:hAnsi="Arial" w:cs="Arial"/>
          <w:szCs w:val="24"/>
          <w:lang w:val="en-US" w:eastAsia="es-CO"/>
        </w:rPr>
        <w:instrText>ADDIN CSL_CITATION {"citationItems":[{"id":"ITEM-1","itemData":{"DOI":"10.1016/S0167-739X(00)00076-5","ISSN":"0167739X","abstract":"The package PARDISO is a high-performance, robust and easy to use software for solving large sparse symmetric or structurally symmetric linear systems of equations on shared memory multiprocessors. PARDISO uses a combination of left- and right-looking Level-3 BLAS supernode techniques to exploit pipelining parallelism. It delivers up to 960 Mflop/s on COMPAQ Alpha ES40 (667 MHz) for irregular problems and sparse matrix factorization has been clocked up at a speedup of 7 on an 8-node SGI Origin 2000. The paper gives an overview of the algorithm, performance results and the integration of the solver into complex industrial simulation tools. Finally, an example is discussed inherently (due to the design goal) producing linear systems close to singularity. © 2001 Elsevier Science B.V. All rights reserved.","author":[{"dropping-particle":"","family":"Schenk","given":"Olaf","non-dropping-particle":"","parse-names":false,"suffix":""},{"dropping-particle":"","family":"Gärtner","given":"Klaus","non-dropping-particle":"","parse-names":false,"suffix":""},{"dropping-particle":"","family":"Fichtner","given":"Wolfgang","non-dropping-particle":"","parse-names":false,"suffix":""},{"dropping-particle":"","family":"Stricker","given":"Andreas","non-dropping-particle":"","parse-names":false,"suffix":""}],"container-title":"Future Generation Computer Systems","id":"ITEM-1","issue":"1","issued":{"date-parts":[["2001","9","1"]]},"page":"69-78","publisher":"Elsevier","title":"PARDISO: A high-performance serial and parallel sparse linear solver in semiconductor device simulation","type":"article-journal","volume":"18"},"uris":["http://www.mendeley.com/documents/?uuid=98e9d145-8ee0-39a1-acaa-57bc12916435"]}],"mendeley":{"formattedCitation":"[39]","plainTextFormattedCitation":"[39]","previouslyFormattedCitation":"[38]"},"properties":{"noteIndex":0},"schema":"https://github.com/citation-style-language/schema/raw/master/csl-citation.json"}</w:instrText>
      </w:r>
      <w:r w:rsidR="00D50E4B" w:rsidRPr="00D53175">
        <w:rPr>
          <w:rFonts w:ascii="Arial" w:eastAsia="Times New Roman" w:hAnsi="Arial" w:cs="Arial"/>
          <w:szCs w:val="24"/>
          <w:lang w:val="en-US" w:eastAsia="es-CO"/>
        </w:rPr>
        <w:fldChar w:fldCharType="separate"/>
      </w:r>
      <w:r w:rsidR="005639F6" w:rsidRPr="00D53175">
        <w:rPr>
          <w:rFonts w:ascii="Arial" w:eastAsia="Times New Roman" w:hAnsi="Arial" w:cs="Arial"/>
          <w:noProof/>
          <w:szCs w:val="24"/>
          <w:lang w:val="en-US" w:eastAsia="es-CO"/>
        </w:rPr>
        <w:t>[39]</w:t>
      </w:r>
      <w:r w:rsidR="00D50E4B" w:rsidRPr="00D53175">
        <w:rPr>
          <w:rFonts w:ascii="Arial" w:eastAsia="Times New Roman" w:hAnsi="Arial" w:cs="Arial"/>
          <w:szCs w:val="24"/>
          <w:lang w:val="en-US" w:eastAsia="es-CO"/>
        </w:rPr>
        <w:fldChar w:fldCharType="end"/>
      </w:r>
      <w:r w:rsidR="00E31FE0" w:rsidRPr="00D53175">
        <w:rPr>
          <w:rFonts w:ascii="Arial" w:eastAsia="Times New Roman" w:hAnsi="Arial" w:cs="Arial"/>
          <w:szCs w:val="24"/>
          <w:lang w:val="en-US" w:eastAsia="es-CO"/>
        </w:rPr>
        <w:t>.</w:t>
      </w:r>
    </w:p>
    <w:p w14:paraId="3C5E0666" w14:textId="155DDCDB" w:rsidR="00786F89" w:rsidRPr="00D53175" w:rsidRDefault="00061446" w:rsidP="007F7C1F">
      <w:pPr>
        <w:pStyle w:val="Heading3"/>
        <w:numPr>
          <w:ilvl w:val="2"/>
          <w:numId w:val="24"/>
        </w:numPr>
        <w:rPr>
          <w:rFonts w:ascii="Arial" w:hAnsi="Arial" w:cs="Arial"/>
          <w:lang w:val="en-US"/>
        </w:rPr>
      </w:pPr>
      <w:bookmarkStart w:id="93" w:name="_Toc58721026"/>
      <w:r w:rsidRPr="00D53175">
        <w:rPr>
          <w:rFonts w:ascii="Arial" w:hAnsi="Arial" w:cs="Arial"/>
          <w:lang w:val="en-US"/>
        </w:rPr>
        <w:t xml:space="preserve">Manufacture </w:t>
      </w:r>
      <w:r w:rsidR="00BC6237" w:rsidRPr="00D53175">
        <w:rPr>
          <w:rFonts w:ascii="Arial" w:hAnsi="Arial" w:cs="Arial"/>
          <w:lang w:val="en-US"/>
        </w:rPr>
        <w:t xml:space="preserve">of </w:t>
      </w:r>
      <w:r w:rsidR="006657C0" w:rsidRPr="00D53175">
        <w:rPr>
          <w:rFonts w:ascii="Arial" w:hAnsi="Arial" w:cs="Arial"/>
          <w:lang w:val="en-US"/>
        </w:rPr>
        <w:t xml:space="preserve">the </w:t>
      </w:r>
      <w:r w:rsidR="00DC4EB7" w:rsidRPr="00D53175">
        <w:rPr>
          <w:rFonts w:ascii="Arial" w:hAnsi="Arial" w:cs="Arial"/>
          <w:lang w:val="en-US"/>
        </w:rPr>
        <w:t xml:space="preserve">torus </w:t>
      </w:r>
      <w:r w:rsidR="00BC6237" w:rsidRPr="00D53175">
        <w:rPr>
          <w:rFonts w:ascii="Arial" w:hAnsi="Arial" w:cs="Arial"/>
          <w:lang w:val="en-US"/>
        </w:rPr>
        <w:t>micro</w:t>
      </w:r>
      <w:r w:rsidR="00DC4EB7" w:rsidRPr="00D53175">
        <w:rPr>
          <w:rFonts w:ascii="Arial" w:hAnsi="Arial" w:cs="Arial"/>
          <w:lang w:val="en-US"/>
        </w:rPr>
        <w:t>reactors</w:t>
      </w:r>
      <w:bookmarkEnd w:id="93"/>
    </w:p>
    <w:p w14:paraId="1C66E09B" w14:textId="18B28292" w:rsidR="00DC4EB7" w:rsidRPr="00D53175" w:rsidRDefault="00DC4EB7" w:rsidP="00786F89">
      <w:pPr>
        <w:jc w:val="both"/>
        <w:rPr>
          <w:rFonts w:ascii="Arial" w:hAnsi="Arial" w:cs="Arial"/>
          <w:szCs w:val="24"/>
          <w:lang w:val="en-US"/>
        </w:rPr>
      </w:pPr>
      <w:r w:rsidRPr="00D53175">
        <w:rPr>
          <w:rFonts w:ascii="Arial" w:hAnsi="Arial" w:cs="Arial"/>
          <w:szCs w:val="24"/>
          <w:lang w:val="en-US"/>
        </w:rPr>
        <w:t xml:space="preserve">Device prototyping was conducted </w:t>
      </w:r>
      <w:r w:rsidR="00BD0274" w:rsidRPr="00D53175">
        <w:rPr>
          <w:rFonts w:ascii="Arial" w:hAnsi="Arial" w:cs="Arial"/>
          <w:szCs w:val="24"/>
          <w:lang w:val="en-US"/>
        </w:rPr>
        <w:t xml:space="preserve">by engraving the microchannels (1 mm of depth) on PMMA </w:t>
      </w:r>
      <w:r w:rsidRPr="00D53175">
        <w:rPr>
          <w:rFonts w:ascii="Arial" w:hAnsi="Arial" w:cs="Arial"/>
          <w:szCs w:val="24"/>
          <w:lang w:val="en-US"/>
        </w:rPr>
        <w:t xml:space="preserve">slides of </w:t>
      </w:r>
      <w:r w:rsidR="00BD0274" w:rsidRPr="00D53175">
        <w:rPr>
          <w:rFonts w:ascii="Arial" w:hAnsi="Arial" w:cs="Arial"/>
          <w:szCs w:val="24"/>
          <w:lang w:val="en-US"/>
        </w:rPr>
        <w:t xml:space="preserve">2.5 mm thickness </w:t>
      </w:r>
      <w:r w:rsidRPr="00D53175">
        <w:rPr>
          <w:rFonts w:ascii="Arial" w:hAnsi="Arial" w:cs="Arial"/>
          <w:szCs w:val="24"/>
          <w:lang w:val="en-US"/>
        </w:rPr>
        <w:t xml:space="preserve">with an area of 75 mm x 25 mm. </w:t>
      </w:r>
      <w:r w:rsidR="00997507" w:rsidRPr="00D53175">
        <w:rPr>
          <w:rFonts w:ascii="Arial" w:hAnsi="Arial" w:cs="Arial"/>
          <w:szCs w:val="24"/>
          <w:lang w:val="en-US"/>
        </w:rPr>
        <w:t>The proposed torus geometries w</w:t>
      </w:r>
      <w:r w:rsidR="00D949F8" w:rsidRPr="00D53175">
        <w:rPr>
          <w:rFonts w:ascii="Arial" w:hAnsi="Arial" w:cs="Arial"/>
          <w:szCs w:val="24"/>
          <w:lang w:val="en-US"/>
        </w:rPr>
        <w:t>ere</w:t>
      </w:r>
      <w:r w:rsidR="00997507" w:rsidRPr="00D53175">
        <w:rPr>
          <w:rFonts w:ascii="Arial" w:hAnsi="Arial" w:cs="Arial"/>
          <w:szCs w:val="24"/>
          <w:lang w:val="en-US"/>
        </w:rPr>
        <w:t xml:space="preserve"> </w:t>
      </w:r>
      <w:r w:rsidR="004C5421" w:rsidRPr="00D53175">
        <w:rPr>
          <w:rFonts w:ascii="Arial" w:hAnsi="Arial" w:cs="Arial"/>
          <w:szCs w:val="24"/>
          <w:lang w:val="en-US"/>
        </w:rPr>
        <w:t xml:space="preserve">cut </w:t>
      </w:r>
      <w:r w:rsidR="00997507" w:rsidRPr="00D53175">
        <w:rPr>
          <w:rFonts w:ascii="Arial" w:hAnsi="Arial" w:cs="Arial"/>
          <w:szCs w:val="24"/>
          <w:lang w:val="en-US"/>
        </w:rPr>
        <w:t>with the</w:t>
      </w:r>
      <w:r w:rsidR="00BD0274" w:rsidRPr="00D53175">
        <w:rPr>
          <w:rFonts w:ascii="Arial" w:hAnsi="Arial" w:cs="Arial"/>
          <w:szCs w:val="24"/>
          <w:lang w:val="en-US"/>
        </w:rPr>
        <w:t xml:space="preserve"> aid of </w:t>
      </w:r>
      <w:r w:rsidRPr="00D53175">
        <w:rPr>
          <w:rFonts w:ascii="Arial" w:hAnsi="Arial" w:cs="Arial"/>
          <w:szCs w:val="24"/>
          <w:lang w:val="en-US"/>
        </w:rPr>
        <w:t>a laser cutter system Speedy 100, 60 W (TROTEC, Germany)</w:t>
      </w:r>
      <w:r w:rsidR="00BD0274" w:rsidRPr="00D53175">
        <w:rPr>
          <w:rFonts w:ascii="Arial" w:hAnsi="Arial" w:cs="Arial"/>
          <w:szCs w:val="24"/>
          <w:lang w:val="en-US"/>
        </w:rPr>
        <w:t xml:space="preserve">. Proper </w:t>
      </w:r>
      <w:r w:rsidR="004C5421" w:rsidRPr="00D53175">
        <w:rPr>
          <w:rFonts w:ascii="Arial" w:hAnsi="Arial" w:cs="Arial"/>
          <w:szCs w:val="24"/>
          <w:lang w:val="en-US"/>
        </w:rPr>
        <w:t xml:space="preserve">assembly and </w:t>
      </w:r>
      <w:r w:rsidR="00BD0274" w:rsidRPr="00D53175">
        <w:rPr>
          <w:rFonts w:ascii="Arial" w:hAnsi="Arial" w:cs="Arial"/>
          <w:szCs w:val="24"/>
          <w:lang w:val="en-US"/>
        </w:rPr>
        <w:t xml:space="preserve">sealing </w:t>
      </w:r>
      <w:r w:rsidR="000A4128" w:rsidRPr="00D53175">
        <w:rPr>
          <w:rFonts w:ascii="Arial" w:hAnsi="Arial" w:cs="Arial"/>
          <w:szCs w:val="24"/>
          <w:lang w:val="en-US"/>
        </w:rPr>
        <w:t>were</w:t>
      </w:r>
      <w:r w:rsidR="0014677E" w:rsidRPr="00D53175">
        <w:rPr>
          <w:rFonts w:ascii="Arial" w:hAnsi="Arial" w:cs="Arial"/>
          <w:szCs w:val="24"/>
          <w:lang w:val="en-US"/>
        </w:rPr>
        <w:t xml:space="preserve"> </w:t>
      </w:r>
      <w:r w:rsidR="006E39C3" w:rsidRPr="00D53175">
        <w:rPr>
          <w:rFonts w:ascii="Arial" w:hAnsi="Arial" w:cs="Arial"/>
          <w:szCs w:val="24"/>
          <w:lang w:val="en-US"/>
        </w:rPr>
        <w:t>achieved by gluing the</w:t>
      </w:r>
      <w:r w:rsidR="0014677E" w:rsidRPr="00D53175">
        <w:rPr>
          <w:rFonts w:ascii="Arial" w:hAnsi="Arial" w:cs="Arial"/>
          <w:szCs w:val="24"/>
          <w:lang w:val="en-US"/>
        </w:rPr>
        <w:t xml:space="preserve"> </w:t>
      </w:r>
      <w:r w:rsidR="003C076F" w:rsidRPr="00D53175">
        <w:rPr>
          <w:rFonts w:ascii="Arial" w:hAnsi="Arial" w:cs="Arial"/>
          <w:szCs w:val="24"/>
          <w:lang w:val="en-US"/>
        </w:rPr>
        <w:t>slides</w:t>
      </w:r>
      <w:r w:rsidRPr="00D53175">
        <w:rPr>
          <w:rFonts w:ascii="Arial" w:hAnsi="Arial" w:cs="Arial"/>
          <w:szCs w:val="24"/>
          <w:lang w:val="en-US"/>
        </w:rPr>
        <w:t xml:space="preserve"> </w:t>
      </w:r>
      <w:r w:rsidR="0014677E" w:rsidRPr="00D53175">
        <w:rPr>
          <w:rFonts w:ascii="Arial" w:hAnsi="Arial" w:cs="Arial"/>
          <w:szCs w:val="24"/>
          <w:lang w:val="en-US"/>
        </w:rPr>
        <w:t xml:space="preserve">with ethanol </w:t>
      </w:r>
      <w:r w:rsidR="003C076F" w:rsidRPr="00D53175">
        <w:rPr>
          <w:rFonts w:ascii="Arial" w:hAnsi="Arial" w:cs="Arial"/>
          <w:szCs w:val="24"/>
          <w:lang w:val="en-US"/>
        </w:rPr>
        <w:t>followed by</w:t>
      </w:r>
      <w:r w:rsidR="0014677E" w:rsidRPr="00D53175">
        <w:rPr>
          <w:rFonts w:ascii="Arial" w:hAnsi="Arial" w:cs="Arial"/>
          <w:szCs w:val="24"/>
          <w:lang w:val="en-US"/>
        </w:rPr>
        <w:t xml:space="preserve"> </w:t>
      </w:r>
      <w:r w:rsidR="003C076F" w:rsidRPr="00D53175">
        <w:rPr>
          <w:rFonts w:ascii="Arial" w:hAnsi="Arial" w:cs="Arial"/>
          <w:szCs w:val="24"/>
          <w:lang w:val="en-US"/>
        </w:rPr>
        <w:t xml:space="preserve">heating </w:t>
      </w:r>
      <w:r w:rsidR="0014677E" w:rsidRPr="00D53175">
        <w:rPr>
          <w:rFonts w:ascii="Arial" w:hAnsi="Arial" w:cs="Arial"/>
          <w:szCs w:val="24"/>
          <w:lang w:val="en-US"/>
        </w:rPr>
        <w:t xml:space="preserve">at 105°C for 8 min. </w:t>
      </w:r>
      <w:r w:rsidR="003C076F" w:rsidRPr="00D53175">
        <w:rPr>
          <w:rFonts w:ascii="Arial" w:hAnsi="Arial" w:cs="Arial"/>
          <w:szCs w:val="24"/>
          <w:lang w:val="en-US"/>
        </w:rPr>
        <w:t>T</w:t>
      </w:r>
      <w:r w:rsidR="0014677E" w:rsidRPr="00D53175">
        <w:rPr>
          <w:rFonts w:ascii="Arial" w:hAnsi="Arial" w:cs="Arial"/>
          <w:szCs w:val="24"/>
          <w:lang w:val="en-US"/>
        </w:rPr>
        <w:t>he device</w:t>
      </w:r>
      <w:r w:rsidR="003C076F" w:rsidRPr="00D53175">
        <w:rPr>
          <w:rFonts w:ascii="Arial" w:hAnsi="Arial" w:cs="Arial"/>
          <w:szCs w:val="24"/>
          <w:lang w:val="en-US"/>
        </w:rPr>
        <w:t xml:space="preserve"> was then maintained</w:t>
      </w:r>
      <w:r w:rsidR="0014677E" w:rsidRPr="00D53175">
        <w:rPr>
          <w:rFonts w:ascii="Arial" w:hAnsi="Arial" w:cs="Arial"/>
          <w:szCs w:val="24"/>
          <w:lang w:val="en-US"/>
        </w:rPr>
        <w:t xml:space="preserve"> </w:t>
      </w:r>
      <w:r w:rsidR="003C076F" w:rsidRPr="00D53175">
        <w:rPr>
          <w:rFonts w:ascii="Arial" w:hAnsi="Arial" w:cs="Arial"/>
          <w:szCs w:val="24"/>
          <w:lang w:val="en-US"/>
        </w:rPr>
        <w:t xml:space="preserve">under </w:t>
      </w:r>
      <w:r w:rsidR="00E84483" w:rsidRPr="00D53175">
        <w:rPr>
          <w:rFonts w:ascii="Arial" w:hAnsi="Arial" w:cs="Arial"/>
          <w:szCs w:val="24"/>
          <w:lang w:val="en-US"/>
        </w:rPr>
        <w:t xml:space="preserve">constant pressure </w:t>
      </w:r>
      <w:r w:rsidR="0014677E" w:rsidRPr="00D53175">
        <w:rPr>
          <w:rFonts w:ascii="Arial" w:hAnsi="Arial" w:cs="Arial"/>
          <w:szCs w:val="24"/>
          <w:lang w:val="en-US"/>
        </w:rPr>
        <w:t>with the aid of a home-made press</w:t>
      </w:r>
      <w:r w:rsidRPr="00D53175">
        <w:rPr>
          <w:rFonts w:ascii="Arial" w:hAnsi="Arial" w:cs="Arial"/>
          <w:szCs w:val="24"/>
          <w:lang w:val="en-US"/>
        </w:rPr>
        <w:t xml:space="preserve">. </w:t>
      </w:r>
      <w:r w:rsidR="009B4829" w:rsidRPr="00D53175">
        <w:rPr>
          <w:rFonts w:ascii="Arial" w:hAnsi="Arial" w:cs="Arial"/>
          <w:szCs w:val="24"/>
          <w:lang w:val="en-US"/>
        </w:rPr>
        <w:t xml:space="preserve">Inlets and outlets were </w:t>
      </w:r>
      <w:r w:rsidR="00E91914" w:rsidRPr="00D53175">
        <w:rPr>
          <w:rFonts w:ascii="Arial" w:hAnsi="Arial" w:cs="Arial"/>
          <w:szCs w:val="24"/>
          <w:lang w:val="en-US"/>
        </w:rPr>
        <w:t>equipped with</w:t>
      </w:r>
      <w:r w:rsidR="009B4829" w:rsidRPr="00D53175">
        <w:rPr>
          <w:rFonts w:ascii="Arial" w:hAnsi="Arial" w:cs="Arial"/>
          <w:szCs w:val="24"/>
          <w:lang w:val="en-US"/>
        </w:rPr>
        <w:t xml:space="preserve"> </w:t>
      </w:r>
      <w:r w:rsidR="00E91914" w:rsidRPr="00D53175">
        <w:rPr>
          <w:rFonts w:ascii="Arial" w:hAnsi="Arial" w:cs="Arial"/>
          <w:szCs w:val="24"/>
          <w:lang w:val="en-US"/>
        </w:rPr>
        <w:t>commercially available fittings to facilitate</w:t>
      </w:r>
      <w:r w:rsidR="00F35E7E" w:rsidRPr="00D53175">
        <w:rPr>
          <w:rFonts w:ascii="Arial" w:hAnsi="Arial" w:cs="Arial"/>
          <w:szCs w:val="24"/>
          <w:lang w:val="en-US"/>
        </w:rPr>
        <w:t xml:space="preserve"> connection to pumping devices (e.g., syringe pumps)</w:t>
      </w:r>
      <w:r w:rsidR="009768FE" w:rsidRPr="00D53175">
        <w:rPr>
          <w:rFonts w:ascii="Arial" w:hAnsi="Arial" w:cs="Arial"/>
          <w:szCs w:val="24"/>
          <w:lang w:val="en-US"/>
        </w:rPr>
        <w:t xml:space="preserve"> (See</w:t>
      </w:r>
      <w:r w:rsidR="00BC697F" w:rsidRPr="00D53175">
        <w:rPr>
          <w:rFonts w:ascii="Arial" w:hAnsi="Arial" w:cs="Arial"/>
          <w:szCs w:val="24"/>
          <w:lang w:val="en-US"/>
        </w:rPr>
        <w:t xml:space="preserve"> </w:t>
      </w:r>
      <w:r w:rsidR="00BC697F" w:rsidRPr="00D53175">
        <w:rPr>
          <w:rFonts w:ascii="Arial" w:hAnsi="Arial" w:cs="Arial"/>
          <w:szCs w:val="24"/>
          <w:lang w:val="en-US"/>
        </w:rPr>
        <w:fldChar w:fldCharType="begin"/>
      </w:r>
      <w:r w:rsidR="00BC697F" w:rsidRPr="00D53175">
        <w:rPr>
          <w:rFonts w:ascii="Arial" w:hAnsi="Arial" w:cs="Arial"/>
          <w:szCs w:val="24"/>
          <w:lang w:val="en-US"/>
        </w:rPr>
        <w:instrText xml:space="preserve"> REF _Ref48242349 \h  \* MERGEFORMAT </w:instrText>
      </w:r>
      <w:r w:rsidR="00BC697F" w:rsidRPr="00D53175">
        <w:rPr>
          <w:rFonts w:ascii="Arial" w:hAnsi="Arial" w:cs="Arial"/>
          <w:szCs w:val="24"/>
          <w:lang w:val="en-US"/>
        </w:rPr>
      </w:r>
      <w:r w:rsidR="00BC697F" w:rsidRPr="00D53175">
        <w:rPr>
          <w:rFonts w:ascii="Arial" w:hAnsi="Arial" w:cs="Arial"/>
          <w:szCs w:val="24"/>
          <w:lang w:val="en-US"/>
        </w:rPr>
        <w:fldChar w:fldCharType="separate"/>
      </w:r>
      <w:r w:rsidR="00017089" w:rsidRPr="00D53175">
        <w:rPr>
          <w:rFonts w:ascii="Arial" w:hAnsi="Arial" w:cs="Arial"/>
          <w:szCs w:val="24"/>
          <w:lang w:val="en-US"/>
        </w:rPr>
        <w:t xml:space="preserve">Figure </w:t>
      </w:r>
      <w:r w:rsidR="00017089" w:rsidRPr="00D53175">
        <w:rPr>
          <w:rFonts w:ascii="Arial" w:hAnsi="Arial" w:cs="Arial"/>
          <w:noProof/>
          <w:szCs w:val="24"/>
          <w:lang w:val="en-US"/>
        </w:rPr>
        <w:t>1</w:t>
      </w:r>
      <w:r w:rsidR="00BC697F" w:rsidRPr="00D53175">
        <w:rPr>
          <w:rFonts w:ascii="Arial" w:hAnsi="Arial" w:cs="Arial"/>
          <w:szCs w:val="24"/>
          <w:lang w:val="en-US"/>
        </w:rPr>
        <w:fldChar w:fldCharType="end"/>
      </w:r>
      <w:r w:rsidR="009768FE" w:rsidRPr="00D53175">
        <w:rPr>
          <w:rFonts w:ascii="Arial" w:hAnsi="Arial" w:cs="Arial"/>
          <w:szCs w:val="24"/>
          <w:lang w:val="en-US"/>
        </w:rPr>
        <w:t>)</w:t>
      </w:r>
      <w:r w:rsidR="00F35E7E" w:rsidRPr="00D53175">
        <w:rPr>
          <w:rFonts w:ascii="Arial" w:hAnsi="Arial" w:cs="Arial"/>
          <w:szCs w:val="24"/>
          <w:lang w:val="en-US"/>
        </w:rPr>
        <w:t>.</w:t>
      </w:r>
    </w:p>
    <w:p w14:paraId="43F06F4E" w14:textId="56251EB3" w:rsidR="00C452A8" w:rsidRPr="00D53175" w:rsidRDefault="00C452A8" w:rsidP="007F7C1F">
      <w:pPr>
        <w:pStyle w:val="Heading2"/>
        <w:numPr>
          <w:ilvl w:val="1"/>
          <w:numId w:val="24"/>
        </w:numPr>
        <w:rPr>
          <w:rFonts w:ascii="Arial" w:hAnsi="Arial" w:cs="Arial"/>
          <w:szCs w:val="24"/>
          <w:lang w:val="en-US"/>
        </w:rPr>
      </w:pPr>
      <w:bookmarkStart w:id="94" w:name="_Toc58721027"/>
      <w:r w:rsidRPr="00D53175">
        <w:rPr>
          <w:rFonts w:ascii="Arial" w:hAnsi="Arial" w:cs="Arial"/>
          <w:szCs w:val="24"/>
          <w:lang w:val="en-US"/>
        </w:rPr>
        <w:t>Biodegradation studies</w:t>
      </w:r>
      <w:bookmarkEnd w:id="94"/>
    </w:p>
    <w:p w14:paraId="0A0B8563" w14:textId="2C64BB43" w:rsidR="004F224F" w:rsidRPr="00D53175" w:rsidRDefault="00016442" w:rsidP="007F7C1F">
      <w:pPr>
        <w:pStyle w:val="Heading3"/>
        <w:numPr>
          <w:ilvl w:val="2"/>
          <w:numId w:val="24"/>
        </w:numPr>
        <w:rPr>
          <w:rFonts w:ascii="Arial" w:hAnsi="Arial" w:cs="Arial"/>
          <w:lang w:val="en-US"/>
        </w:rPr>
      </w:pPr>
      <w:bookmarkStart w:id="95" w:name="_Toc58721028"/>
      <w:r w:rsidRPr="00D53175">
        <w:rPr>
          <w:rFonts w:ascii="Arial" w:hAnsi="Arial" w:cs="Arial"/>
          <w:lang w:val="en-US"/>
        </w:rPr>
        <w:t xml:space="preserve">Experimental tests for </w:t>
      </w:r>
      <w:r w:rsidR="00CE77A3" w:rsidRPr="00D53175">
        <w:rPr>
          <w:rFonts w:ascii="Arial" w:hAnsi="Arial" w:cs="Arial"/>
          <w:lang w:val="en-US"/>
        </w:rPr>
        <w:t xml:space="preserve">biodegradation </w:t>
      </w:r>
      <w:r w:rsidRPr="00D53175">
        <w:rPr>
          <w:rFonts w:ascii="Arial" w:hAnsi="Arial" w:cs="Arial"/>
          <w:lang w:val="en-US"/>
        </w:rPr>
        <w:t>of dyes</w:t>
      </w:r>
      <w:bookmarkEnd w:id="95"/>
    </w:p>
    <w:p w14:paraId="45B473C8" w14:textId="67CA5A2D" w:rsidR="002741D4" w:rsidRPr="00D53175" w:rsidRDefault="00B61B00" w:rsidP="00890315">
      <w:pPr>
        <w:jc w:val="both"/>
        <w:rPr>
          <w:rFonts w:ascii="Arial" w:hAnsi="Arial" w:cs="Arial"/>
          <w:szCs w:val="24"/>
          <w:lang w:val="en-US"/>
        </w:rPr>
      </w:pPr>
      <w:proofErr w:type="spellStart"/>
      <w:r w:rsidRPr="00D53175">
        <w:rPr>
          <w:rFonts w:ascii="Arial" w:hAnsi="Arial" w:cs="Arial"/>
          <w:szCs w:val="24"/>
          <w:lang w:val="en-US"/>
        </w:rPr>
        <w:t>EBt</w:t>
      </w:r>
      <w:proofErr w:type="spellEnd"/>
      <w:r w:rsidRPr="00D53175">
        <w:rPr>
          <w:rFonts w:ascii="Arial" w:hAnsi="Arial" w:cs="Arial"/>
          <w:szCs w:val="24"/>
          <w:lang w:val="en-US"/>
        </w:rPr>
        <w:t xml:space="preserve"> </w:t>
      </w:r>
      <w:r w:rsidR="2EB0DCFA" w:rsidRPr="00D53175">
        <w:rPr>
          <w:rFonts w:ascii="Arial" w:hAnsi="Arial" w:cs="Arial"/>
          <w:szCs w:val="24"/>
          <w:lang w:val="en-US"/>
        </w:rPr>
        <w:t>dye was</w:t>
      </w:r>
      <w:r w:rsidRPr="00D53175">
        <w:rPr>
          <w:rFonts w:ascii="Arial" w:hAnsi="Arial" w:cs="Arial"/>
          <w:szCs w:val="24"/>
          <w:lang w:val="en-US"/>
        </w:rPr>
        <w:t xml:space="preserve"> tested </w:t>
      </w:r>
      <w:r w:rsidR="00CE77A3" w:rsidRPr="00D53175">
        <w:rPr>
          <w:rFonts w:ascii="Arial" w:hAnsi="Arial" w:cs="Arial"/>
          <w:szCs w:val="24"/>
          <w:lang w:val="en-US"/>
        </w:rPr>
        <w:t>as model compound</w:t>
      </w:r>
      <w:r w:rsidR="003C076F" w:rsidRPr="00D53175">
        <w:rPr>
          <w:rFonts w:ascii="Arial" w:hAnsi="Arial" w:cs="Arial"/>
          <w:szCs w:val="24"/>
          <w:lang w:val="en-US"/>
        </w:rPr>
        <w:t xml:space="preserve"> to estimate enzymatic activity</w:t>
      </w:r>
      <w:r w:rsidR="00CE77A3" w:rsidRPr="00D53175">
        <w:rPr>
          <w:rFonts w:ascii="Arial" w:hAnsi="Arial" w:cs="Arial"/>
          <w:szCs w:val="24"/>
          <w:lang w:val="en-US"/>
        </w:rPr>
        <w:t xml:space="preserve"> at</w:t>
      </w:r>
      <w:r w:rsidR="00DA043F" w:rsidRPr="00D53175">
        <w:rPr>
          <w:rFonts w:ascii="Arial" w:hAnsi="Arial" w:cs="Arial"/>
          <w:szCs w:val="24"/>
          <w:lang w:val="en-US"/>
        </w:rPr>
        <w:t xml:space="preserve"> pH</w:t>
      </w:r>
      <w:r w:rsidR="00CE77A3" w:rsidRPr="00D53175">
        <w:rPr>
          <w:rFonts w:ascii="Arial" w:hAnsi="Arial" w:cs="Arial"/>
          <w:szCs w:val="24"/>
          <w:lang w:val="en-US"/>
        </w:rPr>
        <w:t xml:space="preserve"> 5.48 </w:t>
      </w:r>
      <w:r w:rsidR="007E4B94" w:rsidRPr="00D53175">
        <w:rPr>
          <w:rFonts w:ascii="Arial" w:hAnsi="Arial" w:cs="Arial"/>
          <w:szCs w:val="24"/>
          <w:lang w:val="en-US"/>
        </w:rPr>
        <w:t xml:space="preserve">and </w:t>
      </w:r>
      <w:r w:rsidRPr="00D53175">
        <w:rPr>
          <w:rFonts w:ascii="Arial" w:hAnsi="Arial" w:cs="Arial"/>
          <w:szCs w:val="24"/>
          <w:lang w:val="en-US"/>
        </w:rPr>
        <w:t xml:space="preserve">three </w:t>
      </w:r>
      <w:r w:rsidR="00CE77A3" w:rsidRPr="00D53175">
        <w:rPr>
          <w:rFonts w:ascii="Arial" w:hAnsi="Arial" w:cs="Arial"/>
          <w:szCs w:val="24"/>
          <w:lang w:val="en-US"/>
        </w:rPr>
        <w:t xml:space="preserve">different </w:t>
      </w:r>
      <w:r w:rsidRPr="00D53175">
        <w:rPr>
          <w:rFonts w:ascii="Arial" w:hAnsi="Arial" w:cs="Arial"/>
          <w:szCs w:val="24"/>
          <w:lang w:val="en-US"/>
        </w:rPr>
        <w:t>concentrations</w:t>
      </w:r>
      <w:r w:rsidR="00ED13A1" w:rsidRPr="00D53175">
        <w:rPr>
          <w:rFonts w:ascii="Arial" w:hAnsi="Arial" w:cs="Arial"/>
          <w:szCs w:val="24"/>
          <w:lang w:val="en-US"/>
        </w:rPr>
        <w:t>,</w:t>
      </w:r>
      <w:r w:rsidR="00CE77A3" w:rsidRPr="00D53175">
        <w:rPr>
          <w:rFonts w:ascii="Arial" w:hAnsi="Arial" w:cs="Arial"/>
          <w:szCs w:val="24"/>
          <w:lang w:val="en-US"/>
        </w:rPr>
        <w:t xml:space="preserve"> namely,</w:t>
      </w:r>
      <w:r w:rsidRPr="00D53175">
        <w:rPr>
          <w:rFonts w:ascii="Arial" w:hAnsi="Arial" w:cs="Arial"/>
          <w:szCs w:val="24"/>
          <w:lang w:val="en-US"/>
        </w:rPr>
        <w:t xml:space="preserve"> 5 mg/</w:t>
      </w:r>
      <w:r w:rsidR="00CE77A3" w:rsidRPr="00D53175">
        <w:rPr>
          <w:rFonts w:ascii="Arial" w:hAnsi="Arial" w:cs="Arial"/>
          <w:szCs w:val="24"/>
          <w:lang w:val="en-US"/>
        </w:rPr>
        <w:t>L</w:t>
      </w:r>
      <w:r w:rsidRPr="00D53175">
        <w:rPr>
          <w:rFonts w:ascii="Arial" w:hAnsi="Arial" w:cs="Arial"/>
          <w:szCs w:val="24"/>
          <w:lang w:val="en-US"/>
        </w:rPr>
        <w:t>,</w:t>
      </w:r>
      <w:r w:rsidR="00CE77A3" w:rsidRPr="00D53175">
        <w:rPr>
          <w:rFonts w:ascii="Arial" w:hAnsi="Arial" w:cs="Arial"/>
          <w:szCs w:val="24"/>
          <w:lang w:val="en-US"/>
        </w:rPr>
        <w:t xml:space="preserve"> </w:t>
      </w:r>
      <w:r w:rsidRPr="00D53175">
        <w:rPr>
          <w:rFonts w:ascii="Arial" w:hAnsi="Arial" w:cs="Arial"/>
          <w:szCs w:val="24"/>
          <w:lang w:val="en-US"/>
        </w:rPr>
        <w:t>10 mg/</w:t>
      </w:r>
      <w:r w:rsidR="00CE77A3" w:rsidRPr="00D53175">
        <w:rPr>
          <w:rFonts w:ascii="Arial" w:hAnsi="Arial" w:cs="Arial"/>
          <w:szCs w:val="24"/>
          <w:lang w:val="en-US"/>
        </w:rPr>
        <w:t>L</w:t>
      </w:r>
      <w:r w:rsidRPr="00D53175">
        <w:rPr>
          <w:rFonts w:ascii="Arial" w:hAnsi="Arial" w:cs="Arial"/>
          <w:szCs w:val="24"/>
          <w:lang w:val="en-US"/>
        </w:rPr>
        <w:t xml:space="preserve"> and 20 mg/</w:t>
      </w:r>
      <w:r w:rsidR="00CE77A3" w:rsidRPr="00D53175">
        <w:rPr>
          <w:rFonts w:ascii="Arial" w:hAnsi="Arial" w:cs="Arial"/>
          <w:szCs w:val="24"/>
          <w:lang w:val="en-US"/>
        </w:rPr>
        <w:t>L</w:t>
      </w:r>
      <w:r w:rsidRPr="00D53175">
        <w:rPr>
          <w:rFonts w:ascii="Arial" w:hAnsi="Arial" w:cs="Arial"/>
          <w:szCs w:val="24"/>
          <w:lang w:val="en-US"/>
        </w:rPr>
        <w:t xml:space="preserve">. </w:t>
      </w:r>
      <w:r w:rsidR="00CE77A3" w:rsidRPr="00D53175">
        <w:rPr>
          <w:rFonts w:ascii="Arial" w:hAnsi="Arial" w:cs="Arial"/>
          <w:szCs w:val="24"/>
          <w:lang w:val="en-US"/>
        </w:rPr>
        <w:t xml:space="preserve">Each microreactor was infused with </w:t>
      </w:r>
      <w:r w:rsidRPr="00D53175">
        <w:rPr>
          <w:rFonts w:ascii="Arial" w:hAnsi="Arial" w:cs="Arial"/>
          <w:szCs w:val="24"/>
          <w:lang w:val="en-US"/>
        </w:rPr>
        <w:t>5 m</w:t>
      </w:r>
      <w:r w:rsidR="00CE77A3" w:rsidRPr="00D53175">
        <w:rPr>
          <w:rFonts w:ascii="Arial" w:hAnsi="Arial" w:cs="Arial"/>
          <w:szCs w:val="24"/>
          <w:lang w:val="en-US"/>
        </w:rPr>
        <w:t>L</w:t>
      </w:r>
      <w:r w:rsidRPr="00D53175">
        <w:rPr>
          <w:rFonts w:ascii="Arial" w:hAnsi="Arial" w:cs="Arial"/>
          <w:szCs w:val="24"/>
          <w:lang w:val="en-US"/>
        </w:rPr>
        <w:t xml:space="preserve"> of each dye solution at a </w:t>
      </w:r>
      <w:r w:rsidR="00CE77A3" w:rsidRPr="00D53175">
        <w:rPr>
          <w:rFonts w:ascii="Arial" w:hAnsi="Arial" w:cs="Arial"/>
          <w:szCs w:val="24"/>
          <w:lang w:val="en-US"/>
        </w:rPr>
        <w:t xml:space="preserve">constant </w:t>
      </w:r>
      <w:r w:rsidRPr="00D53175">
        <w:rPr>
          <w:rFonts w:ascii="Arial" w:hAnsi="Arial" w:cs="Arial"/>
          <w:szCs w:val="24"/>
          <w:lang w:val="en-US"/>
        </w:rPr>
        <w:t>rate of 12 m</w:t>
      </w:r>
      <w:r w:rsidR="00CE77A3" w:rsidRPr="00D53175">
        <w:rPr>
          <w:rFonts w:ascii="Arial" w:hAnsi="Arial" w:cs="Arial"/>
          <w:szCs w:val="24"/>
          <w:lang w:val="en-US"/>
        </w:rPr>
        <w:t>L</w:t>
      </w:r>
      <w:r w:rsidRPr="00D53175">
        <w:rPr>
          <w:rFonts w:ascii="Arial" w:hAnsi="Arial" w:cs="Arial"/>
          <w:szCs w:val="24"/>
          <w:lang w:val="en-US"/>
        </w:rPr>
        <w:t xml:space="preserve">/h for 25 minutes. </w:t>
      </w:r>
      <w:r w:rsidR="002741D4" w:rsidRPr="00D53175">
        <w:rPr>
          <w:rFonts w:ascii="Arial" w:hAnsi="Arial" w:cs="Arial"/>
          <w:szCs w:val="24"/>
          <w:lang w:val="en-US"/>
        </w:rPr>
        <w:t xml:space="preserve">Prior to this, 5 mg of </w:t>
      </w:r>
      <w:r w:rsidR="00ED13A1" w:rsidRPr="00D53175">
        <w:rPr>
          <w:rFonts w:ascii="Arial" w:hAnsi="Arial" w:cs="Arial"/>
          <w:szCs w:val="24"/>
          <w:lang w:val="en-US"/>
        </w:rPr>
        <w:t xml:space="preserve">Magnetite or </w:t>
      </w:r>
      <w:r w:rsidR="002741D4" w:rsidRPr="00D53175">
        <w:rPr>
          <w:rFonts w:ascii="Arial" w:hAnsi="Arial" w:cs="Arial"/>
          <w:szCs w:val="24"/>
          <w:lang w:val="en-US"/>
        </w:rPr>
        <w:t xml:space="preserve">Lac-Magnetite was introduced to each </w:t>
      </w:r>
      <w:r w:rsidR="00A719BB" w:rsidRPr="00D53175">
        <w:rPr>
          <w:rFonts w:ascii="Arial" w:hAnsi="Arial" w:cs="Arial"/>
          <w:szCs w:val="24"/>
          <w:lang w:val="en-US"/>
        </w:rPr>
        <w:t>microreactor</w:t>
      </w:r>
      <w:r w:rsidR="002741D4" w:rsidRPr="00D53175">
        <w:rPr>
          <w:rFonts w:ascii="Arial" w:hAnsi="Arial" w:cs="Arial"/>
          <w:szCs w:val="24"/>
          <w:lang w:val="en-US"/>
        </w:rPr>
        <w:t xml:space="preserve"> </w:t>
      </w:r>
      <w:r w:rsidR="00CE77A3" w:rsidRPr="00D53175">
        <w:rPr>
          <w:rFonts w:ascii="Arial" w:hAnsi="Arial" w:cs="Arial"/>
          <w:szCs w:val="24"/>
          <w:lang w:val="en-US"/>
        </w:rPr>
        <w:t>in the presence of the Neodymium permanent magnets</w:t>
      </w:r>
      <w:r w:rsidR="00504675" w:rsidRPr="00D53175">
        <w:rPr>
          <w:rFonts w:ascii="Arial" w:hAnsi="Arial" w:cs="Arial"/>
          <w:szCs w:val="24"/>
          <w:lang w:val="en-US"/>
        </w:rPr>
        <w:t xml:space="preserve">, of 349.23 </w:t>
      </w:r>
      <w:proofErr w:type="spellStart"/>
      <w:r w:rsidR="00504675" w:rsidRPr="00D53175">
        <w:rPr>
          <w:rFonts w:ascii="Arial" w:hAnsi="Arial" w:cs="Arial"/>
          <w:szCs w:val="24"/>
          <w:lang w:val="en-US"/>
        </w:rPr>
        <w:t>mT</w:t>
      </w:r>
      <w:proofErr w:type="spellEnd"/>
      <w:r w:rsidR="00504675" w:rsidRPr="00D53175">
        <w:rPr>
          <w:rFonts w:ascii="Arial" w:hAnsi="Arial" w:cs="Arial"/>
          <w:szCs w:val="24"/>
          <w:lang w:val="en-US"/>
        </w:rPr>
        <w:t>,</w:t>
      </w:r>
      <w:r w:rsidR="00CE77A3" w:rsidRPr="00D53175">
        <w:rPr>
          <w:rFonts w:ascii="Arial" w:hAnsi="Arial" w:cs="Arial"/>
          <w:szCs w:val="24"/>
          <w:lang w:val="en-US"/>
        </w:rPr>
        <w:t xml:space="preserve"> to </w:t>
      </w:r>
      <w:r w:rsidR="00E86BB7" w:rsidRPr="00D53175">
        <w:rPr>
          <w:rFonts w:ascii="Arial" w:hAnsi="Arial" w:cs="Arial"/>
          <w:szCs w:val="24"/>
          <w:lang w:val="en-US"/>
        </w:rPr>
        <w:t xml:space="preserve">retain the </w:t>
      </w:r>
      <w:proofErr w:type="spellStart"/>
      <w:r w:rsidR="00BE3834" w:rsidRPr="00D53175">
        <w:rPr>
          <w:rFonts w:ascii="Arial" w:hAnsi="Arial" w:cs="Arial"/>
          <w:szCs w:val="24"/>
          <w:lang w:val="en-US"/>
        </w:rPr>
        <w:t>bionanocomposites</w:t>
      </w:r>
      <w:proofErr w:type="spellEnd"/>
      <w:r w:rsidR="00E86BB7" w:rsidRPr="00D53175">
        <w:rPr>
          <w:rFonts w:ascii="Arial" w:hAnsi="Arial" w:cs="Arial"/>
          <w:szCs w:val="24"/>
          <w:lang w:val="en-US"/>
        </w:rPr>
        <w:t xml:space="preserve"> at the reaction loops</w:t>
      </w:r>
      <w:r w:rsidR="002741D4" w:rsidRPr="00D53175">
        <w:rPr>
          <w:rFonts w:ascii="Arial" w:hAnsi="Arial" w:cs="Arial"/>
          <w:szCs w:val="24"/>
          <w:lang w:val="en-US"/>
        </w:rPr>
        <w:t>. Samples were analyzed using a spectrophotometer GENESYS 10S UV-Vis v4.004 2L5R078128 (Thermo SCIENTIFIC, USA</w:t>
      </w:r>
      <w:r w:rsidR="006A75A9" w:rsidRPr="00D53175">
        <w:rPr>
          <w:rFonts w:ascii="Arial" w:hAnsi="Arial" w:cs="Arial"/>
          <w:szCs w:val="24"/>
          <w:lang w:val="en-US"/>
        </w:rPr>
        <w:t>)</w:t>
      </w:r>
      <w:r w:rsidR="00292A86" w:rsidRPr="00D53175">
        <w:rPr>
          <w:rFonts w:ascii="Arial" w:hAnsi="Arial" w:cs="Arial"/>
          <w:szCs w:val="24"/>
          <w:lang w:val="en-US"/>
        </w:rPr>
        <w:t xml:space="preserve"> </w:t>
      </w:r>
      <w:r w:rsidR="006A75A9" w:rsidRPr="00D53175">
        <w:rPr>
          <w:rFonts w:ascii="Arial" w:hAnsi="Arial" w:cs="Arial"/>
          <w:szCs w:val="24"/>
          <w:lang w:val="en-US"/>
        </w:rPr>
        <w:t>by measuring</w:t>
      </w:r>
      <w:r w:rsidR="00C668D6" w:rsidRPr="00D53175">
        <w:rPr>
          <w:rFonts w:ascii="Arial" w:hAnsi="Arial" w:cs="Arial"/>
          <w:szCs w:val="24"/>
          <w:lang w:val="en-US"/>
        </w:rPr>
        <w:t xml:space="preserve"> the absorbance peak at 545 nm, which is the maximum absorbance for </w:t>
      </w:r>
      <w:proofErr w:type="spellStart"/>
      <w:r w:rsidR="00C668D6" w:rsidRPr="00D53175">
        <w:rPr>
          <w:rFonts w:ascii="Arial" w:hAnsi="Arial" w:cs="Arial"/>
          <w:szCs w:val="24"/>
          <w:lang w:val="en-US"/>
        </w:rPr>
        <w:t>EBt</w:t>
      </w:r>
      <w:proofErr w:type="spellEnd"/>
      <w:r w:rsidR="00C668D6" w:rsidRPr="00D53175">
        <w:rPr>
          <w:rFonts w:ascii="Arial" w:hAnsi="Arial" w:cs="Arial"/>
          <w:szCs w:val="24"/>
          <w:lang w:val="en-US"/>
        </w:rPr>
        <w:t>, and the absorbance area of the visible spectrum</w:t>
      </w:r>
      <w:r w:rsidR="00292A86" w:rsidRPr="00D53175">
        <w:rPr>
          <w:rFonts w:ascii="Arial" w:hAnsi="Arial" w:cs="Arial"/>
          <w:szCs w:val="24"/>
          <w:lang w:val="en-US"/>
        </w:rPr>
        <w:t xml:space="preserve"> </w:t>
      </w:r>
      <w:r w:rsidR="006A75A9" w:rsidRPr="00D53175">
        <w:rPr>
          <w:rFonts w:ascii="Arial" w:hAnsi="Arial" w:cs="Arial"/>
          <w:szCs w:val="24"/>
          <w:lang w:val="en-US"/>
        </w:rPr>
        <w:t xml:space="preserve">in the </w:t>
      </w:r>
      <w:r w:rsidR="00292A86" w:rsidRPr="00D53175">
        <w:rPr>
          <w:rFonts w:ascii="Arial" w:hAnsi="Arial" w:cs="Arial"/>
          <w:szCs w:val="24"/>
          <w:lang w:val="en-US"/>
        </w:rPr>
        <w:t xml:space="preserve">range between </w:t>
      </w:r>
      <w:r w:rsidR="000D3308" w:rsidRPr="00D53175">
        <w:rPr>
          <w:rFonts w:ascii="Arial" w:hAnsi="Arial" w:cs="Arial"/>
          <w:szCs w:val="24"/>
          <w:lang w:val="en-US"/>
        </w:rPr>
        <w:t>400</w:t>
      </w:r>
      <w:r w:rsidR="00292A86" w:rsidRPr="00D53175">
        <w:rPr>
          <w:rFonts w:ascii="Arial" w:hAnsi="Arial" w:cs="Arial"/>
          <w:szCs w:val="24"/>
          <w:lang w:val="en-US"/>
        </w:rPr>
        <w:t xml:space="preserve"> and </w:t>
      </w:r>
      <w:r w:rsidR="000D3308" w:rsidRPr="00D53175">
        <w:rPr>
          <w:rFonts w:ascii="Arial" w:hAnsi="Arial" w:cs="Arial"/>
          <w:szCs w:val="24"/>
          <w:lang w:val="en-US"/>
        </w:rPr>
        <w:t>700</w:t>
      </w:r>
      <w:r w:rsidR="00292A86" w:rsidRPr="00D53175">
        <w:rPr>
          <w:rFonts w:ascii="Arial" w:hAnsi="Arial" w:cs="Arial"/>
          <w:szCs w:val="24"/>
          <w:lang w:val="en-US"/>
        </w:rPr>
        <w:t xml:space="preserve"> nm</w:t>
      </w:r>
      <w:r w:rsidR="00B47E90" w:rsidRPr="00D53175">
        <w:rPr>
          <w:rFonts w:ascii="Arial" w:hAnsi="Arial" w:cs="Arial"/>
          <w:szCs w:val="24"/>
          <w:lang w:val="en-US"/>
        </w:rPr>
        <w:t xml:space="preserve"> (See</w:t>
      </w:r>
      <w:r w:rsidR="00AC3034" w:rsidRPr="00D53175">
        <w:rPr>
          <w:rFonts w:ascii="Arial" w:hAnsi="Arial" w:cs="Arial"/>
          <w:szCs w:val="24"/>
          <w:lang w:val="en-US"/>
        </w:rPr>
        <w:t xml:space="preserve"> </w:t>
      </w:r>
      <w:r w:rsidR="00AC3034" w:rsidRPr="00D53175">
        <w:rPr>
          <w:rFonts w:ascii="Arial" w:hAnsi="Arial" w:cs="Arial"/>
          <w:szCs w:val="24"/>
          <w:lang w:val="en-US"/>
        </w:rPr>
        <w:fldChar w:fldCharType="begin"/>
      </w:r>
      <w:r w:rsidR="00AC3034" w:rsidRPr="00D53175">
        <w:rPr>
          <w:rFonts w:ascii="Arial" w:hAnsi="Arial" w:cs="Arial"/>
          <w:szCs w:val="24"/>
          <w:lang w:val="en-US"/>
        </w:rPr>
        <w:instrText xml:space="preserve"> REF _Ref48242349 \h </w:instrText>
      </w:r>
      <w:r w:rsidR="00C06D21" w:rsidRPr="00D53175">
        <w:rPr>
          <w:rFonts w:ascii="Arial" w:hAnsi="Arial" w:cs="Arial"/>
          <w:szCs w:val="24"/>
          <w:lang w:val="en-US"/>
        </w:rPr>
        <w:instrText xml:space="preserve"> \* MERGEFORMAT </w:instrText>
      </w:r>
      <w:r w:rsidR="00AC3034" w:rsidRPr="00D53175">
        <w:rPr>
          <w:rFonts w:ascii="Arial" w:hAnsi="Arial" w:cs="Arial"/>
          <w:szCs w:val="24"/>
          <w:lang w:val="en-US"/>
        </w:rPr>
      </w:r>
      <w:r w:rsidR="00AC3034" w:rsidRPr="00D53175">
        <w:rPr>
          <w:rFonts w:ascii="Arial" w:hAnsi="Arial" w:cs="Arial"/>
          <w:szCs w:val="24"/>
          <w:lang w:val="en-US"/>
        </w:rPr>
        <w:fldChar w:fldCharType="separate"/>
      </w:r>
      <w:r w:rsidR="00AC3034" w:rsidRPr="00D53175">
        <w:rPr>
          <w:rFonts w:ascii="Arial" w:hAnsi="Arial" w:cs="Arial"/>
          <w:b/>
          <w:szCs w:val="24"/>
          <w:lang w:val="en-US"/>
        </w:rPr>
        <w:t xml:space="preserve">Figure </w:t>
      </w:r>
      <w:r w:rsidR="00AC3034" w:rsidRPr="00D53175">
        <w:rPr>
          <w:rFonts w:ascii="Arial" w:hAnsi="Arial" w:cs="Arial"/>
          <w:b/>
          <w:noProof/>
          <w:szCs w:val="24"/>
          <w:lang w:val="en-US"/>
        </w:rPr>
        <w:t>1</w:t>
      </w:r>
      <w:r w:rsidR="00AC3034" w:rsidRPr="00D53175">
        <w:rPr>
          <w:rFonts w:ascii="Arial" w:hAnsi="Arial" w:cs="Arial"/>
          <w:szCs w:val="24"/>
          <w:lang w:val="en-US"/>
        </w:rPr>
        <w:fldChar w:fldCharType="end"/>
      </w:r>
      <w:r w:rsidR="00B47E90" w:rsidRPr="00D53175">
        <w:rPr>
          <w:rFonts w:ascii="Arial" w:hAnsi="Arial" w:cs="Arial"/>
          <w:szCs w:val="24"/>
          <w:lang w:val="en-US"/>
        </w:rPr>
        <w:t>)</w:t>
      </w:r>
      <w:r w:rsidR="2EB0DCFA" w:rsidRPr="00D53175">
        <w:rPr>
          <w:rFonts w:ascii="Arial" w:hAnsi="Arial" w:cs="Arial"/>
          <w:szCs w:val="24"/>
          <w:lang w:val="en-US"/>
        </w:rPr>
        <w:t>.</w:t>
      </w:r>
      <w:r w:rsidR="002741D4" w:rsidRPr="00D53175">
        <w:rPr>
          <w:rFonts w:ascii="Arial" w:hAnsi="Arial" w:cs="Arial"/>
          <w:szCs w:val="24"/>
          <w:lang w:val="en-US"/>
        </w:rPr>
        <w:t xml:space="preserve"> All measurements were carried out </w:t>
      </w:r>
      <w:r w:rsidR="003C076F" w:rsidRPr="00D53175">
        <w:rPr>
          <w:rFonts w:ascii="Arial" w:hAnsi="Arial" w:cs="Arial"/>
          <w:szCs w:val="24"/>
          <w:lang w:val="en-US"/>
        </w:rPr>
        <w:t xml:space="preserve">in </w:t>
      </w:r>
      <w:r w:rsidR="002741D4" w:rsidRPr="00D53175">
        <w:rPr>
          <w:rFonts w:ascii="Arial" w:hAnsi="Arial" w:cs="Arial"/>
          <w:szCs w:val="24"/>
          <w:lang w:val="en-US"/>
        </w:rPr>
        <w:t>triplicate.</w:t>
      </w:r>
    </w:p>
    <w:p w14:paraId="182D1719" w14:textId="023DE803" w:rsidR="00ED13A1" w:rsidRPr="00D53175" w:rsidRDefault="00EE5C0E" w:rsidP="00061FF2">
      <w:pPr>
        <w:jc w:val="both"/>
        <w:rPr>
          <w:rFonts w:ascii="Arial" w:hAnsi="Arial" w:cs="Arial"/>
          <w:szCs w:val="24"/>
          <w:lang w:val="en-US"/>
        </w:rPr>
      </w:pPr>
      <w:r w:rsidRPr="00D53175">
        <w:rPr>
          <w:rFonts w:ascii="Arial" w:hAnsi="Arial" w:cs="Arial"/>
          <w:szCs w:val="24"/>
          <w:lang w:val="en-US"/>
        </w:rPr>
        <w:t xml:space="preserve">The dye </w:t>
      </w:r>
      <w:r w:rsidR="006A75A9" w:rsidRPr="00D53175">
        <w:rPr>
          <w:rFonts w:ascii="Arial" w:hAnsi="Arial" w:cs="Arial"/>
          <w:szCs w:val="24"/>
          <w:lang w:val="en-US"/>
        </w:rPr>
        <w:t xml:space="preserve">biodegradation </w:t>
      </w:r>
      <w:r w:rsidRPr="00D53175">
        <w:rPr>
          <w:rFonts w:ascii="Arial" w:hAnsi="Arial" w:cs="Arial"/>
          <w:szCs w:val="24"/>
          <w:lang w:val="en-US"/>
        </w:rPr>
        <w:t>was calculated as</w:t>
      </w:r>
      <w:r w:rsidR="006A75A9" w:rsidRPr="00D53175">
        <w:rPr>
          <w:rFonts w:ascii="Arial" w:hAnsi="Arial" w:cs="Arial"/>
          <w:szCs w:val="24"/>
          <w:lang w:val="en-US"/>
        </w:rPr>
        <w:t xml:space="preserve"> a percentage of removal according to</w:t>
      </w:r>
      <w:r w:rsidRPr="00D53175">
        <w:rPr>
          <w:rFonts w:ascii="Arial" w:hAnsi="Arial" w:cs="Arial"/>
          <w:szCs w:val="24"/>
          <w:lang w:val="en-US"/>
        </w:rPr>
        <w:t xml:space="preserve"> </w:t>
      </w:r>
      <w:r w:rsidR="003F62CD" w:rsidRPr="00D53175">
        <w:rPr>
          <w:rFonts w:ascii="Arial" w:hAnsi="Arial" w:cs="Arial"/>
          <w:szCs w:val="24"/>
          <w:lang w:val="en-US"/>
        </w:rPr>
        <w:fldChar w:fldCharType="begin"/>
      </w:r>
      <w:r w:rsidR="003F62CD" w:rsidRPr="00D53175">
        <w:rPr>
          <w:rFonts w:ascii="Arial" w:hAnsi="Arial" w:cs="Arial"/>
          <w:szCs w:val="24"/>
          <w:lang w:val="en-US"/>
        </w:rPr>
        <w:instrText xml:space="preserve"> REF _Ref46180253 \h </w:instrText>
      </w:r>
      <w:r w:rsidR="00AC3034" w:rsidRPr="00D53175">
        <w:rPr>
          <w:rFonts w:ascii="Arial" w:hAnsi="Arial" w:cs="Arial"/>
          <w:szCs w:val="24"/>
          <w:lang w:val="en-US"/>
        </w:rPr>
        <w:instrText xml:space="preserve"> \* MERGEFORMAT </w:instrText>
      </w:r>
      <w:r w:rsidR="003F62CD" w:rsidRPr="00D53175">
        <w:rPr>
          <w:rFonts w:ascii="Arial" w:hAnsi="Arial" w:cs="Arial"/>
          <w:szCs w:val="24"/>
          <w:lang w:val="en-US"/>
        </w:rPr>
      </w:r>
      <w:r w:rsidR="003F62CD" w:rsidRPr="00D53175">
        <w:rPr>
          <w:rFonts w:ascii="Arial" w:hAnsi="Arial" w:cs="Arial"/>
          <w:szCs w:val="24"/>
          <w:lang w:val="en-US"/>
        </w:rPr>
        <w:fldChar w:fldCharType="separate"/>
      </w:r>
      <w:r w:rsidR="00017089" w:rsidRPr="00D53175">
        <w:rPr>
          <w:rFonts w:ascii="Arial" w:hAnsi="Arial" w:cs="Arial"/>
          <w:szCs w:val="24"/>
          <w:lang w:val="en-US"/>
        </w:rPr>
        <w:t>Eq. (</w:t>
      </w:r>
      <w:r w:rsidR="00017089" w:rsidRPr="00D53175">
        <w:rPr>
          <w:rFonts w:ascii="Arial" w:hAnsi="Arial" w:cs="Arial"/>
          <w:noProof/>
          <w:szCs w:val="24"/>
          <w:lang w:val="en-US"/>
        </w:rPr>
        <w:t>8</w:t>
      </w:r>
      <w:r w:rsidR="003F62CD" w:rsidRPr="00D53175">
        <w:rPr>
          <w:rFonts w:ascii="Arial" w:hAnsi="Arial" w:cs="Arial"/>
          <w:szCs w:val="24"/>
          <w:lang w:val="en-US"/>
        </w:rPr>
        <w:fldChar w:fldCharType="end"/>
      </w:r>
      <w:r w:rsidR="00720ACB" w:rsidRPr="00D53175">
        <w:rPr>
          <w:rFonts w:ascii="Arial" w:hAnsi="Arial" w:cs="Arial"/>
          <w:szCs w:val="24"/>
          <w:lang w:val="en-US"/>
        </w:rPr>
        <w:t>)</w:t>
      </w:r>
      <w:r w:rsidR="00AE5231" w:rsidRPr="00D53175">
        <w:rPr>
          <w:rFonts w:ascii="Arial" w:hAnsi="Arial" w:cs="Arial"/>
          <w:szCs w:val="24"/>
          <w:lang w:val="en-US"/>
        </w:rPr>
        <w:t>. W</w:t>
      </w:r>
      <w:r w:rsidR="006A75A9" w:rsidRPr="00D53175">
        <w:rPr>
          <w:rFonts w:ascii="Arial" w:hAnsi="Arial" w:cs="Arial"/>
          <w:szCs w:val="24"/>
          <w:lang w:val="en-US"/>
        </w:rPr>
        <w:t>h</w:t>
      </w:r>
      <w:r w:rsidR="00ED13A1" w:rsidRPr="00D53175">
        <w:rPr>
          <w:rFonts w:ascii="Arial" w:hAnsi="Arial" w:cs="Arial"/>
          <w:szCs w:val="24"/>
          <w:lang w:val="en-US"/>
        </w:rPr>
        <w:t xml:space="preserve">ere the </w:t>
      </w:r>
      <m:oMath>
        <m:sSub>
          <m:sSubPr>
            <m:ctrlPr>
              <w:rPr>
                <w:rFonts w:ascii="Cambria Math" w:hAnsi="Cambria Math" w:cs="Arial"/>
                <w:i/>
                <w:szCs w:val="24"/>
                <w:lang w:val="en-US"/>
              </w:rPr>
            </m:ctrlPr>
          </m:sSubPr>
          <m:e>
            <m:r>
              <w:rPr>
                <w:rFonts w:ascii="Cambria Math" w:hAnsi="Cambria Math" w:cs="Arial"/>
                <w:szCs w:val="24"/>
                <w:lang w:val="en-US"/>
              </w:rPr>
              <m:t>Abs</m:t>
            </m:r>
          </m:e>
          <m:sub>
            <m:r>
              <w:rPr>
                <w:rFonts w:ascii="Cambria Math" w:hAnsi="Cambria Math" w:cs="Arial"/>
                <w:szCs w:val="24"/>
                <w:lang w:val="en-US"/>
              </w:rPr>
              <m:t>Dye Control</m:t>
            </m:r>
          </m:sub>
        </m:sSub>
      </m:oMath>
      <w:r w:rsidR="00ED13A1" w:rsidRPr="00D53175">
        <w:rPr>
          <w:rFonts w:ascii="Arial" w:hAnsi="Arial" w:cs="Arial"/>
          <w:szCs w:val="24"/>
          <w:lang w:val="en-US"/>
        </w:rPr>
        <w:t xml:space="preserve"> is the </w:t>
      </w:r>
      <w:r w:rsidR="00AE5231" w:rsidRPr="00D53175">
        <w:rPr>
          <w:rFonts w:ascii="Arial" w:hAnsi="Arial" w:cs="Arial"/>
          <w:szCs w:val="24"/>
          <w:lang w:val="en-US"/>
        </w:rPr>
        <w:t xml:space="preserve">average </w:t>
      </w:r>
      <w:r w:rsidR="00ED13A1" w:rsidRPr="00D53175">
        <w:rPr>
          <w:rFonts w:ascii="Arial" w:hAnsi="Arial" w:cs="Arial"/>
          <w:szCs w:val="24"/>
          <w:lang w:val="en-US"/>
        </w:rPr>
        <w:t xml:space="preserve">absorbance (at </w:t>
      </w:r>
      <w:r w:rsidR="00486A9F" w:rsidRPr="00D53175">
        <w:rPr>
          <w:rFonts w:ascii="Arial" w:hAnsi="Arial" w:cs="Arial"/>
          <w:szCs w:val="24"/>
          <w:lang w:val="en-US"/>
        </w:rPr>
        <w:t>the absorbance peak or the area</w:t>
      </w:r>
      <w:r w:rsidR="003C076F" w:rsidRPr="00D53175">
        <w:rPr>
          <w:rFonts w:ascii="Arial" w:hAnsi="Arial" w:cs="Arial"/>
          <w:szCs w:val="24"/>
          <w:lang w:val="en-US"/>
        </w:rPr>
        <w:t xml:space="preserve"> under the absorbance curve,</w:t>
      </w:r>
      <w:r w:rsidR="00486A9F" w:rsidRPr="00D53175">
        <w:rPr>
          <w:rFonts w:ascii="Arial" w:hAnsi="Arial" w:cs="Arial"/>
          <w:szCs w:val="24"/>
          <w:lang w:val="en-US"/>
        </w:rPr>
        <w:t xml:space="preserve"> respectively</w:t>
      </w:r>
      <w:r w:rsidR="00ED13A1" w:rsidRPr="00D53175">
        <w:rPr>
          <w:rFonts w:ascii="Arial" w:hAnsi="Arial" w:cs="Arial"/>
          <w:szCs w:val="24"/>
          <w:lang w:val="en-US"/>
        </w:rPr>
        <w:t>) of the dye at each concentrati</w:t>
      </w:r>
      <w:r w:rsidR="00AE5231" w:rsidRPr="00D53175">
        <w:rPr>
          <w:rFonts w:ascii="Arial" w:hAnsi="Arial" w:cs="Arial"/>
          <w:szCs w:val="24"/>
          <w:lang w:val="en-US"/>
        </w:rPr>
        <w:t xml:space="preserve">on </w:t>
      </w:r>
      <w:r w:rsidR="00AE5231" w:rsidRPr="00D53175">
        <w:rPr>
          <w:rFonts w:ascii="Arial" w:hAnsi="Arial" w:cs="Arial"/>
          <w:szCs w:val="24"/>
          <w:lang w:val="en-US"/>
        </w:rPr>
        <w:lastRenderedPageBreak/>
        <w:t>previous to enter</w:t>
      </w:r>
      <w:r w:rsidR="00353D6F" w:rsidRPr="00D53175">
        <w:rPr>
          <w:rFonts w:ascii="Arial" w:hAnsi="Arial" w:cs="Arial"/>
          <w:szCs w:val="24"/>
          <w:lang w:val="en-US"/>
        </w:rPr>
        <w:t>ing</w:t>
      </w:r>
      <w:r w:rsidR="00AE5231" w:rsidRPr="00D53175">
        <w:rPr>
          <w:rFonts w:ascii="Arial" w:hAnsi="Arial" w:cs="Arial"/>
          <w:szCs w:val="24"/>
          <w:lang w:val="en-US"/>
        </w:rPr>
        <w:t xml:space="preserve"> the </w:t>
      </w:r>
      <w:r w:rsidR="00A719BB" w:rsidRPr="00D53175">
        <w:rPr>
          <w:rFonts w:ascii="Arial" w:hAnsi="Arial" w:cs="Arial"/>
          <w:szCs w:val="24"/>
          <w:lang w:val="en-US"/>
        </w:rPr>
        <w:t>microreactor</w:t>
      </w:r>
      <w:r w:rsidR="00353D6F" w:rsidRPr="00D53175">
        <w:rPr>
          <w:rFonts w:ascii="Arial" w:hAnsi="Arial" w:cs="Arial"/>
          <w:szCs w:val="24"/>
          <w:lang w:val="en-US"/>
        </w:rPr>
        <w:t>,</w:t>
      </w:r>
      <w:r w:rsidR="0093124B" w:rsidRPr="00D53175">
        <w:rPr>
          <w:rFonts w:ascii="Arial" w:hAnsi="Arial" w:cs="Arial"/>
          <w:szCs w:val="24"/>
          <w:lang w:val="en-US"/>
        </w:rPr>
        <w:t xml:space="preserve"> and</w:t>
      </w:r>
      <w:r w:rsidR="00AE5231" w:rsidRPr="00D53175">
        <w:rPr>
          <w:rFonts w:ascii="Arial" w:hAnsi="Arial" w:cs="Arial"/>
          <w:szCs w:val="24"/>
          <w:lang w:val="en-US"/>
        </w:rPr>
        <w:t xml:space="preserve"> the </w:t>
      </w:r>
      <m:oMath>
        <m:sSub>
          <m:sSubPr>
            <m:ctrlPr>
              <w:rPr>
                <w:rFonts w:ascii="Cambria Math" w:hAnsi="Cambria Math" w:cs="Arial"/>
                <w:i/>
                <w:szCs w:val="24"/>
                <w:lang w:val="en-US"/>
              </w:rPr>
            </m:ctrlPr>
          </m:sSubPr>
          <m:e>
            <m:r>
              <w:rPr>
                <w:rFonts w:ascii="Cambria Math" w:hAnsi="Cambria Math" w:cs="Arial"/>
                <w:szCs w:val="24"/>
                <w:lang w:val="en-US"/>
              </w:rPr>
              <m:t>Abs</m:t>
            </m:r>
          </m:e>
          <m:sub>
            <m:r>
              <w:rPr>
                <w:rFonts w:ascii="Cambria Math" w:hAnsi="Cambria Math" w:cs="Arial"/>
                <w:szCs w:val="24"/>
                <w:lang w:val="en-US"/>
              </w:rPr>
              <m:t>Sample</m:t>
            </m:r>
          </m:sub>
        </m:sSub>
      </m:oMath>
      <w:r w:rsidR="00AE5231" w:rsidRPr="00D53175">
        <w:rPr>
          <w:rFonts w:ascii="Arial" w:hAnsi="Arial" w:cs="Arial"/>
          <w:szCs w:val="24"/>
          <w:lang w:val="en-US"/>
        </w:rPr>
        <w:t xml:space="preserve"> is the absorbance of each replica.</w:t>
      </w:r>
    </w:p>
    <w:tbl>
      <w:tblPr>
        <w:tblStyle w:val="TableGrid"/>
        <w:tblW w:w="0" w:type="auto"/>
        <w:tblLook w:val="04A0" w:firstRow="1" w:lastRow="0" w:firstColumn="1" w:lastColumn="0" w:noHBand="0" w:noVBand="1"/>
      </w:tblPr>
      <w:tblGrid>
        <w:gridCol w:w="7524"/>
        <w:gridCol w:w="1546"/>
      </w:tblGrid>
      <w:tr w:rsidR="0040268E" w:rsidRPr="00D53175" w14:paraId="41ED3810" w14:textId="77777777" w:rsidTr="00DA043F">
        <w:trPr>
          <w:trHeight w:val="454"/>
        </w:trPr>
        <w:tc>
          <w:tcPr>
            <w:tcW w:w="7797" w:type="dxa"/>
            <w:tcBorders>
              <w:top w:val="nil"/>
              <w:left w:val="nil"/>
              <w:bottom w:val="nil"/>
              <w:right w:val="nil"/>
            </w:tcBorders>
            <w:vAlign w:val="center"/>
          </w:tcPr>
          <w:p w14:paraId="38F5A9E9" w14:textId="10A0F099" w:rsidR="0040268E" w:rsidRPr="00D53175" w:rsidRDefault="0040268E" w:rsidP="00C1500A">
            <w:pPr>
              <w:pStyle w:val="MDPI39equation"/>
              <w:spacing w:before="0"/>
              <w:ind w:left="720"/>
              <w:rPr>
                <w:rFonts w:ascii="Arial" w:hAnsi="Arial" w:cs="Arial"/>
                <w:i/>
                <w:sz w:val="24"/>
                <w:szCs w:val="24"/>
              </w:rPr>
            </w:pPr>
            <m:oMathPara>
              <m:oMath>
                <m:r>
                  <w:rPr>
                    <w:rFonts w:ascii="Cambria Math" w:hAnsi="Cambria Math" w:cs="Arial"/>
                    <w:sz w:val="24"/>
                    <w:szCs w:val="24"/>
                  </w:rPr>
                  <m:t xml:space="preserve">% Removal=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Abs</m:t>
                        </m:r>
                      </m:e>
                      <m:sub>
                        <m:r>
                          <w:rPr>
                            <w:rFonts w:ascii="Cambria Math" w:hAnsi="Cambria Math" w:cs="Arial"/>
                            <w:sz w:val="24"/>
                            <w:szCs w:val="24"/>
                          </w:rPr>
                          <m:t>Dye Control</m:t>
                        </m:r>
                      </m:sub>
                    </m:sSub>
                    <m:r>
                      <w:rPr>
                        <w:rFonts w:ascii="Cambria Math" w:eastAsia="MS Mincho" w:hAnsi="Cambria Math" w:cs="Arial"/>
                        <w:sz w:val="24"/>
                        <w:szCs w:val="24"/>
                      </w:rPr>
                      <m:t>-</m:t>
                    </m:r>
                    <m:sSub>
                      <m:sSubPr>
                        <m:ctrlPr>
                          <w:rPr>
                            <w:rFonts w:ascii="Cambria Math" w:eastAsia="MS Mincho" w:hAnsi="Cambria Math" w:cs="Arial"/>
                            <w:i/>
                            <w:sz w:val="24"/>
                            <w:szCs w:val="24"/>
                          </w:rPr>
                        </m:ctrlPr>
                      </m:sSubPr>
                      <m:e>
                        <m:r>
                          <w:rPr>
                            <w:rFonts w:ascii="Cambria Math" w:eastAsia="MS Mincho" w:hAnsi="Cambria Math" w:cs="Arial"/>
                            <w:sz w:val="24"/>
                            <w:szCs w:val="24"/>
                          </w:rPr>
                          <m:t>Abs</m:t>
                        </m:r>
                      </m:e>
                      <m:sub>
                        <m:r>
                          <w:rPr>
                            <w:rFonts w:ascii="Cambria Math" w:eastAsia="MS Mincho" w:hAnsi="Cambria Math" w:cs="Arial"/>
                            <w:sz w:val="24"/>
                            <w:szCs w:val="24"/>
                          </w:rPr>
                          <m:t>Sample</m:t>
                        </m:r>
                      </m:sub>
                    </m:sSub>
                  </m:num>
                  <m:den>
                    <m:sSub>
                      <m:sSubPr>
                        <m:ctrlPr>
                          <w:rPr>
                            <w:rFonts w:ascii="Cambria Math" w:hAnsi="Cambria Math" w:cs="Arial"/>
                            <w:i/>
                            <w:sz w:val="24"/>
                            <w:szCs w:val="24"/>
                          </w:rPr>
                        </m:ctrlPr>
                      </m:sSubPr>
                      <m:e>
                        <m:r>
                          <w:rPr>
                            <w:rFonts w:ascii="Cambria Math" w:hAnsi="Cambria Math" w:cs="Arial"/>
                            <w:sz w:val="24"/>
                            <w:szCs w:val="24"/>
                          </w:rPr>
                          <m:t>Abs</m:t>
                        </m:r>
                      </m:e>
                      <m:sub>
                        <m:r>
                          <w:rPr>
                            <w:rFonts w:ascii="Cambria Math" w:hAnsi="Cambria Math" w:cs="Arial"/>
                            <w:sz w:val="24"/>
                            <w:szCs w:val="24"/>
                          </w:rPr>
                          <m:t>Dye Control</m:t>
                        </m:r>
                      </m:sub>
                    </m:sSub>
                  </m:den>
                </m:f>
              </m:oMath>
            </m:oMathPara>
          </w:p>
        </w:tc>
        <w:tc>
          <w:tcPr>
            <w:tcW w:w="1607" w:type="dxa"/>
            <w:tcBorders>
              <w:top w:val="nil"/>
              <w:left w:val="nil"/>
              <w:bottom w:val="nil"/>
              <w:right w:val="nil"/>
            </w:tcBorders>
            <w:vAlign w:val="center"/>
          </w:tcPr>
          <w:p w14:paraId="438434DF" w14:textId="3659D82F" w:rsidR="0040268E" w:rsidRPr="00D53175" w:rsidRDefault="00DA043F" w:rsidP="00C1500A">
            <w:pPr>
              <w:pStyle w:val="MDPI3aequationnumber"/>
              <w:spacing w:line="260" w:lineRule="atLeast"/>
              <w:rPr>
                <w:rFonts w:ascii="Arial" w:hAnsi="Arial" w:cs="Arial"/>
                <w:sz w:val="24"/>
                <w:szCs w:val="24"/>
              </w:rPr>
            </w:pPr>
            <w:bookmarkStart w:id="96" w:name="_Ref46180253"/>
            <w:r w:rsidRPr="00D53175">
              <w:rPr>
                <w:rFonts w:ascii="Arial" w:hAnsi="Arial" w:cs="Arial"/>
                <w:sz w:val="24"/>
                <w:szCs w:val="24"/>
              </w:rPr>
              <w:t xml:space="preserve">Eq. </w:t>
            </w:r>
            <w:r w:rsidR="0040268E" w:rsidRPr="00D53175">
              <w:rPr>
                <w:rFonts w:ascii="Arial" w:hAnsi="Arial" w:cs="Arial"/>
                <w:sz w:val="24"/>
                <w:szCs w:val="24"/>
              </w:rPr>
              <w:t>(</w:t>
            </w:r>
            <w:r w:rsidR="0040268E" w:rsidRPr="00D53175">
              <w:rPr>
                <w:rFonts w:ascii="Arial" w:hAnsi="Arial" w:cs="Arial"/>
                <w:sz w:val="24"/>
                <w:szCs w:val="24"/>
              </w:rPr>
              <w:fldChar w:fldCharType="begin"/>
            </w:r>
            <w:r w:rsidR="0040268E" w:rsidRPr="00D53175">
              <w:rPr>
                <w:rFonts w:ascii="Arial" w:hAnsi="Arial" w:cs="Arial"/>
                <w:sz w:val="24"/>
                <w:szCs w:val="24"/>
              </w:rPr>
              <w:instrText xml:space="preserve"> SEQ Eq._ \* ARABIC </w:instrText>
            </w:r>
            <w:r w:rsidR="0040268E" w:rsidRPr="00D53175">
              <w:rPr>
                <w:rFonts w:ascii="Arial" w:hAnsi="Arial" w:cs="Arial"/>
                <w:sz w:val="24"/>
                <w:szCs w:val="24"/>
              </w:rPr>
              <w:fldChar w:fldCharType="separate"/>
            </w:r>
            <w:r w:rsidR="00017089" w:rsidRPr="00D53175">
              <w:rPr>
                <w:rFonts w:ascii="Arial" w:hAnsi="Arial" w:cs="Arial"/>
                <w:noProof/>
                <w:sz w:val="24"/>
                <w:szCs w:val="24"/>
              </w:rPr>
              <w:t>8</w:t>
            </w:r>
            <w:r w:rsidR="0040268E" w:rsidRPr="00D53175">
              <w:rPr>
                <w:rFonts w:ascii="Arial" w:hAnsi="Arial" w:cs="Arial"/>
                <w:sz w:val="24"/>
                <w:szCs w:val="24"/>
              </w:rPr>
              <w:fldChar w:fldCharType="end"/>
            </w:r>
            <w:bookmarkEnd w:id="96"/>
            <w:r w:rsidR="0040268E" w:rsidRPr="00D53175">
              <w:rPr>
                <w:rFonts w:ascii="Arial" w:hAnsi="Arial" w:cs="Arial"/>
                <w:sz w:val="24"/>
                <w:szCs w:val="24"/>
              </w:rPr>
              <w:t>)</w:t>
            </w:r>
          </w:p>
        </w:tc>
      </w:tr>
    </w:tbl>
    <w:p w14:paraId="4A2D4152" w14:textId="4F114DB2" w:rsidR="00DE545B" w:rsidRPr="00D53175" w:rsidRDefault="008063C4" w:rsidP="007F7C1F">
      <w:pPr>
        <w:pStyle w:val="Heading3"/>
        <w:numPr>
          <w:ilvl w:val="2"/>
          <w:numId w:val="24"/>
        </w:numPr>
        <w:rPr>
          <w:rFonts w:ascii="Arial" w:hAnsi="Arial" w:cs="Arial"/>
          <w:lang w:val="en-US"/>
        </w:rPr>
      </w:pPr>
      <w:bookmarkStart w:id="97" w:name="_Toc58721029"/>
      <w:r w:rsidRPr="00D53175">
        <w:rPr>
          <w:rFonts w:ascii="Arial" w:hAnsi="Arial" w:cs="Arial"/>
          <w:lang w:val="en-US"/>
        </w:rPr>
        <w:t>Experimental tests for</w:t>
      </w:r>
      <w:r w:rsidR="00CC37E3" w:rsidRPr="00D53175">
        <w:rPr>
          <w:rFonts w:ascii="Arial" w:hAnsi="Arial" w:cs="Arial"/>
          <w:lang w:val="en-US"/>
        </w:rPr>
        <w:t xml:space="preserve"> </w:t>
      </w:r>
      <w:r w:rsidR="007E4B94" w:rsidRPr="00D53175">
        <w:rPr>
          <w:rFonts w:ascii="Arial" w:hAnsi="Arial" w:cs="Arial"/>
          <w:lang w:val="en-US"/>
        </w:rPr>
        <w:t xml:space="preserve">remediation </w:t>
      </w:r>
      <w:r w:rsidR="00016442" w:rsidRPr="00D53175">
        <w:rPr>
          <w:rFonts w:ascii="Arial" w:hAnsi="Arial" w:cs="Arial"/>
          <w:lang w:val="en-US"/>
        </w:rPr>
        <w:t>of a</w:t>
      </w:r>
      <w:r w:rsidR="00DE545B" w:rsidRPr="00D53175">
        <w:rPr>
          <w:rFonts w:ascii="Arial" w:hAnsi="Arial" w:cs="Arial"/>
          <w:lang w:val="en-US"/>
        </w:rPr>
        <w:t>rtificial wastewate</w:t>
      </w:r>
      <w:r w:rsidR="00016442" w:rsidRPr="00D53175">
        <w:rPr>
          <w:rFonts w:ascii="Arial" w:hAnsi="Arial" w:cs="Arial"/>
          <w:lang w:val="en-US"/>
        </w:rPr>
        <w:t>r</w:t>
      </w:r>
      <w:bookmarkEnd w:id="97"/>
    </w:p>
    <w:p w14:paraId="5FCA75F6" w14:textId="2806BEC0" w:rsidR="0093124B" w:rsidRPr="00D53175" w:rsidRDefault="0093124B" w:rsidP="00532AD5">
      <w:pPr>
        <w:jc w:val="both"/>
        <w:rPr>
          <w:rFonts w:ascii="Arial" w:hAnsi="Arial" w:cs="Arial"/>
          <w:szCs w:val="24"/>
          <w:lang w:val="en-US"/>
        </w:rPr>
      </w:pPr>
      <w:r w:rsidRPr="00D53175">
        <w:rPr>
          <w:rFonts w:ascii="Arial" w:hAnsi="Arial" w:cs="Arial"/>
          <w:szCs w:val="24"/>
          <w:lang w:val="en-US"/>
        </w:rPr>
        <w:t>Artificial W</w:t>
      </w:r>
      <w:r w:rsidR="00532AD5" w:rsidRPr="00D53175">
        <w:rPr>
          <w:rFonts w:ascii="Arial" w:hAnsi="Arial" w:cs="Arial"/>
          <w:szCs w:val="24"/>
          <w:lang w:val="en-US"/>
        </w:rPr>
        <w:t xml:space="preserve">astewater </w:t>
      </w:r>
      <w:r w:rsidRPr="00D53175">
        <w:rPr>
          <w:rFonts w:ascii="Arial" w:hAnsi="Arial" w:cs="Arial"/>
          <w:szCs w:val="24"/>
          <w:lang w:val="en-US"/>
        </w:rPr>
        <w:t xml:space="preserve">(AW) </w:t>
      </w:r>
      <w:r w:rsidR="00532AD5" w:rsidRPr="00D53175">
        <w:rPr>
          <w:rFonts w:ascii="Arial" w:hAnsi="Arial" w:cs="Arial"/>
          <w:szCs w:val="24"/>
          <w:lang w:val="en-US"/>
        </w:rPr>
        <w:t xml:space="preserve">was </w:t>
      </w:r>
      <w:r w:rsidR="002741D4" w:rsidRPr="00D53175">
        <w:rPr>
          <w:rFonts w:ascii="Arial" w:hAnsi="Arial" w:cs="Arial"/>
          <w:szCs w:val="24"/>
          <w:lang w:val="en-US"/>
        </w:rPr>
        <w:t xml:space="preserve">prepared </w:t>
      </w:r>
      <w:r w:rsidR="00353D6F" w:rsidRPr="00D53175">
        <w:rPr>
          <w:rFonts w:ascii="Arial" w:hAnsi="Arial" w:cs="Arial"/>
          <w:szCs w:val="24"/>
          <w:lang w:val="en-US"/>
        </w:rPr>
        <w:t xml:space="preserve">at </w:t>
      </w:r>
      <w:r w:rsidR="003C076F" w:rsidRPr="00D53175">
        <w:rPr>
          <w:rFonts w:ascii="Arial" w:hAnsi="Arial" w:cs="Arial"/>
          <w:szCs w:val="24"/>
          <w:lang w:val="en-US"/>
        </w:rPr>
        <w:t xml:space="preserve">pH </w:t>
      </w:r>
      <w:r w:rsidR="00353D6F" w:rsidRPr="00D53175">
        <w:rPr>
          <w:rFonts w:ascii="Arial" w:hAnsi="Arial" w:cs="Arial"/>
          <w:szCs w:val="24"/>
          <w:lang w:val="en-US"/>
        </w:rPr>
        <w:t xml:space="preserve">4.42 </w:t>
      </w:r>
      <w:r w:rsidR="007E4B94" w:rsidRPr="00D53175">
        <w:rPr>
          <w:rFonts w:ascii="Arial" w:hAnsi="Arial" w:cs="Arial"/>
          <w:szCs w:val="24"/>
          <w:lang w:val="en-US"/>
        </w:rPr>
        <w:t xml:space="preserve">and </w:t>
      </w:r>
      <w:r w:rsidR="00532AD5" w:rsidRPr="00D53175">
        <w:rPr>
          <w:rFonts w:ascii="Arial" w:hAnsi="Arial" w:cs="Arial"/>
          <w:szCs w:val="24"/>
          <w:lang w:val="en-US"/>
        </w:rPr>
        <w:t>three concentrations of Phenol</w:t>
      </w:r>
      <w:r w:rsidR="002741D4" w:rsidRPr="00D53175">
        <w:rPr>
          <w:rFonts w:ascii="Arial" w:hAnsi="Arial" w:cs="Arial"/>
          <w:szCs w:val="24"/>
          <w:lang w:val="en-US"/>
        </w:rPr>
        <w:t>,</w:t>
      </w:r>
      <w:r w:rsidR="00353D6F" w:rsidRPr="00D53175">
        <w:rPr>
          <w:rFonts w:ascii="Arial" w:hAnsi="Arial" w:cs="Arial"/>
          <w:szCs w:val="24"/>
          <w:lang w:val="en-US"/>
        </w:rPr>
        <w:t xml:space="preserve"> namely,</w:t>
      </w:r>
      <w:r w:rsidR="00532AD5" w:rsidRPr="00D53175">
        <w:rPr>
          <w:rFonts w:ascii="Arial" w:hAnsi="Arial" w:cs="Arial"/>
          <w:szCs w:val="24"/>
          <w:lang w:val="en-US"/>
        </w:rPr>
        <w:t xml:space="preserve"> </w:t>
      </w:r>
      <w:r w:rsidR="00ED13A1" w:rsidRPr="00D53175">
        <w:rPr>
          <w:rFonts w:ascii="Arial" w:hAnsi="Arial" w:cs="Arial"/>
          <w:szCs w:val="24"/>
          <w:lang w:val="en-US"/>
        </w:rPr>
        <w:t>5 mg/</w:t>
      </w:r>
      <w:r w:rsidR="00353D6F" w:rsidRPr="00D53175">
        <w:rPr>
          <w:rFonts w:ascii="Arial" w:hAnsi="Arial" w:cs="Arial"/>
          <w:szCs w:val="24"/>
          <w:lang w:val="en-US"/>
        </w:rPr>
        <w:t>L</w:t>
      </w:r>
      <w:r w:rsidR="00ED13A1" w:rsidRPr="00D53175">
        <w:rPr>
          <w:rFonts w:ascii="Arial" w:hAnsi="Arial" w:cs="Arial"/>
          <w:szCs w:val="24"/>
          <w:lang w:val="en-US"/>
        </w:rPr>
        <w:t>, 10 mg/</w:t>
      </w:r>
      <w:r w:rsidR="00353D6F" w:rsidRPr="00D53175">
        <w:rPr>
          <w:rFonts w:ascii="Arial" w:hAnsi="Arial" w:cs="Arial"/>
          <w:szCs w:val="24"/>
          <w:lang w:val="en-US"/>
        </w:rPr>
        <w:t>L,</w:t>
      </w:r>
      <w:r w:rsidR="00ED13A1" w:rsidRPr="00D53175">
        <w:rPr>
          <w:rFonts w:ascii="Arial" w:hAnsi="Arial" w:cs="Arial"/>
          <w:szCs w:val="24"/>
          <w:lang w:val="en-US"/>
        </w:rPr>
        <w:t xml:space="preserve"> and 20 mg/</w:t>
      </w:r>
      <w:r w:rsidR="00353D6F" w:rsidRPr="00D53175">
        <w:rPr>
          <w:rFonts w:ascii="Arial" w:hAnsi="Arial" w:cs="Arial"/>
          <w:szCs w:val="24"/>
          <w:lang w:val="en-US"/>
        </w:rPr>
        <w:t>L</w:t>
      </w:r>
      <w:r w:rsidR="00ED13A1" w:rsidRPr="00D53175">
        <w:rPr>
          <w:rFonts w:ascii="Arial" w:hAnsi="Arial" w:cs="Arial"/>
          <w:szCs w:val="24"/>
          <w:lang w:val="en-US"/>
        </w:rPr>
        <w:t>.</w:t>
      </w:r>
      <w:r w:rsidR="00532AD5" w:rsidRPr="00D53175">
        <w:rPr>
          <w:rFonts w:ascii="Arial" w:hAnsi="Arial" w:cs="Arial"/>
          <w:szCs w:val="24"/>
          <w:lang w:val="en-US"/>
        </w:rPr>
        <w:t xml:space="preserve"> </w:t>
      </w:r>
      <w:r w:rsidR="00353D6F" w:rsidRPr="00D53175">
        <w:rPr>
          <w:rFonts w:ascii="Arial" w:hAnsi="Arial" w:cs="Arial"/>
          <w:szCs w:val="24"/>
          <w:lang w:val="en-US"/>
        </w:rPr>
        <w:t xml:space="preserve">Each microreactor was infused with </w:t>
      </w:r>
      <w:r w:rsidR="00532AD5" w:rsidRPr="00D53175">
        <w:rPr>
          <w:rFonts w:ascii="Arial" w:hAnsi="Arial" w:cs="Arial"/>
          <w:szCs w:val="24"/>
          <w:lang w:val="en-US"/>
        </w:rPr>
        <w:t>5 m</w:t>
      </w:r>
      <w:r w:rsidR="00353D6F" w:rsidRPr="00D53175">
        <w:rPr>
          <w:rFonts w:ascii="Arial" w:hAnsi="Arial" w:cs="Arial"/>
          <w:szCs w:val="24"/>
          <w:lang w:val="en-US"/>
        </w:rPr>
        <w:t>L</w:t>
      </w:r>
      <w:r w:rsidR="00532AD5" w:rsidRPr="00D53175">
        <w:rPr>
          <w:rFonts w:ascii="Arial" w:hAnsi="Arial" w:cs="Arial"/>
          <w:szCs w:val="24"/>
          <w:lang w:val="en-US"/>
        </w:rPr>
        <w:t xml:space="preserve"> of each artificial wastewater solution at a </w:t>
      </w:r>
      <w:r w:rsidR="00353D6F" w:rsidRPr="00D53175">
        <w:rPr>
          <w:rFonts w:ascii="Arial" w:hAnsi="Arial" w:cs="Arial"/>
          <w:szCs w:val="24"/>
          <w:lang w:val="en-US"/>
        </w:rPr>
        <w:t xml:space="preserve">constant </w:t>
      </w:r>
      <w:r w:rsidR="00532AD5" w:rsidRPr="00D53175">
        <w:rPr>
          <w:rFonts w:ascii="Arial" w:hAnsi="Arial" w:cs="Arial"/>
          <w:szCs w:val="24"/>
          <w:lang w:val="en-US"/>
        </w:rPr>
        <w:t>rate of 12 m</w:t>
      </w:r>
      <w:r w:rsidR="00353D6F" w:rsidRPr="00D53175">
        <w:rPr>
          <w:rFonts w:ascii="Arial" w:hAnsi="Arial" w:cs="Arial"/>
          <w:szCs w:val="24"/>
          <w:lang w:val="en-US"/>
        </w:rPr>
        <w:t>L</w:t>
      </w:r>
      <w:r w:rsidR="00532AD5" w:rsidRPr="00D53175">
        <w:rPr>
          <w:rFonts w:ascii="Arial" w:hAnsi="Arial" w:cs="Arial"/>
          <w:szCs w:val="24"/>
          <w:lang w:val="en-US"/>
        </w:rPr>
        <w:t xml:space="preserve">/h for 25 minutes. Prior to this, 5 mg of Lac-Magnetite was introduced to each </w:t>
      </w:r>
      <w:r w:rsidR="00A719BB" w:rsidRPr="00D53175">
        <w:rPr>
          <w:rFonts w:ascii="Arial" w:hAnsi="Arial" w:cs="Arial"/>
          <w:szCs w:val="24"/>
          <w:lang w:val="en-US"/>
        </w:rPr>
        <w:t>microreactor</w:t>
      </w:r>
      <w:r w:rsidR="00532AD5" w:rsidRPr="00D53175">
        <w:rPr>
          <w:rFonts w:ascii="Arial" w:hAnsi="Arial" w:cs="Arial"/>
          <w:szCs w:val="24"/>
          <w:lang w:val="en-US"/>
        </w:rPr>
        <w:t xml:space="preserve"> </w:t>
      </w:r>
      <w:r w:rsidR="00353D6F" w:rsidRPr="00D53175">
        <w:rPr>
          <w:rFonts w:ascii="Arial" w:hAnsi="Arial" w:cs="Arial"/>
          <w:szCs w:val="24"/>
          <w:lang w:val="en-US"/>
        </w:rPr>
        <w:t xml:space="preserve">in the presence of the Neodymium permanent magnets to retain the </w:t>
      </w:r>
      <w:proofErr w:type="spellStart"/>
      <w:r w:rsidR="00BE3834" w:rsidRPr="00D53175">
        <w:rPr>
          <w:rFonts w:ascii="Arial" w:hAnsi="Arial" w:cs="Arial"/>
          <w:szCs w:val="24"/>
          <w:lang w:val="en-US"/>
        </w:rPr>
        <w:t>bionanocomposites</w:t>
      </w:r>
      <w:proofErr w:type="spellEnd"/>
      <w:r w:rsidR="00353D6F" w:rsidRPr="00D53175">
        <w:rPr>
          <w:rFonts w:ascii="Arial" w:hAnsi="Arial" w:cs="Arial"/>
          <w:szCs w:val="24"/>
          <w:lang w:val="en-US"/>
        </w:rPr>
        <w:t xml:space="preserve"> at the reaction loops</w:t>
      </w:r>
      <w:r w:rsidR="00532AD5" w:rsidRPr="00D53175">
        <w:rPr>
          <w:rFonts w:ascii="Arial" w:hAnsi="Arial" w:cs="Arial"/>
          <w:szCs w:val="24"/>
          <w:lang w:val="en-US"/>
        </w:rPr>
        <w:t>.</w:t>
      </w:r>
      <w:r w:rsidR="002741D4" w:rsidRPr="00D53175">
        <w:rPr>
          <w:rFonts w:ascii="Arial" w:hAnsi="Arial" w:cs="Arial"/>
          <w:szCs w:val="24"/>
          <w:lang w:val="en-US"/>
        </w:rPr>
        <w:t xml:space="preserve"> Samples were analyzed using a spectrophotometer GENESYS 10S UV-Vis v4.004 2L5R078128 (Thermo SCIENTIFIC, USA) </w:t>
      </w:r>
      <w:r w:rsidR="00E75F99" w:rsidRPr="00D53175">
        <w:rPr>
          <w:rFonts w:ascii="Arial" w:hAnsi="Arial" w:cs="Arial"/>
          <w:szCs w:val="24"/>
          <w:lang w:val="en-US"/>
        </w:rPr>
        <w:t>by measuring</w:t>
      </w:r>
      <w:r w:rsidR="00164473" w:rsidRPr="00D53175">
        <w:rPr>
          <w:rFonts w:ascii="Arial" w:hAnsi="Arial" w:cs="Arial"/>
          <w:szCs w:val="24"/>
          <w:lang w:val="en-US"/>
        </w:rPr>
        <w:t xml:space="preserve"> the absorbance peak at 270 nm, which is the maximum absorbance for Phenol, and the absorbance area</w:t>
      </w:r>
      <w:r w:rsidR="004F3C8C" w:rsidRPr="00D53175">
        <w:rPr>
          <w:rFonts w:ascii="Arial" w:hAnsi="Arial" w:cs="Arial"/>
          <w:szCs w:val="24"/>
          <w:lang w:val="en-US"/>
        </w:rPr>
        <w:t xml:space="preserve"> </w:t>
      </w:r>
      <w:r w:rsidR="00E75F99" w:rsidRPr="00D53175">
        <w:rPr>
          <w:rFonts w:ascii="Arial" w:hAnsi="Arial" w:cs="Arial"/>
          <w:szCs w:val="24"/>
          <w:lang w:val="en-US"/>
        </w:rPr>
        <w:t xml:space="preserve">in the </w:t>
      </w:r>
      <w:r w:rsidR="004F3C8C" w:rsidRPr="00D53175">
        <w:rPr>
          <w:rFonts w:ascii="Arial" w:hAnsi="Arial" w:cs="Arial"/>
          <w:szCs w:val="24"/>
          <w:lang w:val="en-US"/>
        </w:rPr>
        <w:t>range</w:t>
      </w:r>
      <w:r w:rsidR="002741D4" w:rsidRPr="00D53175">
        <w:rPr>
          <w:rFonts w:ascii="Arial" w:hAnsi="Arial" w:cs="Arial"/>
          <w:szCs w:val="24"/>
          <w:lang w:val="en-US"/>
        </w:rPr>
        <w:t xml:space="preserve"> </w:t>
      </w:r>
      <w:r w:rsidR="00EE5C0E" w:rsidRPr="00D53175">
        <w:rPr>
          <w:rFonts w:ascii="Arial" w:hAnsi="Arial" w:cs="Arial"/>
          <w:szCs w:val="24"/>
          <w:lang w:val="en-US"/>
        </w:rPr>
        <w:t xml:space="preserve">between </w:t>
      </w:r>
      <w:r w:rsidR="002A086A" w:rsidRPr="00D53175">
        <w:rPr>
          <w:rFonts w:ascii="Arial" w:hAnsi="Arial" w:cs="Arial"/>
          <w:szCs w:val="24"/>
          <w:lang w:val="en-US"/>
        </w:rPr>
        <w:t>190</w:t>
      </w:r>
      <w:r w:rsidR="00EE5C0E" w:rsidRPr="00D53175">
        <w:rPr>
          <w:rFonts w:ascii="Arial" w:hAnsi="Arial" w:cs="Arial"/>
          <w:szCs w:val="24"/>
          <w:lang w:val="en-US"/>
        </w:rPr>
        <w:t xml:space="preserve"> </w:t>
      </w:r>
      <w:r w:rsidR="002741D4" w:rsidRPr="00D53175">
        <w:rPr>
          <w:rFonts w:ascii="Arial" w:hAnsi="Arial" w:cs="Arial"/>
          <w:szCs w:val="24"/>
          <w:lang w:val="en-US"/>
        </w:rPr>
        <w:t xml:space="preserve">and </w:t>
      </w:r>
      <w:r w:rsidR="002A086A" w:rsidRPr="00D53175">
        <w:rPr>
          <w:rFonts w:ascii="Arial" w:hAnsi="Arial" w:cs="Arial"/>
          <w:szCs w:val="24"/>
          <w:lang w:val="en-US"/>
        </w:rPr>
        <w:t>11</w:t>
      </w:r>
      <w:r w:rsidR="002741D4" w:rsidRPr="00D53175">
        <w:rPr>
          <w:rFonts w:ascii="Arial" w:hAnsi="Arial" w:cs="Arial"/>
          <w:szCs w:val="24"/>
          <w:lang w:val="en-US"/>
        </w:rPr>
        <w:t xml:space="preserve">00 nm. All measurements were carried out </w:t>
      </w:r>
      <w:r w:rsidR="003C076F" w:rsidRPr="00D53175">
        <w:rPr>
          <w:rFonts w:ascii="Arial" w:hAnsi="Arial" w:cs="Arial"/>
          <w:szCs w:val="24"/>
          <w:lang w:val="en-US"/>
        </w:rPr>
        <w:t xml:space="preserve">in </w:t>
      </w:r>
      <w:r w:rsidR="002741D4" w:rsidRPr="00D53175">
        <w:rPr>
          <w:rFonts w:ascii="Arial" w:hAnsi="Arial" w:cs="Arial"/>
          <w:szCs w:val="24"/>
          <w:lang w:val="en-US"/>
        </w:rPr>
        <w:t>triplicate.</w:t>
      </w:r>
    </w:p>
    <w:p w14:paraId="1CC15A3D" w14:textId="3AAC2661" w:rsidR="0093124B" w:rsidRPr="00D53175" w:rsidRDefault="0093124B" w:rsidP="00061FF2">
      <w:pPr>
        <w:jc w:val="both"/>
        <w:rPr>
          <w:rFonts w:ascii="Arial" w:hAnsi="Arial" w:cs="Arial"/>
          <w:szCs w:val="24"/>
          <w:lang w:val="en-US"/>
        </w:rPr>
      </w:pPr>
      <w:r w:rsidRPr="00D53175">
        <w:rPr>
          <w:rFonts w:ascii="Arial" w:hAnsi="Arial" w:cs="Arial"/>
          <w:szCs w:val="24"/>
          <w:lang w:val="en-US"/>
        </w:rPr>
        <w:t xml:space="preserve">The </w:t>
      </w:r>
      <w:r w:rsidR="00E24A2D" w:rsidRPr="00D53175">
        <w:rPr>
          <w:rFonts w:ascii="Arial" w:hAnsi="Arial" w:cs="Arial"/>
          <w:szCs w:val="24"/>
          <w:lang w:val="en-US"/>
        </w:rPr>
        <w:t>Phenol</w:t>
      </w:r>
      <w:r w:rsidR="008063C4" w:rsidRPr="00D53175">
        <w:rPr>
          <w:rFonts w:ascii="Arial" w:hAnsi="Arial" w:cs="Arial"/>
          <w:szCs w:val="24"/>
          <w:lang w:val="en-US"/>
        </w:rPr>
        <w:t xml:space="preserve"> </w:t>
      </w:r>
      <w:r w:rsidR="00215884" w:rsidRPr="00D53175">
        <w:rPr>
          <w:rFonts w:ascii="Arial" w:hAnsi="Arial" w:cs="Arial"/>
          <w:szCs w:val="24"/>
          <w:lang w:val="en-US"/>
        </w:rPr>
        <w:t>oxidation</w:t>
      </w:r>
      <w:r w:rsidR="008C6C85" w:rsidRPr="00D53175">
        <w:rPr>
          <w:rFonts w:ascii="Arial" w:hAnsi="Arial" w:cs="Arial"/>
          <w:szCs w:val="24"/>
          <w:lang w:val="en-US"/>
        </w:rPr>
        <w:t xml:space="preserve"> wa</w:t>
      </w:r>
      <w:r w:rsidR="008063C4" w:rsidRPr="00D53175">
        <w:rPr>
          <w:rFonts w:ascii="Arial" w:hAnsi="Arial" w:cs="Arial"/>
          <w:szCs w:val="24"/>
          <w:lang w:val="en-US"/>
        </w:rPr>
        <w:t>s calculated as a percentage of</w:t>
      </w:r>
      <w:r w:rsidR="00E24A2D" w:rsidRPr="00D53175">
        <w:rPr>
          <w:rFonts w:ascii="Arial" w:hAnsi="Arial" w:cs="Arial"/>
          <w:szCs w:val="24"/>
          <w:lang w:val="en-US"/>
        </w:rPr>
        <w:t xml:space="preserve"> change</w:t>
      </w:r>
      <w:r w:rsidRPr="00D53175">
        <w:rPr>
          <w:rFonts w:ascii="Arial" w:hAnsi="Arial" w:cs="Arial"/>
          <w:szCs w:val="24"/>
          <w:lang w:val="en-US"/>
        </w:rPr>
        <w:t xml:space="preserve"> </w:t>
      </w:r>
      <w:r w:rsidR="00954C7F" w:rsidRPr="00D53175">
        <w:rPr>
          <w:rFonts w:ascii="Arial" w:hAnsi="Arial" w:cs="Arial"/>
          <w:szCs w:val="24"/>
          <w:lang w:val="en-US"/>
        </w:rPr>
        <w:t>in the phenol composition</w:t>
      </w:r>
      <w:r w:rsidR="00215884" w:rsidRPr="00D53175">
        <w:rPr>
          <w:rFonts w:ascii="Arial" w:hAnsi="Arial" w:cs="Arial"/>
          <w:szCs w:val="24"/>
          <w:lang w:val="en-US"/>
        </w:rPr>
        <w:t xml:space="preserve">, </w:t>
      </w:r>
      <w:r w:rsidR="008C6C85" w:rsidRPr="00D53175">
        <w:rPr>
          <w:rFonts w:ascii="Arial" w:hAnsi="Arial" w:cs="Arial"/>
          <w:szCs w:val="24"/>
          <w:lang w:val="en-US"/>
        </w:rPr>
        <w:t>according to</w:t>
      </w:r>
      <w:r w:rsidR="004C3F09" w:rsidRPr="00D53175">
        <w:rPr>
          <w:rFonts w:ascii="Arial" w:hAnsi="Arial" w:cs="Arial"/>
          <w:szCs w:val="24"/>
          <w:lang w:val="en-US"/>
        </w:rPr>
        <w:t xml:space="preserve"> </w:t>
      </w:r>
      <w:r w:rsidR="004C3F09" w:rsidRPr="00D53175">
        <w:rPr>
          <w:rFonts w:ascii="Arial" w:hAnsi="Arial" w:cs="Arial"/>
          <w:szCs w:val="24"/>
          <w:lang w:val="en-US"/>
        </w:rPr>
        <w:fldChar w:fldCharType="begin"/>
      </w:r>
      <w:r w:rsidR="004C3F09" w:rsidRPr="00D53175">
        <w:rPr>
          <w:rFonts w:ascii="Arial" w:hAnsi="Arial" w:cs="Arial"/>
          <w:szCs w:val="24"/>
          <w:lang w:val="en-US"/>
        </w:rPr>
        <w:instrText xml:space="preserve"> REF _Ref46180644 \h </w:instrText>
      </w:r>
      <w:r w:rsidR="00061FF2" w:rsidRPr="00D53175">
        <w:rPr>
          <w:rFonts w:ascii="Arial" w:hAnsi="Arial" w:cs="Arial"/>
          <w:szCs w:val="24"/>
          <w:lang w:val="en-US"/>
        </w:rPr>
        <w:instrText xml:space="preserve"> \* MERGEFORMAT </w:instrText>
      </w:r>
      <w:r w:rsidR="004C3F09" w:rsidRPr="00D53175">
        <w:rPr>
          <w:rFonts w:ascii="Arial" w:hAnsi="Arial" w:cs="Arial"/>
          <w:szCs w:val="24"/>
          <w:lang w:val="en-US"/>
        </w:rPr>
      </w:r>
      <w:r w:rsidR="004C3F09" w:rsidRPr="00D53175">
        <w:rPr>
          <w:rFonts w:ascii="Arial" w:hAnsi="Arial" w:cs="Arial"/>
          <w:szCs w:val="24"/>
          <w:lang w:val="en-US"/>
        </w:rPr>
        <w:fldChar w:fldCharType="separate"/>
      </w:r>
      <w:r w:rsidR="00017089" w:rsidRPr="00D53175">
        <w:rPr>
          <w:rFonts w:ascii="Arial" w:hAnsi="Arial" w:cs="Arial"/>
          <w:noProof/>
          <w:szCs w:val="24"/>
          <w:lang w:val="en-US"/>
        </w:rPr>
        <w:t>Eq</w:t>
      </w:r>
      <w:r w:rsidR="00017089" w:rsidRPr="00D53175">
        <w:rPr>
          <w:rFonts w:ascii="Arial" w:hAnsi="Arial" w:cs="Arial"/>
          <w:szCs w:val="24"/>
          <w:lang w:val="en-US"/>
        </w:rPr>
        <w:t>. (</w:t>
      </w:r>
      <w:r w:rsidR="00017089" w:rsidRPr="00D53175">
        <w:rPr>
          <w:rFonts w:ascii="Arial" w:hAnsi="Arial" w:cs="Arial"/>
          <w:noProof/>
          <w:szCs w:val="24"/>
          <w:lang w:val="en-US"/>
        </w:rPr>
        <w:t>9</w:t>
      </w:r>
      <w:r w:rsidR="004C3F09" w:rsidRPr="00D53175">
        <w:rPr>
          <w:rFonts w:ascii="Arial" w:hAnsi="Arial" w:cs="Arial"/>
          <w:szCs w:val="24"/>
          <w:lang w:val="en-US"/>
        </w:rPr>
        <w:fldChar w:fldCharType="end"/>
      </w:r>
      <w:r w:rsidR="00720ACB" w:rsidRPr="00D53175">
        <w:rPr>
          <w:rFonts w:ascii="Arial" w:hAnsi="Arial" w:cs="Arial"/>
          <w:szCs w:val="24"/>
          <w:lang w:val="en-US"/>
        </w:rPr>
        <w:t>)</w:t>
      </w:r>
      <w:r w:rsidR="00215884" w:rsidRPr="00D53175">
        <w:rPr>
          <w:rFonts w:ascii="Arial" w:hAnsi="Arial" w:cs="Arial"/>
          <w:szCs w:val="24"/>
          <w:lang w:val="en-US"/>
        </w:rPr>
        <w:t>.</w:t>
      </w:r>
      <w:r w:rsidRPr="00D53175">
        <w:rPr>
          <w:rFonts w:ascii="Arial" w:hAnsi="Arial" w:cs="Arial"/>
          <w:szCs w:val="24"/>
          <w:lang w:val="en-US"/>
        </w:rPr>
        <w:t xml:space="preserve"> W</w:t>
      </w:r>
      <w:r w:rsidR="008C6C85" w:rsidRPr="00D53175">
        <w:rPr>
          <w:rFonts w:ascii="Arial" w:hAnsi="Arial" w:cs="Arial"/>
          <w:szCs w:val="24"/>
          <w:lang w:val="en-US"/>
        </w:rPr>
        <w:t>h</w:t>
      </w:r>
      <w:r w:rsidRPr="00D53175">
        <w:rPr>
          <w:rFonts w:ascii="Arial" w:hAnsi="Arial" w:cs="Arial"/>
          <w:szCs w:val="24"/>
          <w:lang w:val="en-US"/>
        </w:rPr>
        <w:t xml:space="preserve">ere the </w:t>
      </w:r>
      <m:oMath>
        <m:sSub>
          <m:sSubPr>
            <m:ctrlPr>
              <w:rPr>
                <w:rFonts w:ascii="Cambria Math" w:hAnsi="Cambria Math" w:cs="Arial"/>
                <w:i/>
                <w:szCs w:val="24"/>
                <w:lang w:val="en-US"/>
              </w:rPr>
            </m:ctrlPr>
          </m:sSubPr>
          <m:e>
            <m:r>
              <w:rPr>
                <w:rFonts w:ascii="Cambria Math" w:hAnsi="Cambria Math" w:cs="Arial"/>
                <w:szCs w:val="24"/>
                <w:lang w:val="en-US"/>
              </w:rPr>
              <m:t>Abs</m:t>
            </m:r>
          </m:e>
          <m:sub>
            <m:r>
              <w:rPr>
                <w:rFonts w:ascii="Cambria Math" w:hAnsi="Cambria Math" w:cs="Arial"/>
                <w:szCs w:val="24"/>
                <w:lang w:val="en-US"/>
              </w:rPr>
              <m:t>AW Control</m:t>
            </m:r>
          </m:sub>
        </m:sSub>
      </m:oMath>
      <w:r w:rsidRPr="00D53175">
        <w:rPr>
          <w:rFonts w:ascii="Arial" w:hAnsi="Arial" w:cs="Arial"/>
          <w:szCs w:val="24"/>
          <w:lang w:val="en-US"/>
        </w:rPr>
        <w:t xml:space="preserve"> is the average absorbance </w:t>
      </w:r>
      <w:r w:rsidR="00486A9F" w:rsidRPr="00D53175">
        <w:rPr>
          <w:rFonts w:ascii="Arial" w:hAnsi="Arial" w:cs="Arial"/>
          <w:szCs w:val="24"/>
          <w:lang w:val="en-US"/>
        </w:rPr>
        <w:t>(at the absorbance peak or area</w:t>
      </w:r>
      <w:r w:rsidR="003C076F" w:rsidRPr="00D53175">
        <w:rPr>
          <w:rFonts w:ascii="Arial" w:hAnsi="Arial" w:cs="Arial"/>
          <w:szCs w:val="24"/>
          <w:lang w:val="en-US"/>
        </w:rPr>
        <w:t xml:space="preserve"> under the absorbance curve,</w:t>
      </w:r>
      <w:r w:rsidR="00486A9F" w:rsidRPr="00D53175">
        <w:rPr>
          <w:rFonts w:ascii="Arial" w:hAnsi="Arial" w:cs="Arial"/>
          <w:szCs w:val="24"/>
          <w:lang w:val="en-US"/>
        </w:rPr>
        <w:t xml:space="preserve"> respectively)</w:t>
      </w:r>
      <w:r w:rsidRPr="00D53175">
        <w:rPr>
          <w:rFonts w:ascii="Arial" w:hAnsi="Arial" w:cs="Arial"/>
          <w:szCs w:val="24"/>
          <w:lang w:val="en-US"/>
        </w:rPr>
        <w:t xml:space="preserve"> of the </w:t>
      </w:r>
      <w:r w:rsidR="00E24A2D" w:rsidRPr="00D53175">
        <w:rPr>
          <w:rFonts w:ascii="Arial" w:hAnsi="Arial" w:cs="Arial"/>
          <w:szCs w:val="24"/>
          <w:lang w:val="en-US"/>
        </w:rPr>
        <w:t>phenol</w:t>
      </w:r>
      <w:r w:rsidRPr="00D53175">
        <w:rPr>
          <w:rFonts w:ascii="Arial" w:hAnsi="Arial" w:cs="Arial"/>
          <w:szCs w:val="24"/>
          <w:lang w:val="en-US"/>
        </w:rPr>
        <w:t xml:space="preserve"> at each concentration previous to enter</w:t>
      </w:r>
      <w:r w:rsidR="008C6C85" w:rsidRPr="00D53175">
        <w:rPr>
          <w:rFonts w:ascii="Arial" w:hAnsi="Arial" w:cs="Arial"/>
          <w:szCs w:val="24"/>
          <w:lang w:val="en-US"/>
        </w:rPr>
        <w:t>ing</w:t>
      </w:r>
      <w:r w:rsidRPr="00D53175">
        <w:rPr>
          <w:rFonts w:ascii="Arial" w:hAnsi="Arial" w:cs="Arial"/>
          <w:szCs w:val="24"/>
          <w:lang w:val="en-US"/>
        </w:rPr>
        <w:t xml:space="preserve"> the </w:t>
      </w:r>
      <w:r w:rsidR="00A719BB" w:rsidRPr="00D53175">
        <w:rPr>
          <w:rFonts w:ascii="Arial" w:hAnsi="Arial" w:cs="Arial"/>
          <w:szCs w:val="24"/>
          <w:lang w:val="en-US"/>
        </w:rPr>
        <w:t>microreactor</w:t>
      </w:r>
      <w:r w:rsidR="008C6C85" w:rsidRPr="00D53175">
        <w:rPr>
          <w:rFonts w:ascii="Arial" w:hAnsi="Arial" w:cs="Arial"/>
          <w:szCs w:val="24"/>
          <w:lang w:val="en-US"/>
        </w:rPr>
        <w:t>,</w:t>
      </w:r>
      <w:r w:rsidRPr="00D53175">
        <w:rPr>
          <w:rFonts w:ascii="Arial" w:hAnsi="Arial" w:cs="Arial"/>
          <w:szCs w:val="24"/>
          <w:lang w:val="en-US"/>
        </w:rPr>
        <w:t xml:space="preserve"> and the </w:t>
      </w:r>
      <m:oMath>
        <m:sSub>
          <m:sSubPr>
            <m:ctrlPr>
              <w:rPr>
                <w:rFonts w:ascii="Cambria Math" w:hAnsi="Cambria Math" w:cs="Arial"/>
                <w:i/>
                <w:szCs w:val="24"/>
                <w:lang w:val="en-US"/>
              </w:rPr>
            </m:ctrlPr>
          </m:sSubPr>
          <m:e>
            <m:r>
              <w:rPr>
                <w:rFonts w:ascii="Cambria Math" w:hAnsi="Cambria Math" w:cs="Arial"/>
                <w:szCs w:val="24"/>
                <w:lang w:val="en-US"/>
              </w:rPr>
              <m:t>Abs</m:t>
            </m:r>
          </m:e>
          <m:sub>
            <m:r>
              <w:rPr>
                <w:rFonts w:ascii="Cambria Math" w:hAnsi="Cambria Math" w:cs="Arial"/>
                <w:szCs w:val="24"/>
                <w:lang w:val="en-US"/>
              </w:rPr>
              <m:t>Sample</m:t>
            </m:r>
          </m:sub>
        </m:sSub>
      </m:oMath>
      <w:r w:rsidRPr="00D53175">
        <w:rPr>
          <w:rFonts w:ascii="Arial" w:hAnsi="Arial" w:cs="Arial"/>
          <w:szCs w:val="24"/>
          <w:lang w:val="en-US"/>
        </w:rPr>
        <w:t xml:space="preserve"> is the absorbance of each replica</w:t>
      </w:r>
      <w:r w:rsidR="00A719FB" w:rsidRPr="00D53175">
        <w:rPr>
          <w:rFonts w:ascii="Arial" w:hAnsi="Arial" w:cs="Arial"/>
          <w:szCs w:val="24"/>
          <w:lang w:val="en-US"/>
        </w:rPr>
        <w:t xml:space="preserve">, while </w:t>
      </w:r>
      <m:oMath>
        <m:r>
          <w:rPr>
            <w:rFonts w:ascii="Cambria Math" w:hAnsi="Cambria Math" w:cs="Arial"/>
            <w:szCs w:val="24"/>
            <w:lang w:val="en-US"/>
          </w:rPr>
          <m:t>A</m:t>
        </m:r>
        <m:r>
          <w:rPr>
            <w:rFonts w:ascii="Cambria Math" w:hAnsi="Cambria Math" w:cs="Arial"/>
            <w:szCs w:val="24"/>
          </w:rPr>
          <m:t>b</m:t>
        </m:r>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Total</m:t>
            </m:r>
            <m:r>
              <w:rPr>
                <w:rFonts w:ascii="Cambria Math" w:hAnsi="Cambria Math" w:cs="Arial"/>
                <w:szCs w:val="24"/>
                <w:lang w:val="en-US"/>
              </w:rPr>
              <m:t xml:space="preserve"> </m:t>
            </m:r>
            <m:r>
              <w:rPr>
                <w:rFonts w:ascii="Cambria Math" w:hAnsi="Cambria Math" w:cs="Arial"/>
                <w:szCs w:val="24"/>
              </w:rPr>
              <m:t>conversion</m:t>
            </m:r>
          </m:sub>
        </m:sSub>
      </m:oMath>
      <w:r w:rsidR="00A719FB" w:rsidRPr="00D53175">
        <w:rPr>
          <w:rFonts w:ascii="Arial" w:hAnsi="Arial" w:cs="Arial"/>
          <w:szCs w:val="24"/>
          <w:lang w:val="en-US"/>
        </w:rPr>
        <w:t xml:space="preserve"> is the absorbance of the total oxidized phenol</w:t>
      </w:r>
      <w:r w:rsidRPr="00D53175">
        <w:rPr>
          <w:rFonts w:ascii="Arial" w:hAnsi="Arial" w:cs="Arial"/>
          <w:szCs w:val="24"/>
          <w:lang w:val="en-US"/>
        </w:rPr>
        <w:t>.</w:t>
      </w:r>
      <w:r w:rsidR="00215884" w:rsidRPr="00D53175">
        <w:rPr>
          <w:rFonts w:ascii="Arial" w:hAnsi="Arial" w:cs="Arial"/>
          <w:szCs w:val="24"/>
          <w:lang w:val="en-US"/>
        </w:rPr>
        <w:t xml:space="preserve"> A value of zero in the percentage corresponds to </w:t>
      </w:r>
      <w:r w:rsidR="00387106" w:rsidRPr="00D53175">
        <w:rPr>
          <w:rFonts w:ascii="Arial" w:hAnsi="Arial" w:cs="Arial"/>
          <w:szCs w:val="24"/>
          <w:lang w:val="en-US"/>
        </w:rPr>
        <w:t>a</w:t>
      </w:r>
      <w:r w:rsidR="00EC4A5B" w:rsidRPr="00D53175">
        <w:rPr>
          <w:rFonts w:ascii="Arial" w:hAnsi="Arial" w:cs="Arial"/>
          <w:szCs w:val="24"/>
          <w:lang w:val="en-US"/>
        </w:rPr>
        <w:t xml:space="preserve"> situation</w:t>
      </w:r>
      <w:r w:rsidR="00387106" w:rsidRPr="00D53175">
        <w:rPr>
          <w:rFonts w:ascii="Arial" w:hAnsi="Arial" w:cs="Arial"/>
          <w:szCs w:val="24"/>
          <w:lang w:val="en-US"/>
        </w:rPr>
        <w:t xml:space="preserve"> of no noticeable change in the phenol contents</w:t>
      </w:r>
      <w:r w:rsidR="00EC4A5B" w:rsidRPr="00D53175">
        <w:rPr>
          <w:rFonts w:ascii="Arial" w:hAnsi="Arial" w:cs="Arial"/>
          <w:szCs w:val="24"/>
          <w:lang w:val="en-US"/>
        </w:rPr>
        <w:t xml:space="preserve"> </w:t>
      </w:r>
      <w:r w:rsidR="00387106" w:rsidRPr="00D53175">
        <w:rPr>
          <w:rFonts w:ascii="Arial" w:hAnsi="Arial" w:cs="Arial"/>
          <w:szCs w:val="24"/>
          <w:lang w:val="en-US"/>
        </w:rPr>
        <w:t xml:space="preserve">while </w:t>
      </w:r>
      <w:r w:rsidR="00EC4A5B" w:rsidRPr="00D53175">
        <w:rPr>
          <w:rFonts w:ascii="Arial" w:hAnsi="Arial" w:cs="Arial"/>
          <w:szCs w:val="24"/>
          <w:lang w:val="en-US"/>
        </w:rPr>
        <w:t xml:space="preserve">negative values represent </w:t>
      </w:r>
      <w:r w:rsidR="00387106" w:rsidRPr="00D53175">
        <w:rPr>
          <w:rFonts w:ascii="Arial" w:hAnsi="Arial" w:cs="Arial"/>
          <w:szCs w:val="24"/>
          <w:lang w:val="en-US"/>
        </w:rPr>
        <w:t>a reduction in such a</w:t>
      </w:r>
      <w:r w:rsidR="00EC4A5B" w:rsidRPr="00D53175">
        <w:rPr>
          <w:rFonts w:ascii="Arial" w:hAnsi="Arial" w:cs="Arial"/>
          <w:szCs w:val="24"/>
          <w:lang w:val="en-US"/>
        </w:rPr>
        <w:t xml:space="preserve"> concentration</w:t>
      </w:r>
      <w:r w:rsidR="00387106" w:rsidRPr="00D53175">
        <w:rPr>
          <w:rFonts w:ascii="Arial" w:hAnsi="Arial" w:cs="Arial"/>
          <w:szCs w:val="24"/>
          <w:lang w:val="en-US"/>
        </w:rPr>
        <w:t xml:space="preserve"> mainly</w:t>
      </w:r>
      <w:r w:rsidR="00EC4A5B" w:rsidRPr="00D53175">
        <w:rPr>
          <w:rFonts w:ascii="Arial" w:hAnsi="Arial" w:cs="Arial"/>
          <w:szCs w:val="24"/>
          <w:lang w:val="en-US"/>
        </w:rPr>
        <w:t xml:space="preserve"> due to physical phenomena (</w:t>
      </w:r>
      <w:r w:rsidR="00EC4A5B" w:rsidRPr="00D53175">
        <w:rPr>
          <w:rFonts w:ascii="Arial" w:hAnsi="Arial" w:cs="Arial"/>
          <w:i/>
          <w:szCs w:val="24"/>
          <w:lang w:val="en-US"/>
        </w:rPr>
        <w:t>e.g.</w:t>
      </w:r>
      <w:r w:rsidR="00387106" w:rsidRPr="00D53175">
        <w:rPr>
          <w:rFonts w:ascii="Arial" w:hAnsi="Arial" w:cs="Arial"/>
          <w:i/>
          <w:szCs w:val="24"/>
          <w:lang w:val="en-US"/>
        </w:rPr>
        <w:t>,</w:t>
      </w:r>
      <w:r w:rsidR="00EC4A5B" w:rsidRPr="00D53175">
        <w:rPr>
          <w:rFonts w:ascii="Arial" w:hAnsi="Arial" w:cs="Arial"/>
          <w:szCs w:val="24"/>
          <w:lang w:val="en-US"/>
        </w:rPr>
        <w:t xml:space="preserve"> adsorption)</w:t>
      </w:r>
      <w:r w:rsidR="00387106" w:rsidRPr="00D53175">
        <w:rPr>
          <w:rFonts w:ascii="Arial" w:hAnsi="Arial" w:cs="Arial"/>
          <w:szCs w:val="24"/>
          <w:lang w:val="en-US"/>
        </w:rPr>
        <w:t>. Also,</w:t>
      </w:r>
      <w:r w:rsidR="00EC4A5B" w:rsidRPr="00D53175">
        <w:rPr>
          <w:rFonts w:ascii="Arial" w:hAnsi="Arial" w:cs="Arial"/>
          <w:szCs w:val="24"/>
          <w:lang w:val="en-US"/>
        </w:rPr>
        <w:t xml:space="preserve"> positive values </w:t>
      </w:r>
      <w:r w:rsidR="00387106" w:rsidRPr="00D53175">
        <w:rPr>
          <w:rFonts w:ascii="Arial" w:hAnsi="Arial" w:cs="Arial"/>
          <w:szCs w:val="24"/>
          <w:lang w:val="en-US"/>
        </w:rPr>
        <w:t xml:space="preserve">might be explained by </w:t>
      </w:r>
      <w:r w:rsidR="00EC4A5B" w:rsidRPr="00D53175">
        <w:rPr>
          <w:rFonts w:ascii="Arial" w:hAnsi="Arial" w:cs="Arial"/>
          <w:szCs w:val="24"/>
          <w:lang w:val="en-US"/>
        </w:rPr>
        <w:t xml:space="preserve">the polymerization of phenol </w:t>
      </w:r>
      <w:r w:rsidR="00387106" w:rsidRPr="00D53175">
        <w:rPr>
          <w:rFonts w:ascii="Arial" w:hAnsi="Arial" w:cs="Arial"/>
          <w:szCs w:val="24"/>
          <w:lang w:val="en-US"/>
        </w:rPr>
        <w:t>upon</w:t>
      </w:r>
      <w:r w:rsidR="00EC4A5B" w:rsidRPr="00D53175">
        <w:rPr>
          <w:rFonts w:ascii="Arial" w:hAnsi="Arial" w:cs="Arial"/>
          <w:szCs w:val="24"/>
          <w:lang w:val="en-US"/>
        </w:rPr>
        <w:t xml:space="preserve"> oxidation by the Laccase</w:t>
      </w:r>
      <w:ins w:id="98" w:author="Juan Carlos Cruz Jimenez" w:date="2021-05-23T21:06:00Z">
        <w:r w:rsidR="00F47F50">
          <w:rPr>
            <w:rFonts w:ascii="Arial" w:hAnsi="Arial" w:cs="Arial"/>
            <w:szCs w:val="24"/>
            <w:lang w:val="en-US"/>
          </w:rPr>
          <w:t xml:space="preserve"> molecules</w:t>
        </w:r>
      </w:ins>
      <w:r w:rsidR="00EC4A5B" w:rsidRPr="00D53175">
        <w:rPr>
          <w:rFonts w:ascii="Arial" w:hAnsi="Arial" w:cs="Arial"/>
          <w:szCs w:val="24"/>
          <w:lang w:val="en-US"/>
        </w:rPr>
        <w:t xml:space="preserve">. </w:t>
      </w:r>
    </w:p>
    <w:tbl>
      <w:tblPr>
        <w:tblStyle w:val="TableGrid"/>
        <w:tblW w:w="0" w:type="auto"/>
        <w:tblLook w:val="04A0" w:firstRow="1" w:lastRow="0" w:firstColumn="1" w:lastColumn="0" w:noHBand="0" w:noVBand="1"/>
      </w:tblPr>
      <w:tblGrid>
        <w:gridCol w:w="7534"/>
        <w:gridCol w:w="1536"/>
      </w:tblGrid>
      <w:tr w:rsidR="003F62CD" w:rsidRPr="00D53175" w14:paraId="1379D0B4" w14:textId="77777777" w:rsidTr="00DA043F">
        <w:trPr>
          <w:trHeight w:val="454"/>
        </w:trPr>
        <w:tc>
          <w:tcPr>
            <w:tcW w:w="7797" w:type="dxa"/>
            <w:tcBorders>
              <w:top w:val="nil"/>
              <w:left w:val="nil"/>
              <w:bottom w:val="nil"/>
              <w:right w:val="nil"/>
            </w:tcBorders>
            <w:vAlign w:val="center"/>
          </w:tcPr>
          <w:p w14:paraId="56D564C4" w14:textId="34AFBCBF" w:rsidR="003F62CD" w:rsidRPr="00D53175" w:rsidRDefault="008063C4" w:rsidP="00A1150D">
            <w:pPr>
              <w:pStyle w:val="MDPI39equation"/>
              <w:spacing w:before="0"/>
              <w:ind w:left="720"/>
              <w:rPr>
                <w:rFonts w:ascii="Arial" w:hAnsi="Arial" w:cs="Arial"/>
                <w:i/>
                <w:sz w:val="24"/>
                <w:szCs w:val="24"/>
              </w:rPr>
            </w:pPr>
            <m:oMathPara>
              <m:oMath>
                <m:r>
                  <w:rPr>
                    <w:rFonts w:ascii="Cambria Math" w:hAnsi="Cambria Math" w:cs="Arial"/>
                    <w:sz w:val="24"/>
                    <w:szCs w:val="24"/>
                  </w:rPr>
                  <m:t xml:space="preserve">% Oxidized Phenol = </m:t>
                </m:r>
                <m:f>
                  <m:fPr>
                    <m:ctrlPr>
                      <w:rPr>
                        <w:rFonts w:ascii="Cambria Math" w:hAnsi="Cambria Math" w:cs="Arial"/>
                        <w:i/>
                        <w:sz w:val="24"/>
                        <w:szCs w:val="24"/>
                      </w:rPr>
                    </m:ctrlPr>
                  </m:fPr>
                  <m:num>
                    <m:sSub>
                      <m:sSubPr>
                        <m:ctrlPr>
                          <w:rPr>
                            <w:rFonts w:ascii="Cambria Math" w:eastAsia="MS Mincho" w:hAnsi="Cambria Math" w:cs="Arial"/>
                            <w:i/>
                            <w:sz w:val="24"/>
                            <w:szCs w:val="24"/>
                          </w:rPr>
                        </m:ctrlPr>
                      </m:sSubPr>
                      <m:e>
                        <m:r>
                          <w:rPr>
                            <w:rFonts w:ascii="Cambria Math" w:eastAsia="MS Mincho" w:hAnsi="Cambria Math" w:cs="Arial"/>
                            <w:sz w:val="24"/>
                            <w:szCs w:val="24"/>
                          </w:rPr>
                          <m:t>Abs</m:t>
                        </m:r>
                      </m:e>
                      <m:sub>
                        <m:r>
                          <w:rPr>
                            <w:rFonts w:ascii="Cambria Math" w:eastAsia="MS Mincho" w:hAnsi="Cambria Math" w:cs="Arial"/>
                            <w:sz w:val="24"/>
                            <w:szCs w:val="24"/>
                          </w:rPr>
                          <m:t>Sample</m:t>
                        </m:r>
                      </m:sub>
                    </m:sSub>
                    <m:r>
                      <w:rPr>
                        <w:rFonts w:ascii="Cambria Math" w:eastAsia="MS Mincho"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Abs</m:t>
                        </m:r>
                      </m:e>
                      <m:sub>
                        <m:r>
                          <w:rPr>
                            <w:rFonts w:ascii="Cambria Math" w:hAnsi="Cambria Math" w:cs="Arial"/>
                            <w:sz w:val="24"/>
                            <w:szCs w:val="24"/>
                          </w:rPr>
                          <m:t>AW Control</m:t>
                        </m:r>
                      </m:sub>
                    </m:sSub>
                  </m:num>
                  <m:den>
                    <m:sSub>
                      <m:sSubPr>
                        <m:ctrlPr>
                          <w:rPr>
                            <w:rFonts w:ascii="Cambria Math" w:hAnsi="Cambria Math" w:cs="Arial"/>
                            <w:i/>
                            <w:sz w:val="24"/>
                            <w:szCs w:val="24"/>
                          </w:rPr>
                        </m:ctrlPr>
                      </m:sSubPr>
                      <m:e>
                        <m:r>
                          <w:rPr>
                            <w:rFonts w:ascii="Cambria Math" w:hAnsi="Cambria Math" w:cs="Arial"/>
                            <w:sz w:val="24"/>
                            <w:szCs w:val="24"/>
                          </w:rPr>
                          <m:t>Abs</m:t>
                        </m:r>
                      </m:e>
                      <m:sub>
                        <m:r>
                          <w:rPr>
                            <w:rFonts w:ascii="Cambria Math" w:hAnsi="Cambria Math" w:cs="Arial"/>
                            <w:sz w:val="24"/>
                            <w:szCs w:val="24"/>
                          </w:rPr>
                          <m:t>Total conversion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Abs</m:t>
                        </m:r>
                      </m:e>
                      <m:sub>
                        <m:r>
                          <w:rPr>
                            <w:rFonts w:ascii="Cambria Math" w:hAnsi="Cambria Math" w:cs="Arial"/>
                            <w:sz w:val="24"/>
                            <w:szCs w:val="24"/>
                          </w:rPr>
                          <m:t>AW Control</m:t>
                        </m:r>
                      </m:sub>
                    </m:sSub>
                  </m:den>
                </m:f>
              </m:oMath>
            </m:oMathPara>
          </w:p>
        </w:tc>
        <w:tc>
          <w:tcPr>
            <w:tcW w:w="1607" w:type="dxa"/>
            <w:tcBorders>
              <w:top w:val="nil"/>
              <w:left w:val="nil"/>
              <w:bottom w:val="nil"/>
              <w:right w:val="nil"/>
            </w:tcBorders>
            <w:vAlign w:val="center"/>
          </w:tcPr>
          <w:p w14:paraId="5387955C" w14:textId="732B4731" w:rsidR="003F62CD" w:rsidRPr="00D53175" w:rsidRDefault="00DA043F" w:rsidP="00C1500A">
            <w:pPr>
              <w:pStyle w:val="MDPI3aequationnumber"/>
              <w:spacing w:line="260" w:lineRule="atLeast"/>
              <w:rPr>
                <w:rFonts w:ascii="Arial" w:hAnsi="Arial" w:cs="Arial"/>
                <w:sz w:val="24"/>
                <w:szCs w:val="24"/>
              </w:rPr>
            </w:pPr>
            <w:bookmarkStart w:id="99" w:name="_Ref46180644"/>
            <w:r w:rsidRPr="00D53175">
              <w:rPr>
                <w:rFonts w:ascii="Arial" w:hAnsi="Arial" w:cs="Arial"/>
                <w:sz w:val="24"/>
                <w:szCs w:val="24"/>
              </w:rPr>
              <w:t xml:space="preserve">Eq. </w:t>
            </w:r>
            <w:r w:rsidR="003F62CD" w:rsidRPr="00D53175">
              <w:rPr>
                <w:rFonts w:ascii="Arial" w:hAnsi="Arial" w:cs="Arial"/>
                <w:sz w:val="24"/>
                <w:szCs w:val="24"/>
              </w:rPr>
              <w:t>(</w:t>
            </w:r>
            <w:r w:rsidR="003F62CD" w:rsidRPr="00D53175">
              <w:rPr>
                <w:rFonts w:ascii="Arial" w:hAnsi="Arial" w:cs="Arial"/>
                <w:sz w:val="24"/>
                <w:szCs w:val="24"/>
              </w:rPr>
              <w:fldChar w:fldCharType="begin"/>
            </w:r>
            <w:r w:rsidR="003F62CD" w:rsidRPr="00D53175">
              <w:rPr>
                <w:rFonts w:ascii="Arial" w:hAnsi="Arial" w:cs="Arial"/>
                <w:sz w:val="24"/>
                <w:szCs w:val="24"/>
              </w:rPr>
              <w:instrText xml:space="preserve"> SEQ Eq._ \* ARABIC </w:instrText>
            </w:r>
            <w:r w:rsidR="003F62CD" w:rsidRPr="00D53175">
              <w:rPr>
                <w:rFonts w:ascii="Arial" w:hAnsi="Arial" w:cs="Arial"/>
                <w:sz w:val="24"/>
                <w:szCs w:val="24"/>
              </w:rPr>
              <w:fldChar w:fldCharType="separate"/>
            </w:r>
            <w:r w:rsidR="00017089" w:rsidRPr="00D53175">
              <w:rPr>
                <w:rFonts w:ascii="Arial" w:hAnsi="Arial" w:cs="Arial"/>
                <w:noProof/>
                <w:sz w:val="24"/>
                <w:szCs w:val="24"/>
              </w:rPr>
              <w:t>9</w:t>
            </w:r>
            <w:r w:rsidR="003F62CD" w:rsidRPr="00D53175">
              <w:rPr>
                <w:rFonts w:ascii="Arial" w:hAnsi="Arial" w:cs="Arial"/>
                <w:sz w:val="24"/>
                <w:szCs w:val="24"/>
              </w:rPr>
              <w:fldChar w:fldCharType="end"/>
            </w:r>
            <w:bookmarkEnd w:id="99"/>
            <w:r w:rsidR="003F62CD" w:rsidRPr="00D53175">
              <w:rPr>
                <w:rFonts w:ascii="Arial" w:hAnsi="Arial" w:cs="Arial"/>
                <w:sz w:val="24"/>
                <w:szCs w:val="24"/>
              </w:rPr>
              <w:t>)</w:t>
            </w:r>
          </w:p>
        </w:tc>
      </w:tr>
    </w:tbl>
    <w:p w14:paraId="3BF32CF7" w14:textId="0D3AB849" w:rsidR="00922B04" w:rsidRPr="00D53175" w:rsidRDefault="000D3DD1" w:rsidP="007F7C1F">
      <w:pPr>
        <w:pStyle w:val="Heading3"/>
        <w:numPr>
          <w:ilvl w:val="2"/>
          <w:numId w:val="24"/>
        </w:numPr>
        <w:rPr>
          <w:rFonts w:ascii="Arial" w:hAnsi="Arial" w:cs="Arial"/>
          <w:lang w:val="en-US"/>
        </w:rPr>
      </w:pPr>
      <w:bookmarkStart w:id="100" w:name="_Toc58721030"/>
      <w:r w:rsidRPr="00D53175">
        <w:rPr>
          <w:rFonts w:ascii="Arial" w:hAnsi="Arial" w:cs="Arial"/>
          <w:lang w:val="en-US"/>
        </w:rPr>
        <w:t>T</w:t>
      </w:r>
      <w:r w:rsidR="00256EDF" w:rsidRPr="00D53175">
        <w:rPr>
          <w:rFonts w:ascii="Arial" w:hAnsi="Arial" w:cs="Arial"/>
          <w:lang w:val="en-US"/>
        </w:rPr>
        <w:t>reatment of</w:t>
      </w:r>
      <w:r w:rsidR="00922B04" w:rsidRPr="00D53175">
        <w:rPr>
          <w:rFonts w:ascii="Arial" w:hAnsi="Arial" w:cs="Arial"/>
          <w:lang w:val="en-US"/>
        </w:rPr>
        <w:t xml:space="preserve"> </w:t>
      </w:r>
      <w:r w:rsidRPr="00D53175">
        <w:rPr>
          <w:rFonts w:ascii="Arial" w:hAnsi="Arial" w:cs="Arial"/>
          <w:lang w:val="en-US"/>
        </w:rPr>
        <w:t xml:space="preserve">a large volume of </w:t>
      </w:r>
      <w:r w:rsidR="001F306B" w:rsidRPr="00D53175">
        <w:rPr>
          <w:rFonts w:ascii="Arial" w:hAnsi="Arial" w:cs="Arial"/>
          <w:lang w:val="en-US"/>
        </w:rPr>
        <w:t>real wastewater</w:t>
      </w:r>
      <w:bookmarkEnd w:id="100"/>
      <w:r w:rsidR="001F306B" w:rsidRPr="00D53175">
        <w:rPr>
          <w:rFonts w:ascii="Arial" w:hAnsi="Arial" w:cs="Arial"/>
          <w:lang w:val="en-US"/>
        </w:rPr>
        <w:t xml:space="preserve"> </w:t>
      </w:r>
    </w:p>
    <w:p w14:paraId="2E110A9C" w14:textId="44FDA766" w:rsidR="00B71919" w:rsidRPr="00D53175" w:rsidRDefault="000C6B00" w:rsidP="00B71919">
      <w:pPr>
        <w:jc w:val="both"/>
        <w:rPr>
          <w:rFonts w:ascii="Arial" w:hAnsi="Arial" w:cs="Arial"/>
          <w:szCs w:val="24"/>
          <w:lang w:val="en-US"/>
        </w:rPr>
      </w:pPr>
      <w:r w:rsidRPr="00D53175">
        <w:rPr>
          <w:rFonts w:ascii="Arial" w:hAnsi="Arial" w:cs="Arial"/>
          <w:szCs w:val="24"/>
          <w:lang w:val="en-US"/>
        </w:rPr>
        <w:t xml:space="preserve">Samples of </w:t>
      </w:r>
      <w:r w:rsidR="009546D2" w:rsidRPr="00D53175">
        <w:rPr>
          <w:rFonts w:ascii="Arial" w:hAnsi="Arial" w:cs="Arial"/>
          <w:szCs w:val="24"/>
          <w:lang w:val="en-US"/>
        </w:rPr>
        <w:t xml:space="preserve">Real </w:t>
      </w:r>
      <w:r w:rsidRPr="00D53175">
        <w:rPr>
          <w:rFonts w:ascii="Arial" w:hAnsi="Arial" w:cs="Arial"/>
          <w:szCs w:val="24"/>
          <w:lang w:val="en-US"/>
        </w:rPr>
        <w:t>Wastewater (RW) were</w:t>
      </w:r>
      <w:r w:rsidR="009546D2" w:rsidRPr="00D53175">
        <w:rPr>
          <w:rFonts w:ascii="Arial" w:hAnsi="Arial" w:cs="Arial"/>
          <w:szCs w:val="24"/>
          <w:lang w:val="en-US"/>
        </w:rPr>
        <w:t xml:space="preserve"> collect</w:t>
      </w:r>
      <w:r w:rsidRPr="00D53175">
        <w:rPr>
          <w:rFonts w:ascii="Arial" w:hAnsi="Arial" w:cs="Arial"/>
          <w:szCs w:val="24"/>
          <w:lang w:val="en-US"/>
        </w:rPr>
        <w:t xml:space="preserve">ed from laboratories of the </w:t>
      </w:r>
      <w:proofErr w:type="gramStart"/>
      <w:r w:rsidRPr="00D53175">
        <w:rPr>
          <w:rFonts w:ascii="Arial" w:hAnsi="Arial" w:cs="Arial"/>
          <w:szCs w:val="24"/>
          <w:lang w:val="en-US"/>
        </w:rPr>
        <w:t>School</w:t>
      </w:r>
      <w:proofErr w:type="gramEnd"/>
      <w:r w:rsidRPr="00D53175">
        <w:rPr>
          <w:rFonts w:ascii="Arial" w:hAnsi="Arial" w:cs="Arial"/>
          <w:szCs w:val="24"/>
          <w:lang w:val="en-US"/>
        </w:rPr>
        <w:t xml:space="preserve"> of medicine </w:t>
      </w:r>
      <w:r w:rsidR="00256EDF" w:rsidRPr="00D53175">
        <w:rPr>
          <w:rFonts w:ascii="Arial" w:hAnsi="Arial" w:cs="Arial"/>
          <w:szCs w:val="24"/>
          <w:lang w:val="en-US"/>
        </w:rPr>
        <w:t xml:space="preserve">at </w:t>
      </w:r>
      <w:r w:rsidRPr="00D53175">
        <w:rPr>
          <w:rFonts w:ascii="Arial" w:hAnsi="Arial" w:cs="Arial"/>
          <w:szCs w:val="24"/>
          <w:lang w:val="en-US"/>
        </w:rPr>
        <w:t xml:space="preserve">los Andes University (Bogota, Colombia). RW </w:t>
      </w:r>
      <w:r w:rsidR="009546D2" w:rsidRPr="00D53175">
        <w:rPr>
          <w:rFonts w:ascii="Arial" w:hAnsi="Arial" w:cs="Arial"/>
          <w:szCs w:val="24"/>
          <w:lang w:val="en-US"/>
        </w:rPr>
        <w:t xml:space="preserve">was </w:t>
      </w:r>
      <w:r w:rsidR="007E4B94" w:rsidRPr="00D53175">
        <w:rPr>
          <w:rFonts w:ascii="Arial" w:hAnsi="Arial" w:cs="Arial"/>
          <w:szCs w:val="24"/>
          <w:lang w:val="en-US"/>
        </w:rPr>
        <w:t xml:space="preserve">then </w:t>
      </w:r>
      <w:r w:rsidR="009546D2" w:rsidRPr="00D53175">
        <w:rPr>
          <w:rFonts w:ascii="Arial" w:hAnsi="Arial" w:cs="Arial"/>
          <w:szCs w:val="24"/>
          <w:lang w:val="en-US"/>
        </w:rPr>
        <w:t>filtered</w:t>
      </w:r>
      <w:r w:rsidRPr="00D53175">
        <w:rPr>
          <w:rFonts w:ascii="Arial" w:hAnsi="Arial" w:cs="Arial"/>
          <w:szCs w:val="24"/>
          <w:lang w:val="en-US"/>
        </w:rPr>
        <w:t xml:space="preserve"> with filter</w:t>
      </w:r>
      <w:r w:rsidR="009546D2" w:rsidRPr="00D53175">
        <w:rPr>
          <w:rFonts w:ascii="Arial" w:hAnsi="Arial" w:cs="Arial"/>
          <w:szCs w:val="24"/>
          <w:lang w:val="en-US"/>
        </w:rPr>
        <w:t xml:space="preserve"> </w:t>
      </w:r>
      <w:r w:rsidR="00786CB9" w:rsidRPr="00D53175">
        <w:rPr>
          <w:rFonts w:ascii="Arial" w:hAnsi="Arial" w:cs="Arial"/>
          <w:szCs w:val="24"/>
          <w:lang w:val="en-US"/>
        </w:rPr>
        <w:t xml:space="preserve">paper </w:t>
      </w:r>
      <w:proofErr w:type="spellStart"/>
      <w:r w:rsidR="00136D86" w:rsidRPr="00D53175">
        <w:rPr>
          <w:rFonts w:ascii="Arial" w:hAnsi="Arial" w:cs="Arial"/>
          <w:szCs w:val="24"/>
          <w:lang w:val="en-US"/>
        </w:rPr>
        <w:t>Munktell</w:t>
      </w:r>
      <w:proofErr w:type="spellEnd"/>
      <w:r w:rsidR="00136D86" w:rsidRPr="00D53175">
        <w:rPr>
          <w:rFonts w:ascii="Arial" w:hAnsi="Arial" w:cs="Arial"/>
          <w:szCs w:val="24"/>
          <w:lang w:val="en-US"/>
        </w:rPr>
        <w:t xml:space="preserve"> </w:t>
      </w:r>
      <w:r w:rsidR="00786CB9" w:rsidRPr="00D53175">
        <w:rPr>
          <w:rFonts w:ascii="Arial" w:hAnsi="Arial" w:cs="Arial"/>
          <w:szCs w:val="24"/>
          <w:lang w:val="en-US"/>
        </w:rPr>
        <w:t xml:space="preserve">grade 3 </w:t>
      </w:r>
      <w:proofErr w:type="spellStart"/>
      <w:r w:rsidR="00786CB9" w:rsidRPr="00D53175">
        <w:rPr>
          <w:rFonts w:ascii="Arial" w:hAnsi="Arial" w:cs="Arial"/>
          <w:szCs w:val="24"/>
          <w:lang w:val="en-US"/>
        </w:rPr>
        <w:t>hw</w:t>
      </w:r>
      <w:proofErr w:type="spellEnd"/>
      <w:r w:rsidR="00786CB9" w:rsidRPr="00D53175">
        <w:rPr>
          <w:rFonts w:ascii="Arial" w:hAnsi="Arial" w:cs="Arial"/>
          <w:szCs w:val="24"/>
          <w:lang w:val="en-US"/>
        </w:rPr>
        <w:t xml:space="preserve"> with a pore diameter of 110 mm (AHLSTROM</w:t>
      </w:r>
      <w:r w:rsidR="00136D86" w:rsidRPr="00D53175">
        <w:rPr>
          <w:rFonts w:ascii="Arial" w:hAnsi="Arial" w:cs="Arial"/>
          <w:szCs w:val="24"/>
          <w:lang w:val="en-US"/>
        </w:rPr>
        <w:t>, USA</w:t>
      </w:r>
      <w:r w:rsidR="00786CB9" w:rsidRPr="00D53175">
        <w:rPr>
          <w:rFonts w:ascii="Arial" w:hAnsi="Arial" w:cs="Arial"/>
          <w:szCs w:val="24"/>
          <w:lang w:val="en-US"/>
        </w:rPr>
        <w:t>)</w:t>
      </w:r>
      <w:r w:rsidR="00136D86" w:rsidRPr="00D53175">
        <w:rPr>
          <w:rFonts w:ascii="Arial" w:hAnsi="Arial" w:cs="Arial"/>
          <w:szCs w:val="24"/>
          <w:lang w:val="en-US"/>
        </w:rPr>
        <w:t xml:space="preserve"> </w:t>
      </w:r>
      <w:r w:rsidR="009546D2" w:rsidRPr="00D53175">
        <w:rPr>
          <w:rFonts w:ascii="Arial" w:hAnsi="Arial" w:cs="Arial"/>
          <w:szCs w:val="24"/>
          <w:lang w:val="en-US"/>
        </w:rPr>
        <w:t xml:space="preserve">to remove the </w:t>
      </w:r>
      <w:r w:rsidRPr="00D53175">
        <w:rPr>
          <w:rFonts w:ascii="Arial" w:hAnsi="Arial" w:cs="Arial"/>
          <w:szCs w:val="24"/>
          <w:lang w:val="en-US"/>
        </w:rPr>
        <w:t>excess of suspended solid residues</w:t>
      </w:r>
      <w:r w:rsidR="009546D2" w:rsidRPr="00D53175">
        <w:rPr>
          <w:rFonts w:ascii="Arial" w:hAnsi="Arial" w:cs="Arial"/>
          <w:szCs w:val="24"/>
          <w:lang w:val="en-US"/>
        </w:rPr>
        <w:t xml:space="preserve">. </w:t>
      </w:r>
      <w:r w:rsidRPr="00D53175">
        <w:rPr>
          <w:rFonts w:ascii="Arial" w:hAnsi="Arial" w:cs="Arial"/>
          <w:szCs w:val="24"/>
          <w:lang w:val="en-US"/>
        </w:rPr>
        <w:t>RW</w:t>
      </w:r>
      <w:r w:rsidR="009546D2" w:rsidRPr="00D53175">
        <w:rPr>
          <w:rFonts w:ascii="Arial" w:hAnsi="Arial" w:cs="Arial"/>
          <w:szCs w:val="24"/>
          <w:lang w:val="en-US"/>
        </w:rPr>
        <w:t xml:space="preserve"> was </w:t>
      </w:r>
      <w:r w:rsidR="00387C95" w:rsidRPr="00D53175">
        <w:rPr>
          <w:rFonts w:ascii="Arial" w:hAnsi="Arial" w:cs="Arial"/>
          <w:szCs w:val="24"/>
          <w:lang w:val="en-US"/>
        </w:rPr>
        <w:t xml:space="preserve">then </w:t>
      </w:r>
      <w:r w:rsidRPr="00D53175">
        <w:rPr>
          <w:rFonts w:ascii="Arial" w:hAnsi="Arial" w:cs="Arial"/>
          <w:szCs w:val="24"/>
          <w:lang w:val="en-US"/>
        </w:rPr>
        <w:t xml:space="preserve">measured and classified as untreated-RW (U-RW). </w:t>
      </w:r>
      <w:r w:rsidR="00387C95" w:rsidRPr="00D53175">
        <w:rPr>
          <w:rFonts w:ascii="Arial" w:hAnsi="Arial" w:cs="Arial"/>
          <w:szCs w:val="24"/>
          <w:lang w:val="en-US"/>
        </w:rPr>
        <w:t>In contrast, t</w:t>
      </w:r>
      <w:r w:rsidRPr="00D53175">
        <w:rPr>
          <w:rFonts w:ascii="Arial" w:hAnsi="Arial" w:cs="Arial"/>
          <w:szCs w:val="24"/>
          <w:lang w:val="en-US"/>
        </w:rPr>
        <w:t>reated-RW (T-RW) corresponded to the U-RW samples exposed to the Lac-Magnetite inside the Two-vertical-loop</w:t>
      </w:r>
      <w:r w:rsidR="001201B7" w:rsidRPr="00D53175">
        <w:rPr>
          <w:rFonts w:ascii="Arial" w:hAnsi="Arial" w:cs="Arial"/>
          <w:szCs w:val="24"/>
          <w:lang w:val="en-US"/>
        </w:rPr>
        <w:t xml:space="preserve"> microreactor. </w:t>
      </w:r>
      <w:r w:rsidRPr="00D53175">
        <w:rPr>
          <w:rFonts w:ascii="Arial" w:hAnsi="Arial" w:cs="Arial"/>
          <w:szCs w:val="24"/>
          <w:lang w:val="en-US"/>
        </w:rPr>
        <w:t>5 mg of Lac-Magnetite was</w:t>
      </w:r>
      <w:r w:rsidR="009546D2" w:rsidRPr="00D53175">
        <w:rPr>
          <w:rFonts w:ascii="Arial" w:hAnsi="Arial" w:cs="Arial"/>
          <w:szCs w:val="24"/>
          <w:lang w:val="en-US"/>
        </w:rPr>
        <w:t xml:space="preserve"> introduced to the </w:t>
      </w:r>
      <w:r w:rsidRPr="00D53175">
        <w:rPr>
          <w:rFonts w:ascii="Arial" w:hAnsi="Arial" w:cs="Arial"/>
          <w:szCs w:val="24"/>
          <w:lang w:val="en-US"/>
        </w:rPr>
        <w:t>microreactor</w:t>
      </w:r>
      <w:r w:rsidR="009546D2" w:rsidRPr="00D53175">
        <w:rPr>
          <w:rFonts w:ascii="Arial" w:hAnsi="Arial" w:cs="Arial"/>
          <w:szCs w:val="24"/>
          <w:lang w:val="en-US"/>
        </w:rPr>
        <w:t>, as</w:t>
      </w:r>
      <w:r w:rsidR="00B71919" w:rsidRPr="00D53175">
        <w:rPr>
          <w:rFonts w:ascii="Arial" w:hAnsi="Arial" w:cs="Arial"/>
          <w:szCs w:val="24"/>
          <w:lang w:val="en-US"/>
        </w:rPr>
        <w:t xml:space="preserve"> </w:t>
      </w:r>
      <w:r w:rsidR="00387C95" w:rsidRPr="00D53175">
        <w:rPr>
          <w:rFonts w:ascii="Arial" w:hAnsi="Arial" w:cs="Arial"/>
          <w:szCs w:val="24"/>
          <w:lang w:val="en-US"/>
        </w:rPr>
        <w:t xml:space="preserve">explained </w:t>
      </w:r>
      <w:r w:rsidR="00B71919" w:rsidRPr="00D53175">
        <w:rPr>
          <w:rFonts w:ascii="Arial" w:hAnsi="Arial" w:cs="Arial"/>
          <w:szCs w:val="24"/>
          <w:lang w:val="en-US"/>
        </w:rPr>
        <w:t>previously</w:t>
      </w:r>
      <w:r w:rsidR="009546D2" w:rsidRPr="00D53175">
        <w:rPr>
          <w:rFonts w:ascii="Arial" w:hAnsi="Arial" w:cs="Arial"/>
          <w:szCs w:val="24"/>
          <w:lang w:val="en-US"/>
        </w:rPr>
        <w:t xml:space="preserve">. 1 L of </w:t>
      </w:r>
      <w:r w:rsidR="00B71919" w:rsidRPr="00D53175">
        <w:rPr>
          <w:rFonts w:ascii="Arial" w:hAnsi="Arial" w:cs="Arial"/>
          <w:szCs w:val="24"/>
          <w:lang w:val="en-US"/>
        </w:rPr>
        <w:t xml:space="preserve">U-RW was </w:t>
      </w:r>
      <w:r w:rsidR="00387C95" w:rsidRPr="00D53175">
        <w:rPr>
          <w:rFonts w:ascii="Arial" w:hAnsi="Arial" w:cs="Arial"/>
          <w:szCs w:val="24"/>
          <w:lang w:val="en-US"/>
        </w:rPr>
        <w:t xml:space="preserve">pumped </w:t>
      </w:r>
      <w:r w:rsidR="00B71919" w:rsidRPr="00D53175">
        <w:rPr>
          <w:rFonts w:ascii="Arial" w:hAnsi="Arial" w:cs="Arial"/>
          <w:szCs w:val="24"/>
          <w:lang w:val="en-US"/>
        </w:rPr>
        <w:t xml:space="preserve">into the microreactor at a constant rate of 12 mL/h. </w:t>
      </w:r>
      <w:r w:rsidR="00387C95" w:rsidRPr="00D53175">
        <w:rPr>
          <w:rFonts w:ascii="Arial" w:hAnsi="Arial" w:cs="Arial"/>
          <w:szCs w:val="24"/>
          <w:lang w:val="en-US"/>
        </w:rPr>
        <w:t xml:space="preserve">The T-RW was then collected at </w:t>
      </w:r>
      <w:r w:rsidR="00B71919" w:rsidRPr="00D53175">
        <w:rPr>
          <w:rFonts w:ascii="Arial" w:hAnsi="Arial" w:cs="Arial"/>
          <w:szCs w:val="24"/>
          <w:lang w:val="en-US"/>
        </w:rPr>
        <w:t>the outlet of the microreactor.</w:t>
      </w:r>
    </w:p>
    <w:p w14:paraId="65287491" w14:textId="0004C303" w:rsidR="009A14F5" w:rsidRPr="00D53175" w:rsidRDefault="00B71919" w:rsidP="00AE1F2E">
      <w:pPr>
        <w:jc w:val="both"/>
        <w:rPr>
          <w:rFonts w:ascii="Arial" w:hAnsi="Arial" w:cs="Arial"/>
          <w:szCs w:val="24"/>
          <w:lang w:val="en-US"/>
        </w:rPr>
      </w:pPr>
      <w:r w:rsidRPr="00D53175">
        <w:rPr>
          <w:rFonts w:ascii="Arial" w:hAnsi="Arial" w:cs="Arial"/>
          <w:szCs w:val="24"/>
          <w:lang w:val="en-US"/>
        </w:rPr>
        <w:lastRenderedPageBreak/>
        <w:t>B</w:t>
      </w:r>
      <w:r w:rsidR="00AE1F2E" w:rsidRPr="00D53175">
        <w:rPr>
          <w:rFonts w:ascii="Arial" w:hAnsi="Arial" w:cs="Arial"/>
          <w:szCs w:val="24"/>
          <w:lang w:val="en-US"/>
        </w:rPr>
        <w:t>oth samples</w:t>
      </w:r>
      <w:r w:rsidRPr="00D53175">
        <w:rPr>
          <w:rFonts w:ascii="Arial" w:hAnsi="Arial" w:cs="Arial"/>
          <w:szCs w:val="24"/>
          <w:lang w:val="en-US"/>
        </w:rPr>
        <w:t>, U-RW and T-RW</w:t>
      </w:r>
      <w:r w:rsidR="00AE1F2E" w:rsidRPr="00D53175">
        <w:rPr>
          <w:rFonts w:ascii="Arial" w:hAnsi="Arial" w:cs="Arial"/>
          <w:szCs w:val="24"/>
          <w:lang w:val="en-US"/>
        </w:rPr>
        <w:t>,</w:t>
      </w:r>
      <w:r w:rsidR="00B50C89" w:rsidRPr="00D53175">
        <w:rPr>
          <w:rFonts w:ascii="Arial" w:hAnsi="Arial" w:cs="Arial"/>
          <w:szCs w:val="24"/>
          <w:lang w:val="en-US"/>
        </w:rPr>
        <w:t xml:space="preserve"> were analyzed to determine</w:t>
      </w:r>
      <w:r w:rsidRPr="00D53175">
        <w:rPr>
          <w:rFonts w:ascii="Arial" w:hAnsi="Arial" w:cs="Arial"/>
          <w:szCs w:val="24"/>
          <w:lang w:val="en-US"/>
        </w:rPr>
        <w:t xml:space="preserve"> </w:t>
      </w:r>
      <w:r w:rsidR="007E4B94" w:rsidRPr="00D53175">
        <w:rPr>
          <w:rFonts w:ascii="Arial" w:hAnsi="Arial" w:cs="Arial"/>
          <w:szCs w:val="24"/>
          <w:lang w:val="en-US"/>
        </w:rPr>
        <w:t xml:space="preserve">the </w:t>
      </w:r>
      <w:r w:rsidR="00B92168" w:rsidRPr="00D53175">
        <w:rPr>
          <w:rFonts w:ascii="Arial" w:hAnsi="Arial" w:cs="Arial"/>
          <w:szCs w:val="24"/>
          <w:lang w:val="en-US"/>
        </w:rPr>
        <w:t>Phenol</w:t>
      </w:r>
      <w:r w:rsidR="001F427A" w:rsidRPr="00D53175">
        <w:rPr>
          <w:rFonts w:ascii="Arial" w:hAnsi="Arial" w:cs="Arial"/>
          <w:szCs w:val="24"/>
          <w:lang w:val="en-US"/>
        </w:rPr>
        <w:t xml:space="preserve"> content</w:t>
      </w:r>
      <w:r w:rsidR="00B92168" w:rsidRPr="00D53175">
        <w:rPr>
          <w:rFonts w:ascii="Arial" w:hAnsi="Arial" w:cs="Arial"/>
          <w:szCs w:val="24"/>
          <w:lang w:val="en-US"/>
        </w:rPr>
        <w:t xml:space="preserve">, </w:t>
      </w:r>
      <w:r w:rsidR="00AE1F2E" w:rsidRPr="00D53175">
        <w:rPr>
          <w:rFonts w:ascii="Arial" w:hAnsi="Arial" w:cs="Arial"/>
          <w:szCs w:val="24"/>
          <w:lang w:val="en-US"/>
        </w:rPr>
        <w:t xml:space="preserve">Biochemical oxygen demand (BOD), Ammoniacal nitrogen, and </w:t>
      </w:r>
      <w:proofErr w:type="spellStart"/>
      <w:r w:rsidR="00AE1F2E" w:rsidRPr="00D53175">
        <w:rPr>
          <w:rFonts w:ascii="Arial" w:hAnsi="Arial" w:cs="Arial"/>
          <w:szCs w:val="24"/>
          <w:lang w:val="en-US"/>
        </w:rPr>
        <w:t>Kjeldahl</w:t>
      </w:r>
      <w:proofErr w:type="spellEnd"/>
      <w:r w:rsidR="00AE1F2E" w:rsidRPr="00D53175">
        <w:rPr>
          <w:rFonts w:ascii="Arial" w:hAnsi="Arial" w:cs="Arial"/>
          <w:szCs w:val="24"/>
          <w:lang w:val="en-US"/>
        </w:rPr>
        <w:t xml:space="preserve"> to</w:t>
      </w:r>
      <w:r w:rsidRPr="00D53175">
        <w:rPr>
          <w:rFonts w:ascii="Arial" w:hAnsi="Arial" w:cs="Arial"/>
          <w:szCs w:val="24"/>
          <w:lang w:val="en-US"/>
        </w:rPr>
        <w:t>tal nitrogen</w:t>
      </w:r>
      <w:r w:rsidR="00AE1F2E" w:rsidRPr="00D53175">
        <w:rPr>
          <w:rFonts w:ascii="Arial" w:hAnsi="Arial" w:cs="Arial"/>
          <w:szCs w:val="24"/>
          <w:lang w:val="en-US"/>
        </w:rPr>
        <w:t>.</w:t>
      </w:r>
      <w:r w:rsidRPr="00D53175">
        <w:rPr>
          <w:rFonts w:ascii="Arial" w:hAnsi="Arial" w:cs="Arial"/>
          <w:szCs w:val="24"/>
          <w:lang w:val="en-US"/>
        </w:rPr>
        <w:t xml:space="preserve"> </w:t>
      </w:r>
      <w:r w:rsidR="00D82E2B" w:rsidRPr="00D53175">
        <w:rPr>
          <w:rFonts w:ascii="Arial" w:hAnsi="Arial" w:cs="Arial"/>
          <w:szCs w:val="24"/>
          <w:lang w:val="en-US"/>
        </w:rPr>
        <w:t>The content of</w:t>
      </w:r>
      <w:r w:rsidR="009A14F5" w:rsidRPr="00D53175">
        <w:rPr>
          <w:rFonts w:ascii="Arial" w:hAnsi="Arial" w:cs="Arial"/>
          <w:szCs w:val="24"/>
          <w:lang w:val="en-US"/>
        </w:rPr>
        <w:t xml:space="preserve"> phenols</w:t>
      </w:r>
      <w:r w:rsidR="00D82E2B" w:rsidRPr="00D53175">
        <w:rPr>
          <w:rFonts w:ascii="Arial" w:hAnsi="Arial" w:cs="Arial"/>
          <w:szCs w:val="24"/>
          <w:lang w:val="en-US"/>
        </w:rPr>
        <w:t xml:space="preserve"> was selected as</w:t>
      </w:r>
      <w:r w:rsidR="009A14F5" w:rsidRPr="00D53175">
        <w:rPr>
          <w:rFonts w:ascii="Arial" w:hAnsi="Arial" w:cs="Arial"/>
          <w:szCs w:val="24"/>
          <w:lang w:val="en-US"/>
        </w:rPr>
        <w:t xml:space="preserve"> </w:t>
      </w:r>
      <w:r w:rsidR="00D82E2B" w:rsidRPr="00D53175">
        <w:rPr>
          <w:rFonts w:ascii="Arial" w:hAnsi="Arial" w:cs="Arial"/>
          <w:szCs w:val="24"/>
          <w:lang w:val="en-US"/>
        </w:rPr>
        <w:t>they are susceptible to degradation by</w:t>
      </w:r>
      <w:r w:rsidR="009A14F5" w:rsidRPr="00D53175">
        <w:rPr>
          <w:rFonts w:ascii="Arial" w:hAnsi="Arial" w:cs="Arial"/>
          <w:szCs w:val="24"/>
          <w:lang w:val="en-US"/>
        </w:rPr>
        <w:t xml:space="preserve"> the </w:t>
      </w:r>
      <w:r w:rsidR="00D82E2B" w:rsidRPr="00D53175">
        <w:rPr>
          <w:rFonts w:ascii="Arial" w:hAnsi="Arial" w:cs="Arial"/>
          <w:szCs w:val="24"/>
          <w:lang w:val="en-US"/>
        </w:rPr>
        <w:t>immobilized</w:t>
      </w:r>
      <w:r w:rsidR="009A14F5" w:rsidRPr="00D53175">
        <w:rPr>
          <w:rFonts w:ascii="Arial" w:hAnsi="Arial" w:cs="Arial"/>
          <w:szCs w:val="24"/>
          <w:lang w:val="en-US"/>
        </w:rPr>
        <w:t xml:space="preserve"> Laccase </w:t>
      </w:r>
      <w:r w:rsidR="00D82E2B" w:rsidRPr="00D53175">
        <w:rPr>
          <w:rFonts w:ascii="Arial" w:hAnsi="Arial" w:cs="Arial"/>
          <w:szCs w:val="24"/>
          <w:lang w:val="en-US"/>
        </w:rPr>
        <w:t>molecules.</w:t>
      </w:r>
      <w:r w:rsidR="009A14F5" w:rsidRPr="00D53175">
        <w:rPr>
          <w:rFonts w:ascii="Arial" w:hAnsi="Arial" w:cs="Arial"/>
          <w:szCs w:val="24"/>
          <w:lang w:val="en-US"/>
        </w:rPr>
        <w:t xml:space="preserve"> Nitrogen</w:t>
      </w:r>
      <w:r w:rsidR="00D82E2B" w:rsidRPr="00D53175">
        <w:rPr>
          <w:rFonts w:ascii="Arial" w:hAnsi="Arial" w:cs="Arial"/>
          <w:szCs w:val="24"/>
          <w:lang w:val="en-US"/>
        </w:rPr>
        <w:t xml:space="preserve"> was analyzed</w:t>
      </w:r>
      <w:r w:rsidR="009A14F5" w:rsidRPr="00D53175">
        <w:rPr>
          <w:rFonts w:ascii="Arial" w:hAnsi="Arial" w:cs="Arial"/>
          <w:szCs w:val="24"/>
          <w:lang w:val="en-US"/>
        </w:rPr>
        <w:t xml:space="preserve"> due </w:t>
      </w:r>
      <w:r w:rsidR="00D82E2B" w:rsidRPr="00D53175">
        <w:rPr>
          <w:rFonts w:ascii="Arial" w:hAnsi="Arial" w:cs="Arial"/>
          <w:szCs w:val="24"/>
          <w:lang w:val="en-US"/>
        </w:rPr>
        <w:t xml:space="preserve">the presence of </w:t>
      </w:r>
      <w:r w:rsidR="009A14F5" w:rsidRPr="00D53175">
        <w:rPr>
          <w:rFonts w:ascii="Arial" w:hAnsi="Arial" w:cs="Arial"/>
          <w:szCs w:val="24"/>
          <w:lang w:val="en-US"/>
        </w:rPr>
        <w:t xml:space="preserve">amine groups </w:t>
      </w:r>
      <w:r w:rsidR="007E4B94" w:rsidRPr="00D53175">
        <w:rPr>
          <w:rFonts w:ascii="Arial" w:hAnsi="Arial" w:cs="Arial"/>
          <w:szCs w:val="24"/>
          <w:lang w:val="en-US"/>
        </w:rPr>
        <w:t xml:space="preserve">in </w:t>
      </w:r>
      <w:r w:rsidR="00D82E2B" w:rsidRPr="00D53175">
        <w:rPr>
          <w:rFonts w:ascii="Arial" w:hAnsi="Arial" w:cs="Arial"/>
          <w:szCs w:val="24"/>
          <w:lang w:val="en-US"/>
        </w:rPr>
        <w:t>the</w:t>
      </w:r>
      <w:ins w:id="101" w:author="Juan Carlos Cruz Jimenez" w:date="2021-05-23T21:13:00Z">
        <w:r w:rsidR="00DB658D">
          <w:rPr>
            <w:rFonts w:ascii="Arial" w:hAnsi="Arial" w:cs="Arial"/>
            <w:szCs w:val="24"/>
            <w:lang w:val="en-US"/>
          </w:rPr>
          <w:t xml:space="preserve"> chemical structure of</w:t>
        </w:r>
      </w:ins>
      <w:r w:rsidR="00D82E2B" w:rsidRPr="00D53175">
        <w:rPr>
          <w:rFonts w:ascii="Arial" w:hAnsi="Arial" w:cs="Arial"/>
          <w:szCs w:val="24"/>
          <w:lang w:val="en-US"/>
        </w:rPr>
        <w:t xml:space="preserve"> immobilization</w:t>
      </w:r>
      <w:r w:rsidR="009A14F5" w:rsidRPr="00D53175">
        <w:rPr>
          <w:rFonts w:ascii="Arial" w:hAnsi="Arial" w:cs="Arial"/>
          <w:szCs w:val="24"/>
          <w:lang w:val="en-US"/>
        </w:rPr>
        <w:t xml:space="preserve"> linkers</w:t>
      </w:r>
      <w:r w:rsidR="004B5DE5" w:rsidRPr="00D53175">
        <w:rPr>
          <w:rFonts w:ascii="Arial" w:hAnsi="Arial" w:cs="Arial"/>
          <w:szCs w:val="24"/>
          <w:lang w:val="en-US"/>
        </w:rPr>
        <w:t>. Finally,</w:t>
      </w:r>
      <w:r w:rsidR="009A14F5" w:rsidRPr="00D53175">
        <w:rPr>
          <w:rFonts w:ascii="Arial" w:hAnsi="Arial" w:cs="Arial"/>
          <w:szCs w:val="24"/>
          <w:lang w:val="en-US"/>
        </w:rPr>
        <w:t xml:space="preserve"> the biochemical oxygen demand</w:t>
      </w:r>
      <w:r w:rsidR="004B5DE5" w:rsidRPr="00D53175">
        <w:rPr>
          <w:rFonts w:ascii="Arial" w:hAnsi="Arial" w:cs="Arial"/>
          <w:szCs w:val="24"/>
          <w:lang w:val="en-US"/>
        </w:rPr>
        <w:t xml:space="preserve"> was estimated to</w:t>
      </w:r>
      <w:r w:rsidR="009A14F5" w:rsidRPr="00D53175">
        <w:rPr>
          <w:rFonts w:ascii="Arial" w:hAnsi="Arial" w:cs="Arial"/>
          <w:szCs w:val="24"/>
          <w:lang w:val="en-US"/>
        </w:rPr>
        <w:t xml:space="preserve"> </w:t>
      </w:r>
      <w:r w:rsidR="007E4B94" w:rsidRPr="00D53175">
        <w:rPr>
          <w:rFonts w:ascii="Arial" w:hAnsi="Arial" w:cs="Arial"/>
          <w:szCs w:val="24"/>
          <w:lang w:val="en-US"/>
        </w:rPr>
        <w:t xml:space="preserve">indirectly </w:t>
      </w:r>
      <w:r w:rsidR="009A14F5" w:rsidRPr="00D53175">
        <w:rPr>
          <w:rFonts w:ascii="Arial" w:hAnsi="Arial" w:cs="Arial"/>
          <w:szCs w:val="24"/>
          <w:lang w:val="en-US"/>
        </w:rPr>
        <w:t xml:space="preserve">examine the </w:t>
      </w:r>
      <w:r w:rsidR="004B5DE5" w:rsidRPr="00D53175">
        <w:rPr>
          <w:rFonts w:ascii="Arial" w:hAnsi="Arial" w:cs="Arial"/>
          <w:szCs w:val="24"/>
          <w:lang w:val="en-US"/>
        </w:rPr>
        <w:t>presence of</w:t>
      </w:r>
      <w:r w:rsidR="009A14F5" w:rsidRPr="00D53175">
        <w:rPr>
          <w:rFonts w:ascii="Arial" w:hAnsi="Arial" w:cs="Arial"/>
          <w:szCs w:val="24"/>
          <w:lang w:val="en-US"/>
        </w:rPr>
        <w:t xml:space="preserve"> living organisms. </w:t>
      </w:r>
    </w:p>
    <w:p w14:paraId="50D38392" w14:textId="29A1B4BC" w:rsidR="00922B04" w:rsidRPr="00D53175" w:rsidRDefault="004B5DE5" w:rsidP="00AE1F2E">
      <w:pPr>
        <w:jc w:val="both"/>
        <w:rPr>
          <w:rFonts w:ascii="Arial" w:hAnsi="Arial" w:cs="Arial"/>
          <w:szCs w:val="24"/>
          <w:lang w:val="en-US"/>
        </w:rPr>
      </w:pPr>
      <w:r w:rsidRPr="00D53175">
        <w:rPr>
          <w:rFonts w:ascii="Arial" w:hAnsi="Arial" w:cs="Arial"/>
          <w:szCs w:val="24"/>
          <w:lang w:val="en-US"/>
        </w:rPr>
        <w:t xml:space="preserve">The </w:t>
      </w:r>
      <w:r w:rsidR="00AE1F2E" w:rsidRPr="00D53175">
        <w:rPr>
          <w:rFonts w:ascii="Arial" w:hAnsi="Arial" w:cs="Arial"/>
          <w:szCs w:val="24"/>
          <w:lang w:val="en-US"/>
        </w:rPr>
        <w:t xml:space="preserve">Removal Ratio </w:t>
      </w:r>
      <w:r w:rsidR="00B71919" w:rsidRPr="00D53175">
        <w:rPr>
          <w:rFonts w:ascii="Arial" w:hAnsi="Arial" w:cs="Arial"/>
          <w:szCs w:val="24"/>
          <w:lang w:val="en-US"/>
        </w:rPr>
        <w:t>for each</w:t>
      </w:r>
      <w:r w:rsidRPr="00D53175">
        <w:rPr>
          <w:rFonts w:ascii="Arial" w:hAnsi="Arial" w:cs="Arial"/>
          <w:szCs w:val="24"/>
          <w:lang w:val="en-US"/>
        </w:rPr>
        <w:t xml:space="preserve"> of</w:t>
      </w:r>
      <w:r w:rsidR="00B71919" w:rsidRPr="00D53175">
        <w:rPr>
          <w:rFonts w:ascii="Arial" w:hAnsi="Arial" w:cs="Arial"/>
          <w:szCs w:val="24"/>
          <w:lang w:val="en-US"/>
        </w:rPr>
        <w:t xml:space="preserve"> </w:t>
      </w:r>
      <w:r w:rsidRPr="00D53175">
        <w:rPr>
          <w:rFonts w:ascii="Arial" w:hAnsi="Arial" w:cs="Arial"/>
          <w:szCs w:val="24"/>
          <w:lang w:val="en-US"/>
        </w:rPr>
        <w:t xml:space="preserve">the </w:t>
      </w:r>
      <w:r w:rsidR="00B71919" w:rsidRPr="00D53175">
        <w:rPr>
          <w:rFonts w:ascii="Arial" w:hAnsi="Arial" w:cs="Arial"/>
          <w:szCs w:val="24"/>
          <w:lang w:val="en-US"/>
        </w:rPr>
        <w:t>parameter</w:t>
      </w:r>
      <w:r w:rsidRPr="00D53175">
        <w:rPr>
          <w:rFonts w:ascii="Arial" w:hAnsi="Arial" w:cs="Arial"/>
          <w:szCs w:val="24"/>
          <w:lang w:val="en-US"/>
        </w:rPr>
        <w:t>s above</w:t>
      </w:r>
      <w:r w:rsidR="00B71919" w:rsidRPr="00D53175">
        <w:rPr>
          <w:rFonts w:ascii="Arial" w:hAnsi="Arial" w:cs="Arial"/>
          <w:szCs w:val="24"/>
          <w:lang w:val="en-US"/>
        </w:rPr>
        <w:t xml:space="preserve"> was calculated </w:t>
      </w:r>
      <w:r w:rsidR="00AE1F2E" w:rsidRPr="00D53175">
        <w:rPr>
          <w:rFonts w:ascii="Arial" w:hAnsi="Arial" w:cs="Arial"/>
          <w:szCs w:val="24"/>
          <w:lang w:val="en-US"/>
        </w:rPr>
        <w:t>according to</w:t>
      </w:r>
      <w:r w:rsidR="00922B04" w:rsidRPr="00D53175">
        <w:rPr>
          <w:rFonts w:ascii="Arial" w:hAnsi="Arial" w:cs="Arial"/>
          <w:szCs w:val="24"/>
          <w:lang w:val="en-US"/>
        </w:rPr>
        <w:t xml:space="preserve"> </w:t>
      </w:r>
      <w:r w:rsidR="004C3F09" w:rsidRPr="00D53175">
        <w:rPr>
          <w:rFonts w:ascii="Arial" w:hAnsi="Arial" w:cs="Arial"/>
          <w:szCs w:val="24"/>
          <w:lang w:val="en-US"/>
        </w:rPr>
        <w:fldChar w:fldCharType="begin"/>
      </w:r>
      <w:r w:rsidR="004C3F09" w:rsidRPr="00D53175">
        <w:rPr>
          <w:rFonts w:ascii="Arial" w:hAnsi="Arial" w:cs="Arial"/>
          <w:szCs w:val="24"/>
          <w:lang w:val="en-US"/>
        </w:rPr>
        <w:instrText xml:space="preserve"> REF _Ref46181015 \h </w:instrText>
      </w:r>
      <w:r w:rsidR="00061FF2" w:rsidRPr="00D53175">
        <w:rPr>
          <w:rFonts w:ascii="Arial" w:hAnsi="Arial" w:cs="Arial"/>
          <w:szCs w:val="24"/>
          <w:lang w:val="en-US"/>
        </w:rPr>
        <w:instrText xml:space="preserve"> \* MERGEFORMAT </w:instrText>
      </w:r>
      <w:r w:rsidR="004C3F09" w:rsidRPr="00D53175">
        <w:rPr>
          <w:rFonts w:ascii="Arial" w:hAnsi="Arial" w:cs="Arial"/>
          <w:szCs w:val="24"/>
          <w:lang w:val="en-US"/>
        </w:rPr>
      </w:r>
      <w:r w:rsidR="004C3F09" w:rsidRPr="00D53175">
        <w:rPr>
          <w:rFonts w:ascii="Arial" w:hAnsi="Arial" w:cs="Arial"/>
          <w:szCs w:val="24"/>
          <w:lang w:val="en-US"/>
        </w:rPr>
        <w:fldChar w:fldCharType="separate"/>
      </w:r>
      <w:r w:rsidR="00017089" w:rsidRPr="00D53175">
        <w:rPr>
          <w:rFonts w:ascii="Arial" w:hAnsi="Arial" w:cs="Arial"/>
          <w:noProof/>
          <w:szCs w:val="24"/>
          <w:lang w:val="en-US"/>
        </w:rPr>
        <w:t>Eq</w:t>
      </w:r>
      <w:r w:rsidR="00017089" w:rsidRPr="00D53175">
        <w:rPr>
          <w:rFonts w:ascii="Arial" w:hAnsi="Arial" w:cs="Arial"/>
          <w:szCs w:val="24"/>
          <w:lang w:val="en-US"/>
        </w:rPr>
        <w:t>. (</w:t>
      </w:r>
      <w:r w:rsidR="00017089" w:rsidRPr="00D53175">
        <w:rPr>
          <w:rFonts w:ascii="Arial" w:hAnsi="Arial" w:cs="Arial"/>
          <w:noProof/>
          <w:szCs w:val="24"/>
          <w:lang w:val="en-US"/>
        </w:rPr>
        <w:t>10</w:t>
      </w:r>
      <w:r w:rsidR="004C3F09" w:rsidRPr="00D53175">
        <w:rPr>
          <w:rFonts w:ascii="Arial" w:hAnsi="Arial" w:cs="Arial"/>
          <w:szCs w:val="24"/>
          <w:lang w:val="en-US"/>
        </w:rPr>
        <w:fldChar w:fldCharType="end"/>
      </w:r>
      <w:r w:rsidR="00720ACB" w:rsidRPr="00D53175">
        <w:rPr>
          <w:rFonts w:ascii="Arial" w:hAnsi="Arial" w:cs="Arial"/>
          <w:szCs w:val="24"/>
          <w:lang w:val="en-US"/>
        </w:rPr>
        <w:t>)</w:t>
      </w:r>
      <w:r w:rsidR="00027326" w:rsidRPr="00D53175">
        <w:rPr>
          <w:rFonts w:ascii="Arial" w:hAnsi="Arial" w:cs="Arial"/>
          <w:szCs w:val="24"/>
          <w:lang w:val="en-US"/>
        </w:rPr>
        <w:t>,</w:t>
      </w:r>
      <w:r w:rsidR="00AE1F2E" w:rsidRPr="00D53175">
        <w:rPr>
          <w:rFonts w:ascii="Arial" w:hAnsi="Arial" w:cs="Arial"/>
          <w:szCs w:val="24"/>
          <w:lang w:val="en-US"/>
        </w:rPr>
        <w:t xml:space="preserve"> w</w:t>
      </w:r>
      <w:r w:rsidR="00922B04" w:rsidRPr="00D53175">
        <w:rPr>
          <w:rFonts w:ascii="Arial" w:hAnsi="Arial" w:cs="Arial"/>
          <w:szCs w:val="24"/>
          <w:lang w:val="en-US"/>
        </w:rPr>
        <w:t>here the</w:t>
      </w:r>
      <w:r w:rsidR="00B50C89" w:rsidRPr="00D53175">
        <w:rPr>
          <w:rFonts w:ascii="Arial" w:hAnsi="Arial" w:cs="Arial"/>
          <w:szCs w:val="24"/>
          <w:lang w:val="en-US"/>
        </w:rPr>
        <w:t xml:space="preserve"> </w:t>
      </w:r>
      <m:oMath>
        <m:sSub>
          <m:sSubPr>
            <m:ctrlPr>
              <w:rPr>
                <w:rFonts w:ascii="Cambria Math" w:hAnsi="Cambria Math" w:cs="Arial"/>
                <w:i/>
                <w:szCs w:val="24"/>
                <w:lang w:val="en-US"/>
              </w:rPr>
            </m:ctrlPr>
          </m:sSubPr>
          <m:e>
            <m:r>
              <w:rPr>
                <w:rFonts w:ascii="Cambria Math" w:hAnsi="Cambria Math" w:cs="Arial"/>
                <w:szCs w:val="24"/>
                <w:lang w:val="en-US"/>
              </w:rPr>
              <m:t>X</m:t>
            </m:r>
          </m:e>
          <m:sub>
            <m:r>
              <m:rPr>
                <m:sty m:val="p"/>
              </m:rPr>
              <w:rPr>
                <w:rFonts w:ascii="Cambria Math" w:hAnsi="Cambria Math" w:cs="Arial"/>
                <w:szCs w:val="24"/>
                <w:lang w:val="en-US"/>
              </w:rPr>
              <m:t>U-RW</m:t>
            </m:r>
          </m:sub>
        </m:sSub>
      </m:oMath>
      <w:r w:rsidR="00B50C89" w:rsidRPr="00D53175">
        <w:rPr>
          <w:rFonts w:ascii="Arial" w:hAnsi="Arial" w:cs="Arial"/>
          <w:szCs w:val="24"/>
          <w:lang w:val="en-US"/>
        </w:rPr>
        <w:t xml:space="preserve"> </w:t>
      </w:r>
      <w:r w:rsidR="00922B04" w:rsidRPr="00D53175">
        <w:rPr>
          <w:rFonts w:ascii="Arial" w:hAnsi="Arial" w:cs="Arial"/>
          <w:szCs w:val="24"/>
          <w:lang w:val="en-US"/>
        </w:rPr>
        <w:t xml:space="preserve">is the </w:t>
      </w:r>
      <w:r w:rsidR="00027326" w:rsidRPr="00D53175">
        <w:rPr>
          <w:rFonts w:ascii="Arial" w:hAnsi="Arial" w:cs="Arial"/>
          <w:szCs w:val="24"/>
          <w:lang w:val="en-US"/>
        </w:rPr>
        <w:t xml:space="preserve">value obtained </w:t>
      </w:r>
      <w:r w:rsidR="00B71919" w:rsidRPr="00D53175">
        <w:rPr>
          <w:rFonts w:ascii="Arial" w:hAnsi="Arial" w:cs="Arial"/>
          <w:szCs w:val="24"/>
          <w:lang w:val="en-US"/>
        </w:rPr>
        <w:t xml:space="preserve">for each parameter </w:t>
      </w:r>
      <w:r w:rsidRPr="00D53175">
        <w:rPr>
          <w:rFonts w:ascii="Arial" w:hAnsi="Arial" w:cs="Arial"/>
          <w:szCs w:val="24"/>
          <w:lang w:val="en-US"/>
        </w:rPr>
        <w:t>in the untreated sample</w:t>
      </w:r>
      <w:r w:rsidR="00B71919" w:rsidRPr="00D53175">
        <w:rPr>
          <w:rFonts w:ascii="Arial" w:hAnsi="Arial" w:cs="Arial"/>
          <w:szCs w:val="24"/>
          <w:lang w:val="en-US"/>
        </w:rPr>
        <w:t xml:space="preserve"> </w:t>
      </w:r>
      <w:r w:rsidRPr="00D53175">
        <w:rPr>
          <w:rFonts w:ascii="Arial" w:hAnsi="Arial" w:cs="Arial"/>
          <w:szCs w:val="24"/>
          <w:lang w:val="en-US"/>
        </w:rPr>
        <w:t>(</w:t>
      </w:r>
      <w:r w:rsidR="00B71919" w:rsidRPr="00D53175">
        <w:rPr>
          <w:rFonts w:ascii="Arial" w:hAnsi="Arial" w:cs="Arial"/>
          <w:szCs w:val="24"/>
          <w:lang w:val="en-US"/>
        </w:rPr>
        <w:t>U-RW</w:t>
      </w:r>
      <w:r w:rsidRPr="00D53175">
        <w:rPr>
          <w:rFonts w:ascii="Arial" w:hAnsi="Arial" w:cs="Arial"/>
          <w:szCs w:val="24"/>
          <w:lang w:val="en-US"/>
        </w:rPr>
        <w:t>)</w:t>
      </w:r>
      <w:r w:rsidR="00B71919" w:rsidRPr="00D53175">
        <w:rPr>
          <w:rFonts w:ascii="Arial" w:hAnsi="Arial" w:cs="Arial"/>
          <w:szCs w:val="24"/>
          <w:lang w:val="en-US"/>
        </w:rPr>
        <w:t>,</w:t>
      </w:r>
      <w:r w:rsidR="00922B04" w:rsidRPr="00D53175">
        <w:rPr>
          <w:rFonts w:ascii="Arial" w:hAnsi="Arial" w:cs="Arial"/>
          <w:szCs w:val="24"/>
          <w:lang w:val="en-US"/>
        </w:rPr>
        <w:t xml:space="preserve"> and </w:t>
      </w:r>
      <m:oMath>
        <m:sSub>
          <m:sSubPr>
            <m:ctrlPr>
              <w:rPr>
                <w:rFonts w:ascii="Cambria Math" w:hAnsi="Cambria Math" w:cs="Arial"/>
                <w:i/>
                <w:szCs w:val="24"/>
                <w:lang w:val="en-US"/>
              </w:rPr>
            </m:ctrlPr>
          </m:sSubPr>
          <m:e>
            <m:r>
              <w:rPr>
                <w:rFonts w:ascii="Cambria Math" w:hAnsi="Cambria Math" w:cs="Arial"/>
                <w:szCs w:val="24"/>
                <w:lang w:val="en-US"/>
              </w:rPr>
              <m:t>X</m:t>
            </m:r>
          </m:e>
          <m:sub>
            <m:r>
              <m:rPr>
                <m:sty m:val="p"/>
              </m:rPr>
              <w:rPr>
                <w:rFonts w:ascii="Cambria Math" w:hAnsi="Cambria Math" w:cs="Arial"/>
                <w:szCs w:val="24"/>
                <w:lang w:val="en-US"/>
              </w:rPr>
              <m:t>T-RW</m:t>
            </m:r>
            <m:r>
              <w:rPr>
                <w:rFonts w:ascii="Cambria Math" w:hAnsi="Cambria Math" w:cs="Arial"/>
                <w:szCs w:val="24"/>
                <w:lang w:val="en-US"/>
              </w:rPr>
              <m:t xml:space="preserve"> </m:t>
            </m:r>
          </m:sub>
        </m:sSub>
      </m:oMath>
      <w:r w:rsidR="00922B04" w:rsidRPr="00D53175">
        <w:rPr>
          <w:rFonts w:ascii="Arial" w:hAnsi="Arial" w:cs="Arial"/>
          <w:szCs w:val="24"/>
          <w:lang w:val="en-US"/>
        </w:rPr>
        <w:t xml:space="preserve"> is the </w:t>
      </w:r>
      <w:r w:rsidR="00027326" w:rsidRPr="00D53175">
        <w:rPr>
          <w:rFonts w:ascii="Arial" w:hAnsi="Arial" w:cs="Arial"/>
          <w:szCs w:val="24"/>
          <w:lang w:val="en-US"/>
        </w:rPr>
        <w:t xml:space="preserve">value </w:t>
      </w:r>
      <w:r w:rsidR="00B71919" w:rsidRPr="00D53175">
        <w:rPr>
          <w:rFonts w:ascii="Arial" w:hAnsi="Arial" w:cs="Arial"/>
          <w:szCs w:val="24"/>
          <w:lang w:val="en-US"/>
        </w:rPr>
        <w:t xml:space="preserve">of the same parameter </w:t>
      </w:r>
      <w:r w:rsidRPr="00D53175">
        <w:rPr>
          <w:rFonts w:ascii="Arial" w:hAnsi="Arial" w:cs="Arial"/>
          <w:szCs w:val="24"/>
          <w:lang w:val="en-US"/>
        </w:rPr>
        <w:t>after treatment (</w:t>
      </w:r>
      <w:r w:rsidR="00B71919" w:rsidRPr="00D53175">
        <w:rPr>
          <w:rFonts w:ascii="Arial" w:hAnsi="Arial" w:cs="Arial"/>
          <w:szCs w:val="24"/>
          <w:lang w:val="en-US"/>
        </w:rPr>
        <w:t>T-RW</w:t>
      </w:r>
      <w:r w:rsidRPr="00D53175">
        <w:rPr>
          <w:rFonts w:ascii="Arial" w:hAnsi="Arial" w:cs="Arial"/>
          <w:szCs w:val="24"/>
          <w:lang w:val="en-US"/>
        </w:rPr>
        <w:t>)</w:t>
      </w:r>
      <w:r w:rsidR="00922B04" w:rsidRPr="00D53175">
        <w:rPr>
          <w:rFonts w:ascii="Arial" w:hAnsi="Arial" w:cs="Arial"/>
          <w:szCs w:val="24"/>
          <w:lang w:val="en-US"/>
        </w:rPr>
        <w:t>.</w:t>
      </w:r>
    </w:p>
    <w:tbl>
      <w:tblPr>
        <w:tblStyle w:val="TableGrid"/>
        <w:tblW w:w="0" w:type="auto"/>
        <w:tblLook w:val="04A0" w:firstRow="1" w:lastRow="0" w:firstColumn="1" w:lastColumn="0" w:noHBand="0" w:noVBand="1"/>
      </w:tblPr>
      <w:tblGrid>
        <w:gridCol w:w="7512"/>
        <w:gridCol w:w="1558"/>
      </w:tblGrid>
      <w:tr w:rsidR="004C3F09" w:rsidRPr="00D53175" w14:paraId="67EC26EF" w14:textId="77777777" w:rsidTr="00DD4370">
        <w:trPr>
          <w:trHeight w:val="454"/>
        </w:trPr>
        <w:tc>
          <w:tcPr>
            <w:tcW w:w="7797" w:type="dxa"/>
            <w:tcBorders>
              <w:top w:val="nil"/>
              <w:left w:val="nil"/>
              <w:bottom w:val="nil"/>
              <w:right w:val="nil"/>
            </w:tcBorders>
            <w:vAlign w:val="center"/>
          </w:tcPr>
          <w:p w14:paraId="40CE5AD1" w14:textId="5A246A27" w:rsidR="004C3F09" w:rsidRPr="00D53175" w:rsidRDefault="004C3F09" w:rsidP="00B71919">
            <w:pPr>
              <w:pStyle w:val="MDPI39equation"/>
              <w:spacing w:before="0"/>
              <w:ind w:left="720"/>
              <w:rPr>
                <w:rFonts w:ascii="Arial" w:hAnsi="Arial" w:cs="Arial"/>
                <w:i/>
                <w:sz w:val="24"/>
                <w:szCs w:val="24"/>
              </w:rPr>
            </w:pPr>
            <m:oMathPara>
              <m:oMath>
                <m:r>
                  <w:rPr>
                    <w:rFonts w:ascii="Cambria Math" w:hAnsi="Cambria Math" w:cs="Arial"/>
                    <w:sz w:val="24"/>
                    <w:szCs w:val="24"/>
                  </w:rPr>
                  <m:t xml:space="preserve">Removal Ratio [%]=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X</m:t>
                        </m:r>
                      </m:e>
                      <m:sub>
                        <m:r>
                          <m:rPr>
                            <m:sty m:val="p"/>
                          </m:rPr>
                          <w:rPr>
                            <w:rFonts w:ascii="Cambria Math" w:hAnsi="Cambria Math" w:cs="Arial"/>
                            <w:sz w:val="24"/>
                            <w:szCs w:val="24"/>
                          </w:rPr>
                          <m:t>U-RW</m:t>
                        </m:r>
                        <m:r>
                          <w:rPr>
                            <w:rFonts w:ascii="Cambria Math" w:hAnsi="Cambria Math" w:cs="Arial"/>
                            <w:sz w:val="24"/>
                            <w:szCs w:val="24"/>
                          </w:rPr>
                          <m:t xml:space="preserve"> </m:t>
                        </m:r>
                      </m:sub>
                    </m:sSub>
                    <m:r>
                      <w:rPr>
                        <w:rFonts w:ascii="Cambria Math" w:eastAsia="MS Mincho"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m:rPr>
                            <m:sty m:val="p"/>
                          </m:rPr>
                          <w:rPr>
                            <w:rFonts w:ascii="Cambria Math" w:hAnsi="Cambria Math" w:cs="Arial"/>
                            <w:sz w:val="24"/>
                            <w:szCs w:val="24"/>
                          </w:rPr>
                          <m:t>T-RW</m:t>
                        </m:r>
                        <m:r>
                          <w:rPr>
                            <w:rFonts w:ascii="Cambria Math" w:hAnsi="Cambria Math" w:cs="Arial"/>
                            <w:sz w:val="24"/>
                            <w:szCs w:val="24"/>
                          </w:rPr>
                          <m:t xml:space="preserve"> </m:t>
                        </m:r>
                      </m:sub>
                    </m:sSub>
                  </m:num>
                  <m:den>
                    <m:sSub>
                      <m:sSubPr>
                        <m:ctrlPr>
                          <w:rPr>
                            <w:rFonts w:ascii="Cambria Math" w:hAnsi="Cambria Math" w:cs="Arial"/>
                            <w:i/>
                            <w:sz w:val="24"/>
                            <w:szCs w:val="24"/>
                          </w:rPr>
                        </m:ctrlPr>
                      </m:sSubPr>
                      <m:e>
                        <m:r>
                          <w:rPr>
                            <w:rFonts w:ascii="Cambria Math" w:hAnsi="Cambria Math" w:cs="Arial"/>
                            <w:sz w:val="24"/>
                            <w:szCs w:val="24"/>
                          </w:rPr>
                          <m:t>X</m:t>
                        </m:r>
                      </m:e>
                      <m:sub>
                        <m:r>
                          <m:rPr>
                            <m:sty m:val="p"/>
                          </m:rPr>
                          <w:rPr>
                            <w:rFonts w:ascii="Cambria Math" w:hAnsi="Cambria Math" w:cs="Arial"/>
                            <w:sz w:val="24"/>
                            <w:szCs w:val="24"/>
                          </w:rPr>
                          <m:t>U-RW</m:t>
                        </m:r>
                        <m:r>
                          <w:rPr>
                            <w:rFonts w:ascii="Cambria Math" w:hAnsi="Cambria Math" w:cs="Arial"/>
                            <w:sz w:val="24"/>
                            <w:szCs w:val="24"/>
                          </w:rPr>
                          <m:t xml:space="preserve"> </m:t>
                        </m:r>
                      </m:sub>
                    </m:sSub>
                  </m:den>
                </m:f>
              </m:oMath>
            </m:oMathPara>
          </w:p>
        </w:tc>
        <w:tc>
          <w:tcPr>
            <w:tcW w:w="1607" w:type="dxa"/>
            <w:tcBorders>
              <w:top w:val="nil"/>
              <w:left w:val="nil"/>
              <w:bottom w:val="nil"/>
              <w:right w:val="nil"/>
            </w:tcBorders>
            <w:vAlign w:val="center"/>
          </w:tcPr>
          <w:p w14:paraId="477ED632" w14:textId="48561592" w:rsidR="004C3F09" w:rsidRPr="00D53175" w:rsidRDefault="00DD4370" w:rsidP="00C1500A">
            <w:pPr>
              <w:pStyle w:val="MDPI3aequationnumber"/>
              <w:spacing w:line="260" w:lineRule="atLeast"/>
              <w:rPr>
                <w:rFonts w:ascii="Arial" w:hAnsi="Arial" w:cs="Arial"/>
                <w:sz w:val="24"/>
                <w:szCs w:val="24"/>
              </w:rPr>
            </w:pPr>
            <w:bookmarkStart w:id="102" w:name="_Ref46181015"/>
            <w:r w:rsidRPr="00D53175">
              <w:rPr>
                <w:rFonts w:ascii="Arial" w:hAnsi="Arial" w:cs="Arial"/>
                <w:sz w:val="24"/>
                <w:szCs w:val="24"/>
              </w:rPr>
              <w:t xml:space="preserve">Eq. </w:t>
            </w:r>
            <w:r w:rsidR="004C3F09" w:rsidRPr="00D53175">
              <w:rPr>
                <w:rFonts w:ascii="Arial" w:hAnsi="Arial" w:cs="Arial"/>
                <w:sz w:val="24"/>
                <w:szCs w:val="24"/>
              </w:rPr>
              <w:t>(</w:t>
            </w:r>
            <w:r w:rsidR="004C3F09" w:rsidRPr="00D53175">
              <w:rPr>
                <w:rFonts w:ascii="Arial" w:hAnsi="Arial" w:cs="Arial"/>
                <w:sz w:val="24"/>
                <w:szCs w:val="24"/>
              </w:rPr>
              <w:fldChar w:fldCharType="begin"/>
            </w:r>
            <w:r w:rsidR="004C3F09" w:rsidRPr="00D53175">
              <w:rPr>
                <w:rFonts w:ascii="Arial" w:hAnsi="Arial" w:cs="Arial"/>
                <w:sz w:val="24"/>
                <w:szCs w:val="24"/>
              </w:rPr>
              <w:instrText xml:space="preserve"> SEQ Eq._ \* ARABIC </w:instrText>
            </w:r>
            <w:r w:rsidR="004C3F09" w:rsidRPr="00D53175">
              <w:rPr>
                <w:rFonts w:ascii="Arial" w:hAnsi="Arial" w:cs="Arial"/>
                <w:sz w:val="24"/>
                <w:szCs w:val="24"/>
              </w:rPr>
              <w:fldChar w:fldCharType="separate"/>
            </w:r>
            <w:r w:rsidR="00017089" w:rsidRPr="00D53175">
              <w:rPr>
                <w:rFonts w:ascii="Arial" w:hAnsi="Arial" w:cs="Arial"/>
                <w:noProof/>
                <w:sz w:val="24"/>
                <w:szCs w:val="24"/>
              </w:rPr>
              <w:t>10</w:t>
            </w:r>
            <w:r w:rsidR="004C3F09" w:rsidRPr="00D53175">
              <w:rPr>
                <w:rFonts w:ascii="Arial" w:hAnsi="Arial" w:cs="Arial"/>
                <w:sz w:val="24"/>
                <w:szCs w:val="24"/>
              </w:rPr>
              <w:fldChar w:fldCharType="end"/>
            </w:r>
            <w:bookmarkEnd w:id="102"/>
            <w:r w:rsidR="004C3F09" w:rsidRPr="00D53175">
              <w:rPr>
                <w:rFonts w:ascii="Arial" w:hAnsi="Arial" w:cs="Arial"/>
                <w:sz w:val="24"/>
                <w:szCs w:val="24"/>
              </w:rPr>
              <w:t>)</w:t>
            </w:r>
          </w:p>
        </w:tc>
      </w:tr>
    </w:tbl>
    <w:p w14:paraId="798CDE80" w14:textId="1EE41DA1" w:rsidR="00A61170" w:rsidRPr="00D53175" w:rsidRDefault="00A61170" w:rsidP="007F7C1F">
      <w:pPr>
        <w:pStyle w:val="Heading1"/>
        <w:numPr>
          <w:ilvl w:val="0"/>
          <w:numId w:val="24"/>
        </w:numPr>
        <w:rPr>
          <w:rFonts w:ascii="Arial" w:hAnsi="Arial" w:cs="Arial"/>
          <w:szCs w:val="24"/>
          <w:lang w:val="en-US"/>
        </w:rPr>
      </w:pPr>
      <w:bookmarkStart w:id="103" w:name="_Toc58721031"/>
      <w:r w:rsidRPr="00D53175">
        <w:rPr>
          <w:rFonts w:ascii="Arial" w:hAnsi="Arial" w:cs="Arial"/>
          <w:szCs w:val="24"/>
          <w:lang w:val="en-US"/>
        </w:rPr>
        <w:t xml:space="preserve">Results </w:t>
      </w:r>
      <w:r w:rsidR="000720C9" w:rsidRPr="00D53175">
        <w:rPr>
          <w:rFonts w:ascii="Arial" w:hAnsi="Arial" w:cs="Arial"/>
          <w:szCs w:val="24"/>
          <w:lang w:val="en-US"/>
        </w:rPr>
        <w:t>and Discussion</w:t>
      </w:r>
      <w:bookmarkEnd w:id="103"/>
    </w:p>
    <w:p w14:paraId="3BC1DEFF" w14:textId="540373FF" w:rsidR="00B73879" w:rsidRPr="00D53175" w:rsidRDefault="000A4128" w:rsidP="007F7C1F">
      <w:pPr>
        <w:pStyle w:val="Heading2"/>
        <w:numPr>
          <w:ilvl w:val="1"/>
          <w:numId w:val="24"/>
        </w:numPr>
        <w:rPr>
          <w:rFonts w:ascii="Arial" w:hAnsi="Arial" w:cs="Arial"/>
          <w:szCs w:val="24"/>
          <w:lang w:val="en"/>
        </w:rPr>
      </w:pPr>
      <w:bookmarkStart w:id="104" w:name="_Toc58721032"/>
      <w:r w:rsidRPr="00D53175">
        <w:rPr>
          <w:rFonts w:ascii="Arial" w:hAnsi="Arial" w:cs="Arial"/>
          <w:szCs w:val="24"/>
          <w:lang w:val="en"/>
        </w:rPr>
        <w:t xml:space="preserve">Impact of </w:t>
      </w:r>
      <w:r w:rsidR="00364AAC" w:rsidRPr="00D53175">
        <w:rPr>
          <w:rFonts w:ascii="Arial" w:hAnsi="Arial" w:cs="Arial"/>
          <w:szCs w:val="24"/>
          <w:lang w:val="en"/>
        </w:rPr>
        <w:t xml:space="preserve">pH </w:t>
      </w:r>
      <w:r w:rsidRPr="00D53175">
        <w:rPr>
          <w:rFonts w:ascii="Arial" w:hAnsi="Arial" w:cs="Arial"/>
          <w:szCs w:val="24"/>
          <w:lang w:val="en"/>
        </w:rPr>
        <w:t xml:space="preserve">changes </w:t>
      </w:r>
      <w:r w:rsidR="00364AAC" w:rsidRPr="00D53175">
        <w:rPr>
          <w:rFonts w:ascii="Arial" w:hAnsi="Arial" w:cs="Arial"/>
          <w:szCs w:val="24"/>
          <w:lang w:val="en"/>
        </w:rPr>
        <w:t>on the enzymatic activity</w:t>
      </w:r>
      <w:bookmarkEnd w:id="104"/>
    </w:p>
    <w:p w14:paraId="6390DA6B" w14:textId="0547FD39" w:rsidR="0051306D" w:rsidRPr="00D53175" w:rsidRDefault="00CA0801" w:rsidP="00693E22">
      <w:pPr>
        <w:jc w:val="both"/>
        <w:rPr>
          <w:rFonts w:ascii="Arial" w:hAnsi="Arial" w:cs="Arial"/>
          <w:szCs w:val="24"/>
          <w:lang w:val="en-US"/>
        </w:rPr>
      </w:pPr>
      <w:r w:rsidRPr="00D53175">
        <w:rPr>
          <w:rFonts w:ascii="Arial" w:hAnsi="Arial" w:cs="Arial"/>
          <w:szCs w:val="24"/>
          <w:lang w:val="en-US"/>
        </w:rPr>
        <w:t xml:space="preserve">The </w:t>
      </w:r>
      <w:r w:rsidR="000A4128" w:rsidRPr="00D53175">
        <w:rPr>
          <w:rFonts w:ascii="Arial" w:hAnsi="Arial" w:cs="Arial"/>
          <w:szCs w:val="24"/>
          <w:lang w:val="en-US"/>
        </w:rPr>
        <w:t xml:space="preserve">impact of </w:t>
      </w:r>
      <w:r w:rsidRPr="00D53175">
        <w:rPr>
          <w:rFonts w:ascii="Arial" w:hAnsi="Arial" w:cs="Arial"/>
          <w:szCs w:val="24"/>
          <w:lang w:val="en-US"/>
        </w:rPr>
        <w:t xml:space="preserve">pH </w:t>
      </w:r>
      <w:r w:rsidR="000A4128" w:rsidRPr="00D53175">
        <w:rPr>
          <w:rFonts w:ascii="Arial" w:hAnsi="Arial" w:cs="Arial"/>
          <w:szCs w:val="24"/>
          <w:lang w:val="en-US"/>
        </w:rPr>
        <w:t>on</w:t>
      </w:r>
      <w:r w:rsidRPr="00D53175">
        <w:rPr>
          <w:rFonts w:ascii="Arial" w:hAnsi="Arial" w:cs="Arial"/>
          <w:szCs w:val="24"/>
          <w:lang w:val="en-US"/>
        </w:rPr>
        <w:t xml:space="preserve"> the en</w:t>
      </w:r>
      <w:r w:rsidR="00693E22" w:rsidRPr="00D53175">
        <w:rPr>
          <w:rFonts w:ascii="Arial" w:hAnsi="Arial" w:cs="Arial"/>
          <w:szCs w:val="24"/>
          <w:lang w:val="en-US"/>
        </w:rPr>
        <w:t xml:space="preserve">zymatic activity was evaluated </w:t>
      </w:r>
      <w:r w:rsidR="006300C2" w:rsidRPr="00D53175">
        <w:rPr>
          <w:rFonts w:ascii="Arial" w:hAnsi="Arial" w:cs="Arial"/>
          <w:szCs w:val="24"/>
          <w:lang w:val="en-US"/>
        </w:rPr>
        <w:t xml:space="preserve">as shown in </w:t>
      </w:r>
      <w:r w:rsidR="006300C2" w:rsidRPr="00D53175">
        <w:rPr>
          <w:rFonts w:ascii="Arial" w:hAnsi="Arial" w:cs="Arial"/>
          <w:szCs w:val="24"/>
          <w:lang w:val="en-US"/>
        </w:rPr>
        <w:fldChar w:fldCharType="begin"/>
      </w:r>
      <w:r w:rsidR="006300C2" w:rsidRPr="00D53175">
        <w:rPr>
          <w:rFonts w:ascii="Arial" w:hAnsi="Arial" w:cs="Arial"/>
          <w:szCs w:val="24"/>
          <w:lang w:val="en-US"/>
        </w:rPr>
        <w:instrText xml:space="preserve"> REF _Ref48096708 \h  \* MERGEFORMAT </w:instrText>
      </w:r>
      <w:r w:rsidR="006300C2" w:rsidRPr="00D53175">
        <w:rPr>
          <w:rFonts w:ascii="Arial" w:hAnsi="Arial" w:cs="Arial"/>
          <w:szCs w:val="24"/>
          <w:lang w:val="en-US"/>
        </w:rPr>
      </w:r>
      <w:r w:rsidR="006300C2" w:rsidRPr="00D53175">
        <w:rPr>
          <w:rFonts w:ascii="Arial" w:hAnsi="Arial" w:cs="Arial"/>
          <w:szCs w:val="24"/>
          <w:lang w:val="en-US"/>
        </w:rPr>
        <w:fldChar w:fldCharType="separate"/>
      </w:r>
      <w:r w:rsidR="00943746" w:rsidRPr="00D53175">
        <w:rPr>
          <w:rFonts w:ascii="Arial" w:hAnsi="Arial" w:cs="Arial"/>
          <w:szCs w:val="24"/>
          <w:lang w:val="en-US"/>
        </w:rPr>
        <w:t xml:space="preserve">Figure </w:t>
      </w:r>
      <w:r w:rsidR="00943746" w:rsidRPr="00D53175">
        <w:rPr>
          <w:rFonts w:ascii="Arial" w:hAnsi="Arial" w:cs="Arial"/>
          <w:noProof/>
          <w:szCs w:val="24"/>
          <w:lang w:val="en-US"/>
        </w:rPr>
        <w:t>2</w:t>
      </w:r>
      <w:r w:rsidR="006300C2" w:rsidRPr="00D53175">
        <w:rPr>
          <w:rFonts w:ascii="Arial" w:hAnsi="Arial" w:cs="Arial"/>
          <w:szCs w:val="24"/>
          <w:lang w:val="en-US"/>
        </w:rPr>
        <w:fldChar w:fldCharType="end"/>
      </w:r>
      <w:r w:rsidR="006300C2" w:rsidRPr="00D53175">
        <w:rPr>
          <w:rFonts w:ascii="Arial" w:hAnsi="Arial" w:cs="Arial"/>
          <w:szCs w:val="24"/>
          <w:lang w:val="en-US"/>
        </w:rPr>
        <w:t xml:space="preserve">. </w:t>
      </w:r>
      <w:r w:rsidR="005C6910" w:rsidRPr="00D53175">
        <w:rPr>
          <w:rFonts w:ascii="Arial" w:hAnsi="Arial" w:cs="Arial"/>
          <w:szCs w:val="24"/>
          <w:lang w:val="en-US"/>
        </w:rPr>
        <w:t>T</w:t>
      </w:r>
      <w:r w:rsidR="006300C2" w:rsidRPr="00D53175">
        <w:rPr>
          <w:rFonts w:ascii="Arial" w:hAnsi="Arial" w:cs="Arial"/>
          <w:szCs w:val="24"/>
          <w:lang w:val="en-US"/>
        </w:rPr>
        <w:t xml:space="preserve">he </w:t>
      </w:r>
      <w:r w:rsidR="005C6910" w:rsidRPr="00D53175">
        <w:rPr>
          <w:rFonts w:ascii="Arial" w:hAnsi="Arial" w:cs="Arial"/>
          <w:szCs w:val="24"/>
          <w:lang w:val="en-US"/>
        </w:rPr>
        <w:t>optimal</w:t>
      </w:r>
      <w:r w:rsidR="006300C2" w:rsidRPr="00D53175">
        <w:rPr>
          <w:rFonts w:ascii="Arial" w:hAnsi="Arial" w:cs="Arial"/>
          <w:szCs w:val="24"/>
          <w:lang w:val="en-US"/>
        </w:rPr>
        <w:t xml:space="preserve"> activity </w:t>
      </w:r>
      <w:r w:rsidR="00424185" w:rsidRPr="00D53175">
        <w:rPr>
          <w:rFonts w:ascii="Arial" w:hAnsi="Arial" w:cs="Arial"/>
          <w:szCs w:val="24"/>
          <w:lang w:val="en-US"/>
        </w:rPr>
        <w:t xml:space="preserve">for </w:t>
      </w:r>
      <w:r w:rsidR="006300C2" w:rsidRPr="00D53175">
        <w:rPr>
          <w:rFonts w:ascii="Arial" w:hAnsi="Arial" w:cs="Arial"/>
          <w:szCs w:val="24"/>
          <w:lang w:val="en-US"/>
        </w:rPr>
        <w:t>the Free Laccase was evidenced under</w:t>
      </w:r>
      <w:r w:rsidR="005C6910" w:rsidRPr="00D53175">
        <w:rPr>
          <w:rFonts w:ascii="Arial" w:hAnsi="Arial" w:cs="Arial"/>
          <w:szCs w:val="24"/>
          <w:lang w:val="en-US"/>
        </w:rPr>
        <w:t xml:space="preserve"> acidic conditions </w:t>
      </w:r>
      <w:r w:rsidR="006300C2" w:rsidRPr="00D53175">
        <w:rPr>
          <w:rFonts w:ascii="Arial" w:hAnsi="Arial" w:cs="Arial"/>
          <w:szCs w:val="24"/>
          <w:lang w:val="en-US"/>
        </w:rPr>
        <w:t>(Max. peak at pH 2)</w:t>
      </w:r>
      <w:r w:rsidR="00424185" w:rsidRPr="00D53175">
        <w:rPr>
          <w:rFonts w:ascii="Arial" w:hAnsi="Arial" w:cs="Arial"/>
          <w:szCs w:val="24"/>
          <w:lang w:val="en-US"/>
        </w:rPr>
        <w:t>.</w:t>
      </w:r>
      <w:r w:rsidR="00706550" w:rsidRPr="00D53175">
        <w:rPr>
          <w:rFonts w:ascii="Arial" w:hAnsi="Arial" w:cs="Arial"/>
          <w:szCs w:val="24"/>
          <w:lang w:val="en-US"/>
        </w:rPr>
        <w:t xml:space="preserve"> Similar optimal values between pH 2 - 4 were reported by other researchers </w:t>
      </w:r>
      <w:r w:rsidR="00706550"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{"citationItems":[{"id":"ITEM-1","itemData":{"DOI":"10.1016/j.ijbiomac.2018.04.105","ISSN":"18790003","PMID":"29689286","abstract":"Nanotechnology-inspired biocatalytic systems attracted attention for many applications since nanosized supports for enzyme immobilization can improve efficiency-determining factors e.g. enhancing the surface area and loading capacity and reducing the mass transfer resistance. Among the nanomaterials, nanobiochar has unique features as a support for enzyme immobilization i.e. high surface to volume ratio, porous structure, and presence of functional groups on its surface. However, the performance of the immobilization is highly dependent on the immobilization conditions and the properties of the enzyme and the support material. In this research, crude laccase was covalently immobilized onto functionalized nanobiochar using a two-step method of diimide-activated amidation. The effect of different parameters was investigated. The optimal conditions were found to be 14 mg/mL of laccase concentration, 5 mg/mL of nanobiochar, 8.2 mM of cross-linker and 3 h of contact time. For investigating the pH, thermal, storage, and operational stability, the sample obtained from the optimized conditions was used. The results showed the higher stability of immobilized laccase against temperature and pH variation compared to free laccase. In addition, immobilized laccase maintained its catalytic performance up to seven cycles of utilization and showed more than 50% of initial activity after two months of room temperature storage.","author":[{"dropping-particle":"","family":"Naghdi","given":"Mitra","non-dropping-particle":"","parse-names":false,"suffix":""},{"dropping-particle":"","family":"Taheran","given":"Mehrdad","non-dropping-particle":"","parse-names":false,"suffix":""},{"dropping-particle":"","family":"Brar","given":"Satinder K.","non-dropping-particle":"","parse-names":false,"suffix":""},{"dropping-particle":"","family":"Kermanshahi-pour","given":"Azadeh","non-dropping-particle":"","parse-names":false,"suffix":""},{"dropping-particle":"","family":"Verma","given":"M.","non-dropping-particle":"","parse-names":false,"suffix":""},{"dropping-particle":"","family":"Surampalli","given":"R. Y.","non-dropping-particle":"","parse-names":false,"suffix":""}],"container-title":"International Journal of Biological Macromolecules","id":"ITEM-1","issued":{"date-parts":[["2018","8","1"]]},"page":"563-571","publisher":"Elsevier B.V.","title":"Pinewood nanobiochar: A unique carrier for the immobilization of crude laccase by covalent bonding","type":"article-journal","volume":"115"},"uris":["http://www.mendeley.com/documents/?uuid=b5e85ef1-5f38-3438-b37d-5f97b513cb29"]}],"mendeley":{"formattedCitation":"[40]","plainTextFormattedCitation":"[40]","previouslyFormattedCitation":"[39]"},"properties":{"noteIndex":0},"schema":"https://github.com/citation-style-language/schema/raw/master/csl-citation.json"}</w:instrText>
      </w:r>
      <w:r w:rsidR="00706550" w:rsidRPr="00D53175">
        <w:rPr>
          <w:rFonts w:ascii="Arial" w:hAnsi="Arial" w:cs="Arial"/>
          <w:szCs w:val="24"/>
          <w:lang w:val="en-US"/>
        </w:rPr>
        <w:fldChar w:fldCharType="separate"/>
      </w:r>
      <w:r w:rsidR="005639F6" w:rsidRPr="00D53175">
        <w:rPr>
          <w:rFonts w:ascii="Arial" w:hAnsi="Arial" w:cs="Arial"/>
          <w:noProof/>
          <w:szCs w:val="24"/>
          <w:lang w:val="en-US"/>
        </w:rPr>
        <w:t>[40]</w:t>
      </w:r>
      <w:r w:rsidR="00706550" w:rsidRPr="00D53175">
        <w:rPr>
          <w:rFonts w:ascii="Arial" w:hAnsi="Arial" w:cs="Arial"/>
          <w:szCs w:val="24"/>
          <w:lang w:val="en-US"/>
        </w:rPr>
        <w:fldChar w:fldCharType="end"/>
      </w:r>
      <w:r w:rsidR="00706550"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{"citationItems":[{"id":"ITEM-1","itemData":{"DOI":"10.3389/fmicb.2015.01245","ISSN":"1664302X","abstract":"The aim of this work was to assess the possibility of using native bacterial nanocellulose (BC) as a carrier for laccase immobilization. BC was synthesized by Gluconacetobacter xylinus, which was statically cultivated in a mannitol-based medium and was freeze-dried to form BC sponge after purification. For the first time, fungal laccase from Trametes versicolor was immobilized on the native nanofibril network-structured BC sponge through physical adsorption and cross-linking with glutaraldehyde. The properties including morphologic and structural features of the BC as well as the immobilized enzyme were thoroughly investigated. It was found that enzyme immobilized by cross-linking exhibited broader pH operation range of high catalytic activity as well as higher running stability compared to free and adsorbed enzyme. Using ABTS as substrate, the optimum pH value was 3.5 for the adsorption-immobilized laccase and 4.0 for the crosslinking-immobilized laccase. The immobilized enzyme retained 69% of the original activity after being recycled seven times. Novel applications of the BC-immobilized enzyme tentatively include active packaging, construction of biosensors, and establishment of bioreactors.","author":[{"dropping-particle":"","family":"Chen","given":"Lin","non-dropping-particle":"","parse-names":false,"suffix":""},{"dropping-particle":"","family":"Zou","given":"Min","non-dropping-particle":"","parse-names":false,"suffix":""},{"dropping-particle":"","family":"Hong","given":"Feng F.","non-dropping-particle":"","parse-names":false,"suffix":""}],"container-title":"Frontiers in Microbiology","id":"ITEM-1","issue":"NOV","issued":{"date-parts":[["2015"]]},"page":"1245","publisher":"Frontiers Media S.A.","title":"Evaluation of fungal laccase immobilized on natural nanostructured bacterial cellulose","type":"article-journal","volume":"6"},"uris":["http://www.mendeley.com/documents/?uuid=739ab67a-3652-32c2-b9cc-144c84a13010"]}],"mendeley":{"formattedCitation":"[41]","plainTextFormattedCitation":"[41]","previouslyFormattedCitation":"[40]"},"properties":{"noteIndex":0},"schema":"https://github.com/citation-style-language/schema/raw/master/csl-citation.json"}</w:instrText>
      </w:r>
      <w:r w:rsidR="00706550" w:rsidRPr="00D53175">
        <w:rPr>
          <w:rFonts w:ascii="Arial" w:hAnsi="Arial" w:cs="Arial"/>
          <w:szCs w:val="24"/>
          <w:lang w:val="en-US"/>
        </w:rPr>
        <w:fldChar w:fldCharType="separate"/>
      </w:r>
      <w:r w:rsidR="005639F6" w:rsidRPr="00D53175">
        <w:rPr>
          <w:rFonts w:ascii="Arial" w:hAnsi="Arial" w:cs="Arial"/>
          <w:noProof/>
          <w:szCs w:val="24"/>
          <w:lang w:val="en-US"/>
        </w:rPr>
        <w:t>[41]</w:t>
      </w:r>
      <w:r w:rsidR="00706550" w:rsidRPr="00D53175">
        <w:rPr>
          <w:rFonts w:ascii="Arial" w:hAnsi="Arial" w:cs="Arial"/>
          <w:szCs w:val="24"/>
          <w:lang w:val="en-US"/>
        </w:rPr>
        <w:fldChar w:fldCharType="end"/>
      </w:r>
      <w:r w:rsidR="00706550" w:rsidRPr="00D53175">
        <w:rPr>
          <w:rFonts w:ascii="Arial" w:hAnsi="Arial" w:cs="Arial"/>
          <w:szCs w:val="24"/>
          <w:lang w:val="en-US"/>
        </w:rPr>
        <w:t>.</w:t>
      </w:r>
      <w:r w:rsidR="005C6910" w:rsidRPr="00D53175">
        <w:rPr>
          <w:rFonts w:ascii="Arial" w:hAnsi="Arial" w:cs="Arial"/>
          <w:szCs w:val="24"/>
          <w:lang w:val="en-US"/>
        </w:rPr>
        <w:t xml:space="preserve"> </w:t>
      </w:r>
      <w:r w:rsidR="00424185" w:rsidRPr="00D53175">
        <w:rPr>
          <w:rFonts w:ascii="Arial" w:hAnsi="Arial" w:cs="Arial"/>
          <w:szCs w:val="24"/>
          <w:lang w:val="en-US"/>
        </w:rPr>
        <w:t xml:space="preserve">In contrast, for pH values of 6 and above, </w:t>
      </w:r>
      <w:r w:rsidR="005C6910" w:rsidRPr="00D53175">
        <w:rPr>
          <w:rFonts w:ascii="Arial" w:hAnsi="Arial" w:cs="Arial"/>
          <w:szCs w:val="24"/>
          <w:lang w:val="en-US"/>
        </w:rPr>
        <w:t xml:space="preserve">the activity </w:t>
      </w:r>
      <w:r w:rsidR="007E4B94" w:rsidRPr="00D53175">
        <w:rPr>
          <w:rFonts w:ascii="Arial" w:hAnsi="Arial" w:cs="Arial"/>
          <w:szCs w:val="24"/>
          <w:lang w:val="en-US"/>
        </w:rPr>
        <w:t>decreases</w:t>
      </w:r>
      <w:r w:rsidR="005C6910" w:rsidRPr="00D53175">
        <w:rPr>
          <w:rFonts w:ascii="Arial" w:hAnsi="Arial" w:cs="Arial"/>
          <w:szCs w:val="24"/>
          <w:lang w:val="en-US"/>
        </w:rPr>
        <w:t xml:space="preserve"> to almost 0%. </w:t>
      </w:r>
      <w:r w:rsidR="00367D0B" w:rsidRPr="00D53175">
        <w:rPr>
          <w:rFonts w:ascii="Arial" w:hAnsi="Arial" w:cs="Arial"/>
          <w:szCs w:val="24"/>
          <w:lang w:val="en-US"/>
        </w:rPr>
        <w:t xml:space="preserve">In the case of the </w:t>
      </w:r>
      <w:proofErr w:type="spellStart"/>
      <w:r w:rsidR="00BE3834" w:rsidRPr="00D53175">
        <w:rPr>
          <w:rFonts w:ascii="Arial" w:hAnsi="Arial" w:cs="Arial"/>
          <w:szCs w:val="24"/>
          <w:lang w:val="en-US"/>
        </w:rPr>
        <w:t>bionanocomposites</w:t>
      </w:r>
      <w:proofErr w:type="spellEnd"/>
      <w:r w:rsidR="00367D0B" w:rsidRPr="00D53175">
        <w:rPr>
          <w:rFonts w:ascii="Arial" w:hAnsi="Arial" w:cs="Arial"/>
          <w:szCs w:val="24"/>
          <w:lang w:val="en-US"/>
        </w:rPr>
        <w:t xml:space="preserve">, the activity </w:t>
      </w:r>
      <w:r w:rsidR="00424185" w:rsidRPr="00D53175">
        <w:rPr>
          <w:rFonts w:ascii="Arial" w:hAnsi="Arial" w:cs="Arial"/>
          <w:szCs w:val="24"/>
          <w:lang w:val="en-US"/>
        </w:rPr>
        <w:t xml:space="preserve">reached a peak </w:t>
      </w:r>
      <w:r w:rsidR="00367D0B" w:rsidRPr="00D53175">
        <w:rPr>
          <w:rFonts w:ascii="Arial" w:hAnsi="Arial" w:cs="Arial"/>
          <w:szCs w:val="24"/>
          <w:lang w:val="en-US"/>
        </w:rPr>
        <w:t xml:space="preserve">at pH 4, </w:t>
      </w:r>
      <w:r w:rsidR="00424185" w:rsidRPr="00D53175">
        <w:rPr>
          <w:rFonts w:ascii="Arial" w:hAnsi="Arial" w:cs="Arial"/>
          <w:szCs w:val="24"/>
          <w:lang w:val="en-US"/>
        </w:rPr>
        <w:t>followed by a considerable decrease for pH values of 6 and above</w:t>
      </w:r>
      <w:r w:rsidR="00802191" w:rsidRPr="00D53175">
        <w:rPr>
          <w:rFonts w:ascii="Arial" w:hAnsi="Arial" w:cs="Arial"/>
          <w:szCs w:val="24"/>
          <w:lang w:val="en-US"/>
        </w:rPr>
        <w:t xml:space="preserve">. </w:t>
      </w:r>
      <w:r w:rsidR="0051306D" w:rsidRPr="00D53175">
        <w:rPr>
          <w:rFonts w:ascii="Arial" w:hAnsi="Arial" w:cs="Arial"/>
          <w:szCs w:val="24"/>
          <w:lang w:val="en-US"/>
        </w:rPr>
        <w:t>The change in</w:t>
      </w:r>
      <w:r w:rsidR="00FA23EC" w:rsidRPr="00D53175">
        <w:rPr>
          <w:rFonts w:ascii="Arial" w:hAnsi="Arial" w:cs="Arial"/>
          <w:szCs w:val="24"/>
          <w:lang w:val="en-US"/>
        </w:rPr>
        <w:t xml:space="preserve"> the optimal pH </w:t>
      </w:r>
      <w:del w:id="105" w:author="Juan Carlos Cruz Jimenez" w:date="2021-05-23T21:17:00Z">
        <w:r w:rsidR="00FA23EC" w:rsidRPr="00D53175" w:rsidDel="000F3B2E">
          <w:rPr>
            <w:rFonts w:ascii="Arial" w:hAnsi="Arial" w:cs="Arial"/>
            <w:szCs w:val="24"/>
            <w:lang w:val="en-US"/>
          </w:rPr>
          <w:delText xml:space="preserve">in the </w:delText>
        </w:r>
        <w:r w:rsidR="00FA23EC" w:rsidRPr="00D53175" w:rsidDel="000F3B2E">
          <w:rPr>
            <w:rFonts w:ascii="Arial" w:hAnsi="Arial" w:cs="Arial"/>
            <w:color w:val="000000"/>
            <w:szCs w:val="24"/>
            <w:shd w:val="clear" w:color="auto" w:fill="FFFFFF"/>
            <w:lang w:val="en-US"/>
          </w:rPr>
          <w:delText>immobilized enzyme</w:delText>
        </w:r>
      </w:del>
      <w:ins w:id="106" w:author="Juan Carlos Cruz Jimenez" w:date="2021-05-23T21:17:00Z">
        <w:r w:rsidR="000F3B2E">
          <w:rPr>
            <w:rFonts w:ascii="Arial" w:hAnsi="Arial" w:cs="Arial"/>
            <w:szCs w:val="24"/>
            <w:lang w:val="en-US"/>
          </w:rPr>
          <w:t>for Lac-Magnetite</w:t>
        </w:r>
      </w:ins>
      <w:r w:rsidR="00FA23EC" w:rsidRPr="00D53175">
        <w:rPr>
          <w:rFonts w:ascii="Arial" w:hAnsi="Arial" w:cs="Arial"/>
          <w:color w:val="000000"/>
          <w:szCs w:val="24"/>
          <w:shd w:val="clear" w:color="auto" w:fill="FFFFFF"/>
          <w:lang w:val="en-US"/>
        </w:rPr>
        <w:t xml:space="preserve"> </w:t>
      </w:r>
      <w:r w:rsidR="00FA23EC" w:rsidRPr="00D53175">
        <w:rPr>
          <w:rFonts w:ascii="Arial" w:hAnsi="Arial" w:cs="Arial"/>
          <w:szCs w:val="24"/>
          <w:lang w:val="en-US"/>
        </w:rPr>
        <w:t>to higher values is likely cause</w:t>
      </w:r>
      <w:r w:rsidR="0051306D" w:rsidRPr="00D53175">
        <w:rPr>
          <w:rFonts w:ascii="Arial" w:hAnsi="Arial" w:cs="Arial"/>
          <w:szCs w:val="24"/>
          <w:lang w:val="en-US"/>
        </w:rPr>
        <w:t>d</w:t>
      </w:r>
      <w:r w:rsidR="00FA23EC" w:rsidRPr="00D53175">
        <w:rPr>
          <w:rFonts w:ascii="Arial" w:hAnsi="Arial" w:cs="Arial"/>
          <w:szCs w:val="24"/>
          <w:lang w:val="en-US"/>
        </w:rPr>
        <w:t xml:space="preserve"> by an uneven concentration of the H</w:t>
      </w:r>
      <w:r w:rsidR="00FA23EC" w:rsidRPr="00D53175">
        <w:rPr>
          <w:rFonts w:ascii="Arial" w:hAnsi="Arial" w:cs="Arial"/>
          <w:szCs w:val="24"/>
          <w:vertAlign w:val="superscript"/>
          <w:lang w:val="en-US"/>
        </w:rPr>
        <w:t>+</w:t>
      </w:r>
      <w:r w:rsidR="00FA23EC" w:rsidRPr="00D53175">
        <w:rPr>
          <w:rFonts w:ascii="Arial" w:hAnsi="Arial" w:cs="Arial"/>
          <w:szCs w:val="24"/>
          <w:lang w:val="en-US"/>
        </w:rPr>
        <w:t xml:space="preserve"> and OH</w:t>
      </w:r>
      <w:r w:rsidR="00FA23EC" w:rsidRPr="00D53175">
        <w:rPr>
          <w:rFonts w:ascii="Arial" w:hAnsi="Arial" w:cs="Arial"/>
          <w:szCs w:val="24"/>
          <w:vertAlign w:val="superscript"/>
          <w:lang w:val="en-US"/>
        </w:rPr>
        <w:t>−</w:t>
      </w:r>
      <w:r w:rsidR="00FA23EC" w:rsidRPr="00D53175">
        <w:rPr>
          <w:rFonts w:ascii="Arial" w:hAnsi="Arial" w:cs="Arial"/>
          <w:szCs w:val="24"/>
          <w:lang w:val="en-US"/>
        </w:rPr>
        <w:t xml:space="preserve"> ions </w:t>
      </w:r>
      <w:r w:rsidR="0051306D" w:rsidRPr="00D53175">
        <w:rPr>
          <w:rFonts w:ascii="Arial" w:hAnsi="Arial" w:cs="Arial"/>
          <w:szCs w:val="24"/>
          <w:lang w:val="en-US"/>
        </w:rPr>
        <w:t xml:space="preserve">between </w:t>
      </w:r>
      <w:r w:rsidR="00FA23EC" w:rsidRPr="00D53175">
        <w:rPr>
          <w:rFonts w:ascii="Arial" w:hAnsi="Arial" w:cs="Arial"/>
          <w:szCs w:val="24"/>
          <w:lang w:val="en-US"/>
        </w:rPr>
        <w:t xml:space="preserve">the support matrix and </w:t>
      </w:r>
      <w:r w:rsidR="0051306D" w:rsidRPr="00D53175">
        <w:rPr>
          <w:rFonts w:ascii="Arial" w:hAnsi="Arial" w:cs="Arial"/>
          <w:szCs w:val="24"/>
          <w:lang w:val="en-US"/>
        </w:rPr>
        <w:t xml:space="preserve">the bulk </w:t>
      </w:r>
      <w:r w:rsidR="00FA23EC" w:rsidRPr="00D53175">
        <w:rPr>
          <w:rFonts w:ascii="Arial" w:hAnsi="Arial" w:cs="Arial"/>
          <w:szCs w:val="24"/>
          <w:lang w:val="en-US"/>
        </w:rPr>
        <w:t>solution</w:t>
      </w:r>
      <w:del w:id="107" w:author="Juan Carlos Cruz Jimenez" w:date="2021-05-23T21:17:00Z">
        <w:r w:rsidR="0051306D" w:rsidRPr="00D53175" w:rsidDel="000F3B2E">
          <w:rPr>
            <w:rFonts w:ascii="Arial" w:hAnsi="Arial" w:cs="Arial"/>
            <w:szCs w:val="24"/>
            <w:lang w:val="en-US"/>
          </w:rPr>
          <w:delText>,</w:delText>
        </w:r>
        <w:r w:rsidR="00FA23EC" w:rsidRPr="00D53175" w:rsidDel="000F3B2E">
          <w:rPr>
            <w:rFonts w:ascii="Arial" w:hAnsi="Arial" w:cs="Arial"/>
            <w:szCs w:val="24"/>
            <w:lang w:val="en-US"/>
          </w:rPr>
          <w:delText xml:space="preserve"> leading </w:delText>
        </w:r>
        <w:r w:rsidR="0051306D" w:rsidRPr="00D53175" w:rsidDel="000F3B2E">
          <w:rPr>
            <w:rFonts w:ascii="Arial" w:hAnsi="Arial" w:cs="Arial"/>
            <w:szCs w:val="24"/>
            <w:lang w:val="en-US"/>
          </w:rPr>
          <w:delText xml:space="preserve">to the </w:delText>
        </w:r>
        <w:r w:rsidR="009157EE" w:rsidRPr="00D53175" w:rsidDel="000F3B2E">
          <w:rPr>
            <w:rFonts w:ascii="Arial" w:hAnsi="Arial" w:cs="Arial"/>
            <w:szCs w:val="24"/>
            <w:lang w:val="en-US"/>
          </w:rPr>
          <w:delText xml:space="preserve">observed shift in </w:delText>
        </w:r>
        <w:r w:rsidR="0051306D" w:rsidRPr="00D53175" w:rsidDel="000F3B2E">
          <w:rPr>
            <w:rFonts w:ascii="Arial" w:hAnsi="Arial" w:cs="Arial"/>
            <w:szCs w:val="24"/>
            <w:lang w:val="en-US"/>
          </w:rPr>
          <w:delText>pH</w:delText>
        </w:r>
      </w:del>
      <w:r w:rsidR="0051306D" w:rsidRPr="00D53175">
        <w:rPr>
          <w:rFonts w:ascii="Arial" w:hAnsi="Arial" w:cs="Arial"/>
          <w:szCs w:val="24"/>
          <w:lang w:val="en-US"/>
        </w:rPr>
        <w:t xml:space="preserve"> </w:t>
      </w:r>
      <w:r w:rsidR="0051306D"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{"citationItems":[{"id":"ITEM-1","itemData":{"DOI":"10.3389/fmicb.2015.01245","ISSN":"1664302X","abstract":"The aim of this work was to assess the possibility of using native bacterial nanocellulose (BC) as a carrier for laccase immobilization. BC was synthesized by Gluconacetobacter xylinus, which was statically cultivated in a mannitol-based medium and was freeze-dried to form BC sponge after purification. For the first time, fungal laccase from Trametes versicolor was immobilized on the native nanofibril network-structured BC sponge through physical adsorption and cross-linking with glutaraldehyde. The properties including morphologic and structural features of the BC as well as the immobilized enzyme were thoroughly investigated. It was found that enzyme immobilized by cross-linking exhibited broader pH operation range of high catalytic activity as well as higher running stability compared to free and adsorbed enzyme. Using ABTS as substrate, the optimum pH value was 3.5 for the adsorption-immobilized laccase and 4.0 for the crosslinking-immobilized laccase. The immobilized enzyme retained 69% of the original activity after being recycled seven times. Novel applications of the BC-immobilized enzyme tentatively include active packaging, construction of biosensors, and establishment of bioreactors.","author":[{"dropping-particle":"","family":"Chen","given":"Lin","non-dropping-particle":"","parse-names":false,"suffix":""},{"dropping-particle":"","family":"Zou","given":"Min","non-dropping-particle":"","parse-names":false,"suffix":""},{"dropping-particle":"","family":"Hong","given":"Feng F.","non-dropping-particle":"","parse-names":false,"suffix":""}],"container-title":"Frontiers in Microbiology","id":"ITEM-1","issue":"NOV","issued":{"date-parts":[["2015"]]},"page":"1245","publisher":"Frontiers Media S.A.","title":"Evaluation of fungal laccase immobilized on natural nanostructured bacterial cellulose","type":"article-journal","volume":"6"},"uris":["http://www.mendeley.com/documents/?uuid=739ab67a-3652-32c2-b9cc-144c84a13010"]},{"id":"ITEM-2","itemData":{"DOI":"10.1016/j.ijbiomac.2018.04.105","ISSN":"18790003","PMID":"29689286","abstract":"Nanotechnology-inspired biocatalytic systems attracted attention for many applications since nanosized supports for enzyme immobilization can improve efficiency-determining factors e.g. enhancing the surface area and loading capacity and reducing the mass transfer resistance. Among the nanomaterials, nanobiochar has unique features as a support for enzyme immobilization i.e. high surface to volume ratio, porous structure, and presence of functional groups on its surface. However, the performance of the immobilization is highly dependent on the immobilization conditions and the properties of the enzyme and the support material. In this research, crude laccase was covalently immobilized onto functionalized nanobiochar using a two-step method of diimide-activated amidation. The effect of different parameters was investigated. The optimal conditions were found to be 14 mg/mL of laccase concentration, 5 mg/mL of nanobiochar, 8.2 mM of cross-linker and 3 h of contact time. For investigating the pH, thermal, storage, and operational stability, the sample obtained from the optimized conditions was used. The results showed the higher stability of immobilized laccase against temperature and pH variation compared to free laccase. In addition, immobilized laccase maintained its catalytic performance up to seven cycles of utilization and showed more than 50% of initial activity after two months of room temperature storage.","author":[{"dropping-particle":"","family":"Naghdi","given":"Mitra","non-dropping-particle":"","parse-names":false,"suffix":""},{"dropping-particle":"","family":"Taheran","given":"Mehrdad","non-dropping-particle":"","parse-names":false,"suffix":""},{"dropping-particle":"","family":"Brar","given":"Satinder K.","non-dropping-particle":"","parse-names":false,"suffix":""},{"dropping-particle":"","family":"Kermanshahi-pour","given":"Azadeh","non-dropping-particle":"","parse-names":false,"suffix":""},{"dropping-particle":"","family":"Verma","given":"M.","non-dropping-particle":"","parse-names":false,"suffix":""},{"dropping-particle":"","family":"Surampalli","given":"R. Y.","non-dropping-particle":"","parse-names":false,"suffix":""}],"container-title":"International Journal of Biological Macromolecules","id":"ITEM-2","issued":{"date-parts":[["2018","8","1"]]},"page":"563-571","publisher":"Elsevier B.V.","title":"Pinewood nanobiochar: A unique carrier for the immobilization of crude laccase by covalent bonding","type":"article-journal","volume":"115"},"uris":["http://www.mendeley.com/documents/?uuid=b5e85ef1-5f38-3438-b37d-5f97b513cb29"]}],"mendeley":{"formattedCitation":"[40], [41]","manualFormatting":"[33][34]","plainTextFormattedCitation":"[40], [41]","previouslyFormattedCitation":"[39], [40]"},"properties":{"noteIndex":0},"schema":"https://github.com/citation-style-language/schema/raw/master/csl-citation.json"}</w:instrText>
      </w:r>
      <w:r w:rsidR="0051306D" w:rsidRPr="00D53175">
        <w:rPr>
          <w:rFonts w:ascii="Arial" w:hAnsi="Arial" w:cs="Arial"/>
          <w:szCs w:val="24"/>
          <w:lang w:val="en-US"/>
        </w:rPr>
        <w:fldChar w:fldCharType="separate"/>
      </w:r>
      <w:r w:rsidR="0051306D" w:rsidRPr="00D53175">
        <w:rPr>
          <w:rFonts w:ascii="Arial" w:hAnsi="Arial" w:cs="Arial"/>
          <w:noProof/>
          <w:szCs w:val="24"/>
          <w:lang w:val="en-US"/>
        </w:rPr>
        <w:t>[33][34]</w:t>
      </w:r>
      <w:r w:rsidR="0051306D" w:rsidRPr="00D53175">
        <w:rPr>
          <w:rFonts w:ascii="Arial" w:hAnsi="Arial" w:cs="Arial"/>
          <w:szCs w:val="24"/>
          <w:lang w:val="en-US"/>
        </w:rPr>
        <w:fldChar w:fldCharType="end"/>
      </w:r>
      <w:r w:rsidR="0051306D" w:rsidRPr="00D53175">
        <w:rPr>
          <w:rFonts w:ascii="Arial" w:hAnsi="Arial" w:cs="Arial"/>
          <w:szCs w:val="24"/>
          <w:lang w:val="en-US"/>
        </w:rPr>
        <w:t>.</w:t>
      </w:r>
    </w:p>
    <w:p w14:paraId="518CE639" w14:textId="0BB52699" w:rsidR="00D949F8" w:rsidRPr="00D53175" w:rsidRDefault="00AC3034" w:rsidP="003D74A1">
      <w:pPr>
        <w:keepNext/>
        <w:spacing w:after="0"/>
        <w:jc w:val="center"/>
        <w:rPr>
          <w:rFonts w:ascii="Arial" w:hAnsi="Arial" w:cs="Arial"/>
          <w:szCs w:val="24"/>
          <w:lang w:val="en-US"/>
        </w:rPr>
      </w:pPr>
      <w:r w:rsidRPr="00D53175">
        <w:rPr>
          <w:rFonts w:ascii="Arial" w:hAnsi="Arial" w:cs="Arial"/>
          <w:noProof/>
          <w:szCs w:val="24"/>
          <w:lang w:eastAsia="es-CO"/>
        </w:rPr>
        <w:drawing>
          <wp:inline distT="0" distB="0" distL="0" distR="0" wp14:anchorId="2EDE7E93" wp14:editId="376F7E9B">
            <wp:extent cx="4330700" cy="2464756"/>
            <wp:effectExtent l="0" t="0" r="0" b="0"/>
            <wp:docPr id="15" name="Imagen 15" descr="C:\Users\MULTINSA\Desktop\Imagenes paper 1\F2 pH dependency on the Enzymatic activit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LTINSA\Desktop\Imagenes paper 1\F2 pH dependency on the Enzymatic activity.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0118" cy="2475807"/>
                    </a:xfrm>
                    <a:prstGeom prst="rect">
                      <a:avLst/>
                    </a:prstGeom>
                    <a:noFill/>
                    <a:ln>
                      <a:noFill/>
                    </a:ln>
                  </pic:spPr>
                </pic:pic>
              </a:graphicData>
            </a:graphic>
          </wp:inline>
        </w:drawing>
      </w:r>
    </w:p>
    <w:p w14:paraId="14CA6BE5" w14:textId="35566B87" w:rsidR="00B73879" w:rsidRPr="00D53175" w:rsidRDefault="00B5096F" w:rsidP="003D74A1">
      <w:pPr>
        <w:pStyle w:val="Caption"/>
        <w:spacing w:before="120" w:after="0"/>
        <w:jc w:val="center"/>
        <w:rPr>
          <w:rFonts w:ascii="Arial" w:hAnsi="Arial" w:cs="Arial"/>
          <w:sz w:val="24"/>
          <w:szCs w:val="24"/>
          <w:lang w:val="en-US"/>
        </w:rPr>
      </w:pPr>
      <w:bookmarkStart w:id="108" w:name="_Ref48096708"/>
      <w:r w:rsidRPr="00D53175">
        <w:rPr>
          <w:rFonts w:ascii="Arial" w:hAnsi="Arial" w:cs="Arial"/>
          <w:b/>
          <w:sz w:val="24"/>
          <w:szCs w:val="24"/>
          <w:lang w:val="en-US"/>
        </w:rPr>
        <w:t>Figure</w:t>
      </w:r>
      <w:r w:rsidR="00D949F8" w:rsidRPr="00D53175">
        <w:rPr>
          <w:rFonts w:ascii="Arial" w:hAnsi="Arial" w:cs="Arial"/>
          <w:b/>
          <w:sz w:val="24"/>
          <w:szCs w:val="24"/>
          <w:lang w:val="en-US"/>
        </w:rPr>
        <w:t xml:space="preserve"> </w:t>
      </w:r>
      <w:r w:rsidRPr="00D53175">
        <w:rPr>
          <w:rFonts w:ascii="Arial" w:hAnsi="Arial" w:cs="Arial"/>
          <w:b/>
          <w:sz w:val="24"/>
          <w:szCs w:val="24"/>
          <w:lang w:val="en-US"/>
        </w:rPr>
        <w:fldChar w:fldCharType="begin"/>
      </w:r>
      <w:r w:rsidRPr="00D53175">
        <w:rPr>
          <w:rFonts w:ascii="Arial" w:hAnsi="Arial" w:cs="Arial"/>
          <w:b/>
          <w:sz w:val="24"/>
          <w:szCs w:val="24"/>
          <w:lang w:val="en-US"/>
        </w:rPr>
        <w:instrText xml:space="preserve"> SEQ Figure \* ARABIC </w:instrText>
      </w:r>
      <w:r w:rsidRPr="00D53175">
        <w:rPr>
          <w:rFonts w:ascii="Arial" w:hAnsi="Arial" w:cs="Arial"/>
          <w:b/>
          <w:sz w:val="24"/>
          <w:szCs w:val="24"/>
          <w:lang w:val="en-US"/>
        </w:rPr>
        <w:fldChar w:fldCharType="separate"/>
      </w:r>
      <w:r w:rsidR="00D4508B">
        <w:rPr>
          <w:rFonts w:ascii="Arial" w:hAnsi="Arial" w:cs="Arial"/>
          <w:b/>
          <w:noProof/>
          <w:sz w:val="24"/>
          <w:szCs w:val="24"/>
          <w:lang w:val="en-US"/>
        </w:rPr>
        <w:t>2</w:t>
      </w:r>
      <w:r w:rsidRPr="00D53175">
        <w:rPr>
          <w:rFonts w:ascii="Arial" w:hAnsi="Arial" w:cs="Arial"/>
          <w:b/>
          <w:sz w:val="24"/>
          <w:szCs w:val="24"/>
          <w:lang w:val="en-US"/>
        </w:rPr>
        <w:fldChar w:fldCharType="end"/>
      </w:r>
      <w:bookmarkEnd w:id="108"/>
      <w:r w:rsidR="00D949F8" w:rsidRPr="00D53175">
        <w:rPr>
          <w:rFonts w:ascii="Arial" w:hAnsi="Arial" w:cs="Arial"/>
          <w:b/>
          <w:sz w:val="24"/>
          <w:szCs w:val="24"/>
          <w:lang w:val="en-US"/>
        </w:rPr>
        <w:t>.</w:t>
      </w:r>
      <w:r w:rsidR="00D949F8" w:rsidRPr="00D53175">
        <w:rPr>
          <w:rFonts w:ascii="Arial" w:hAnsi="Arial" w:cs="Arial"/>
          <w:sz w:val="24"/>
          <w:szCs w:val="24"/>
          <w:lang w:val="en-US"/>
        </w:rPr>
        <w:t xml:space="preserve"> </w:t>
      </w:r>
      <w:r w:rsidR="004368D8" w:rsidRPr="00D53175">
        <w:rPr>
          <w:rFonts w:ascii="Arial" w:hAnsi="Arial" w:cs="Arial"/>
          <w:sz w:val="24"/>
          <w:szCs w:val="24"/>
          <w:lang w:val="en-US"/>
        </w:rPr>
        <w:t xml:space="preserve">Impact of </w:t>
      </w:r>
      <w:r w:rsidR="00D949F8" w:rsidRPr="00D53175">
        <w:rPr>
          <w:rFonts w:ascii="Arial" w:hAnsi="Arial" w:cs="Arial"/>
          <w:sz w:val="24"/>
          <w:szCs w:val="24"/>
          <w:lang w:val="en-US"/>
        </w:rPr>
        <w:t xml:space="preserve">pH </w:t>
      </w:r>
      <w:r w:rsidR="004368D8" w:rsidRPr="00D53175">
        <w:rPr>
          <w:rFonts w:ascii="Arial" w:hAnsi="Arial" w:cs="Arial"/>
          <w:sz w:val="24"/>
          <w:szCs w:val="24"/>
          <w:lang w:val="en-US"/>
        </w:rPr>
        <w:t xml:space="preserve">changes on the </w:t>
      </w:r>
      <w:r w:rsidR="00D949F8" w:rsidRPr="00D53175">
        <w:rPr>
          <w:rFonts w:ascii="Arial" w:hAnsi="Arial" w:cs="Arial"/>
          <w:sz w:val="24"/>
          <w:szCs w:val="24"/>
          <w:lang w:val="en-US"/>
        </w:rPr>
        <w:t xml:space="preserve">Enzymatic activity </w:t>
      </w:r>
      <w:r w:rsidR="00424185" w:rsidRPr="00D53175">
        <w:rPr>
          <w:rFonts w:ascii="Arial" w:hAnsi="Arial" w:cs="Arial"/>
          <w:sz w:val="24"/>
          <w:szCs w:val="24"/>
          <w:lang w:val="en-US"/>
        </w:rPr>
        <w:t>for</w:t>
      </w:r>
      <w:r w:rsidR="00D949F8" w:rsidRPr="00D53175">
        <w:rPr>
          <w:rFonts w:ascii="Arial" w:hAnsi="Arial" w:cs="Arial"/>
          <w:sz w:val="24"/>
          <w:szCs w:val="24"/>
          <w:lang w:val="en-US"/>
        </w:rPr>
        <w:t>: (</w:t>
      </w:r>
      <w:r w:rsidR="00D949F8" w:rsidRPr="00D53175">
        <w:rPr>
          <w:rFonts w:ascii="Arial" w:hAnsi="Arial" w:cs="Arial"/>
          <w:color w:val="3B3838"/>
          <w:sz w:val="24"/>
          <w:szCs w:val="24"/>
          <w:lang w:val="en-US"/>
        </w:rPr>
        <w:t>●</w:t>
      </w:r>
      <w:r w:rsidR="00D949F8" w:rsidRPr="00D53175">
        <w:rPr>
          <w:rFonts w:ascii="Arial" w:hAnsi="Arial" w:cs="Arial"/>
          <w:sz w:val="24"/>
          <w:szCs w:val="24"/>
          <w:lang w:val="en-US"/>
        </w:rPr>
        <w:t xml:space="preserve">) </w:t>
      </w:r>
      <w:r w:rsidR="004E555A" w:rsidRPr="00D53175">
        <w:rPr>
          <w:rFonts w:ascii="Arial" w:hAnsi="Arial" w:cs="Arial"/>
          <w:sz w:val="24"/>
          <w:szCs w:val="24"/>
          <w:lang w:val="en-US"/>
        </w:rPr>
        <w:t>Free-</w:t>
      </w:r>
      <w:r w:rsidR="00D949F8" w:rsidRPr="00D53175">
        <w:rPr>
          <w:rFonts w:ascii="Arial" w:hAnsi="Arial" w:cs="Arial"/>
          <w:sz w:val="24"/>
          <w:szCs w:val="24"/>
          <w:lang w:val="en-US"/>
        </w:rPr>
        <w:t>Laccase and (</w:t>
      </w:r>
      <w:r w:rsidR="006C536B" w:rsidRPr="00D53175">
        <w:rPr>
          <w:rFonts w:ascii="Arial" w:hAnsi="Arial" w:cs="Arial"/>
          <w:color w:val="7F7F7F"/>
          <w:sz w:val="24"/>
          <w:szCs w:val="24"/>
          <w:lang w:val="en-US"/>
        </w:rPr>
        <w:t>♦</w:t>
      </w:r>
      <w:r w:rsidR="00910940" w:rsidRPr="00D53175">
        <w:rPr>
          <w:rFonts w:ascii="Arial" w:hAnsi="Arial" w:cs="Arial"/>
          <w:sz w:val="24"/>
          <w:szCs w:val="24"/>
          <w:lang w:val="en-US"/>
        </w:rPr>
        <w:t>) Lac-Magnetite</w:t>
      </w:r>
      <w:r w:rsidR="00424185" w:rsidRPr="00D53175">
        <w:rPr>
          <w:rFonts w:ascii="Arial" w:hAnsi="Arial" w:cs="Arial"/>
          <w:sz w:val="24"/>
          <w:szCs w:val="24"/>
          <w:lang w:val="en-US"/>
        </w:rPr>
        <w:t xml:space="preserve">. </w:t>
      </w:r>
      <w:r w:rsidR="005512AA" w:rsidRPr="00D53175">
        <w:rPr>
          <w:rFonts w:ascii="Arial" w:hAnsi="Arial" w:cs="Arial"/>
          <w:sz w:val="24"/>
          <w:szCs w:val="24"/>
          <w:lang w:val="en-US"/>
        </w:rPr>
        <w:t xml:space="preserve">Maximum and minimum errors are indicated </w:t>
      </w:r>
      <w:r w:rsidR="007E4B94" w:rsidRPr="00D53175">
        <w:rPr>
          <w:rFonts w:ascii="Arial" w:hAnsi="Arial" w:cs="Arial"/>
          <w:sz w:val="24"/>
          <w:szCs w:val="24"/>
          <w:lang w:val="en-US"/>
        </w:rPr>
        <w:t xml:space="preserve">with </w:t>
      </w:r>
      <w:r w:rsidR="005512AA" w:rsidRPr="00D53175">
        <w:rPr>
          <w:rFonts w:ascii="Arial" w:hAnsi="Arial" w:cs="Arial"/>
          <w:sz w:val="24"/>
          <w:szCs w:val="24"/>
          <w:lang w:val="en-US"/>
        </w:rPr>
        <w:t>the error bars.</w:t>
      </w:r>
    </w:p>
    <w:p w14:paraId="2A3A82B4" w14:textId="45C1A1DD" w:rsidR="00B06A67" w:rsidRPr="00D53175" w:rsidRDefault="00321BB4" w:rsidP="007F7C1F">
      <w:pPr>
        <w:pStyle w:val="Heading2"/>
        <w:numPr>
          <w:ilvl w:val="1"/>
          <w:numId w:val="24"/>
        </w:numPr>
        <w:rPr>
          <w:rFonts w:ascii="Arial" w:hAnsi="Arial" w:cs="Arial"/>
          <w:szCs w:val="24"/>
          <w:lang w:val="en-US"/>
        </w:rPr>
      </w:pPr>
      <w:bookmarkStart w:id="109" w:name="_Toc58721033"/>
      <w:r w:rsidRPr="00D53175">
        <w:rPr>
          <w:rFonts w:ascii="Arial" w:hAnsi="Arial" w:cs="Arial"/>
          <w:szCs w:val="24"/>
          <w:lang w:val="en-US"/>
        </w:rPr>
        <w:lastRenderedPageBreak/>
        <w:t>Microreactor geometry design and simulation</w:t>
      </w:r>
      <w:bookmarkEnd w:id="109"/>
    </w:p>
    <w:p w14:paraId="4C522E4A" w14:textId="42F91241" w:rsidR="001E4E12" w:rsidRDefault="00D4508B" w:rsidP="00D64B49">
      <w:pPr>
        <w:jc w:val="both"/>
        <w:rPr>
          <w:rFonts w:ascii="Arial" w:hAnsi="Arial" w:cs="Arial"/>
          <w:szCs w:val="24"/>
          <w:lang w:val="en-US"/>
        </w:rPr>
      </w:pPr>
      <w:r>
        <w:rPr>
          <w:rFonts w:ascii="Arial" w:hAnsi="Arial" w:cs="Arial"/>
          <w:color w:val="FF0000"/>
          <w:szCs w:val="24"/>
          <w:lang w:val="en-US"/>
        </w:rPr>
        <w:fldChar w:fldCharType="begin"/>
      </w:r>
      <w:r>
        <w:rPr>
          <w:rFonts w:ascii="Arial" w:hAnsi="Arial" w:cs="Arial"/>
          <w:szCs w:val="24"/>
          <w:lang w:val="en-US"/>
        </w:rPr>
        <w:instrText xml:space="preserve"> REF _Ref72441654 \h </w:instrText>
      </w:r>
      <w:r>
        <w:rPr>
          <w:rFonts w:ascii="Arial" w:hAnsi="Arial" w:cs="Arial"/>
          <w:color w:val="FF0000"/>
          <w:szCs w:val="24"/>
          <w:lang w:val="en-US"/>
        </w:rPr>
      </w:r>
      <w:r>
        <w:rPr>
          <w:rFonts w:ascii="Arial" w:hAnsi="Arial" w:cs="Arial"/>
          <w:color w:val="FF0000"/>
          <w:szCs w:val="24"/>
          <w:lang w:val="en-US"/>
        </w:rPr>
        <w:fldChar w:fldCharType="separate"/>
      </w:r>
      <w:r w:rsidRPr="00D4508B">
        <w:rPr>
          <w:rFonts w:ascii="Arial" w:hAnsi="Arial" w:cs="Arial"/>
          <w:szCs w:val="24"/>
          <w:lang w:val="en-US"/>
        </w:rPr>
        <w:t xml:space="preserve">Figure </w:t>
      </w:r>
      <w:r w:rsidRPr="00D4508B">
        <w:rPr>
          <w:rFonts w:ascii="Arial" w:hAnsi="Arial" w:cs="Arial"/>
          <w:noProof/>
          <w:szCs w:val="24"/>
          <w:lang w:val="en-US"/>
        </w:rPr>
        <w:t>3</w:t>
      </w:r>
      <w:r>
        <w:rPr>
          <w:rFonts w:ascii="Arial" w:hAnsi="Arial" w:cs="Arial"/>
          <w:color w:val="FF0000"/>
          <w:szCs w:val="24"/>
          <w:lang w:val="en-US"/>
        </w:rPr>
        <w:fldChar w:fldCharType="end"/>
      </w:r>
      <w:r>
        <w:rPr>
          <w:rFonts w:ascii="Arial" w:hAnsi="Arial" w:cs="Arial"/>
          <w:color w:val="FF0000"/>
          <w:szCs w:val="24"/>
          <w:lang w:val="en-US"/>
        </w:rPr>
        <w:t xml:space="preserve"> </w:t>
      </w:r>
      <w:r w:rsidR="001E4E12" w:rsidRPr="00D53175">
        <w:rPr>
          <w:rFonts w:ascii="Arial" w:hAnsi="Arial" w:cs="Arial"/>
          <w:szCs w:val="24"/>
          <w:lang w:val="en-US"/>
        </w:rPr>
        <w:t>shows the convergence plot for a one-loop microreactor. All the simulations were carried out with a minimum of with 60,000 mesh elements for the fluid domain to assure the system convergence.</w:t>
      </w:r>
    </w:p>
    <w:p w14:paraId="18538CA8" w14:textId="77777777" w:rsidR="00D4508B" w:rsidRDefault="00D4508B" w:rsidP="00D4508B">
      <w:pPr>
        <w:keepNext/>
        <w:jc w:val="both"/>
      </w:pPr>
      <w:r w:rsidRPr="00D4508B">
        <w:rPr>
          <w:noProof/>
        </w:rPr>
        <w:drawing>
          <wp:inline distT="0" distB="0" distL="0" distR="0" wp14:anchorId="61A2D1D4" wp14:editId="3E58AA33">
            <wp:extent cx="5609524" cy="323809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238095"/>
                    </a:xfrm>
                    <a:prstGeom prst="rect">
                      <a:avLst/>
                    </a:prstGeom>
                  </pic:spPr>
                </pic:pic>
              </a:graphicData>
            </a:graphic>
          </wp:inline>
        </w:drawing>
      </w:r>
    </w:p>
    <w:p w14:paraId="5EEE71B8" w14:textId="41E94FC9" w:rsidR="00D4508B" w:rsidRPr="00D4508B" w:rsidRDefault="00D4508B" w:rsidP="00D4508B">
      <w:pPr>
        <w:pStyle w:val="Caption"/>
        <w:jc w:val="center"/>
        <w:rPr>
          <w:rFonts w:ascii="Arial" w:hAnsi="Arial" w:cs="Arial"/>
          <w:sz w:val="24"/>
          <w:szCs w:val="24"/>
          <w:lang w:val="en-US"/>
        </w:rPr>
      </w:pPr>
      <w:bookmarkStart w:id="110" w:name="_Ref72441654"/>
      <w:r w:rsidRPr="00D4508B">
        <w:rPr>
          <w:rFonts w:ascii="Arial" w:hAnsi="Arial" w:cs="Arial"/>
          <w:sz w:val="24"/>
          <w:szCs w:val="24"/>
          <w:lang w:val="en-US"/>
        </w:rPr>
        <w:t xml:space="preserve">Figure </w:t>
      </w:r>
      <w:r w:rsidRPr="00D4508B">
        <w:rPr>
          <w:rFonts w:ascii="Arial" w:hAnsi="Arial" w:cs="Arial"/>
          <w:sz w:val="24"/>
          <w:szCs w:val="24"/>
        </w:rPr>
        <w:fldChar w:fldCharType="begin"/>
      </w:r>
      <w:r w:rsidRPr="00D4508B">
        <w:rPr>
          <w:rFonts w:ascii="Arial" w:hAnsi="Arial" w:cs="Arial"/>
          <w:sz w:val="24"/>
          <w:szCs w:val="24"/>
          <w:lang w:val="en-US"/>
        </w:rPr>
        <w:instrText xml:space="preserve"> SEQ Figure \* ARABIC </w:instrText>
      </w:r>
      <w:r w:rsidRPr="00D4508B">
        <w:rPr>
          <w:rFonts w:ascii="Arial" w:hAnsi="Arial" w:cs="Arial"/>
          <w:sz w:val="24"/>
          <w:szCs w:val="24"/>
        </w:rPr>
        <w:fldChar w:fldCharType="separate"/>
      </w:r>
      <w:r w:rsidRPr="00D4508B">
        <w:rPr>
          <w:rFonts w:ascii="Arial" w:hAnsi="Arial" w:cs="Arial"/>
          <w:noProof/>
          <w:sz w:val="24"/>
          <w:szCs w:val="24"/>
          <w:lang w:val="en-US"/>
        </w:rPr>
        <w:t>3</w:t>
      </w:r>
      <w:r w:rsidRPr="00D4508B">
        <w:rPr>
          <w:rFonts w:ascii="Arial" w:hAnsi="Arial" w:cs="Arial"/>
          <w:sz w:val="24"/>
          <w:szCs w:val="24"/>
        </w:rPr>
        <w:fldChar w:fldCharType="end"/>
      </w:r>
      <w:bookmarkEnd w:id="110"/>
      <w:r w:rsidRPr="00D4508B">
        <w:rPr>
          <w:rFonts w:ascii="Arial" w:hAnsi="Arial" w:cs="Arial"/>
          <w:sz w:val="24"/>
          <w:szCs w:val="24"/>
          <w:lang w:val="en-US"/>
        </w:rPr>
        <w:t>. Mesh convergence analysis for the one-loop torus microreactor.</w:t>
      </w:r>
      <w:ins w:id="111" w:author="Juan Carlos Cruz Jimenez" w:date="2021-05-23T21:18:00Z">
        <w:r w:rsidR="000658E4">
          <w:rPr>
            <w:rFonts w:ascii="Arial" w:hAnsi="Arial" w:cs="Arial"/>
            <w:sz w:val="24"/>
            <w:szCs w:val="24"/>
            <w:lang w:val="en-US"/>
          </w:rPr>
          <w:t xml:space="preserve"> </w:t>
        </w:r>
      </w:ins>
      <w:ins w:id="112" w:author="Juan Carlos Cruz Jimenez" w:date="2021-05-23T21:19:00Z">
        <w:r w:rsidR="000658E4">
          <w:rPr>
            <w:rFonts w:ascii="Arial" w:hAnsi="Arial" w:cs="Arial"/>
            <w:sz w:val="24"/>
            <w:szCs w:val="24"/>
            <w:lang w:val="en-US"/>
          </w:rPr>
          <w:t>Five points along the computational domain were selected for the analysis</w:t>
        </w:r>
      </w:ins>
      <w:ins w:id="113" w:author="Juan Carlos Cruz Jimenez" w:date="2021-05-23T21:20:00Z">
        <w:r w:rsidR="000658E4">
          <w:rPr>
            <w:rFonts w:ascii="Arial" w:hAnsi="Arial" w:cs="Arial"/>
            <w:sz w:val="24"/>
            <w:szCs w:val="24"/>
            <w:lang w:val="en-US"/>
          </w:rPr>
          <w:t xml:space="preserve"> and plotted as a function of </w:t>
        </w:r>
      </w:ins>
      <w:ins w:id="114" w:author="Juan Carlos Cruz Jimenez" w:date="2021-05-23T21:23:00Z">
        <w:r w:rsidR="000658E4">
          <w:rPr>
            <w:rFonts w:ascii="Arial" w:hAnsi="Arial" w:cs="Arial"/>
            <w:sz w:val="24"/>
            <w:szCs w:val="24"/>
            <w:lang w:val="en-US"/>
          </w:rPr>
          <w:t xml:space="preserve">number of mesh elements. </w:t>
        </w:r>
      </w:ins>
      <w:ins w:id="115" w:author="Juan Carlos Cruz Jimenez" w:date="2021-05-23T21:24:00Z">
        <w:r w:rsidR="000658E4">
          <w:rPr>
            <w:rFonts w:ascii="Arial" w:hAnsi="Arial" w:cs="Arial"/>
            <w:sz w:val="24"/>
            <w:szCs w:val="24"/>
            <w:lang w:val="en-US"/>
          </w:rPr>
          <w:t>Also, the simulation time for the different levels of meshing is presented.</w:t>
        </w:r>
      </w:ins>
    </w:p>
    <w:p w14:paraId="73BF350C" w14:textId="08166B09" w:rsidR="00943746" w:rsidRPr="00D53175" w:rsidRDefault="00FF3E22" w:rsidP="00943746">
      <w:pPr>
        <w:jc w:val="both"/>
        <w:rPr>
          <w:rFonts w:ascii="Arial" w:hAnsi="Arial" w:cs="Arial"/>
          <w:szCs w:val="24"/>
          <w:lang w:val="en-US"/>
        </w:rPr>
      </w:pPr>
      <w:r w:rsidRPr="00D53175">
        <w:rPr>
          <w:rFonts w:ascii="Arial" w:hAnsi="Arial" w:cs="Arial"/>
          <w:szCs w:val="24"/>
          <w:lang w:val="en-US"/>
        </w:rPr>
        <w:t>The velocity profile</w:t>
      </w:r>
      <w:r w:rsidR="004B67B9" w:rsidRPr="00D53175">
        <w:rPr>
          <w:rFonts w:ascii="Arial" w:hAnsi="Arial" w:cs="Arial"/>
          <w:szCs w:val="24"/>
          <w:lang w:val="en-US"/>
        </w:rPr>
        <w:t>s</w:t>
      </w:r>
      <w:r w:rsidRPr="00D53175">
        <w:rPr>
          <w:rFonts w:ascii="Arial" w:hAnsi="Arial" w:cs="Arial"/>
          <w:szCs w:val="24"/>
          <w:lang w:val="en-US"/>
        </w:rPr>
        <w:t xml:space="preserve"> and </w:t>
      </w:r>
      <w:r w:rsidR="001D1B5D" w:rsidRPr="00D53175">
        <w:rPr>
          <w:rFonts w:ascii="Arial" w:hAnsi="Arial" w:cs="Arial"/>
          <w:szCs w:val="24"/>
          <w:lang w:val="en-US"/>
        </w:rPr>
        <w:t>magnetic field flux</w:t>
      </w:r>
      <w:r w:rsidR="004B67B9" w:rsidRPr="00D53175">
        <w:rPr>
          <w:rFonts w:ascii="Arial" w:hAnsi="Arial" w:cs="Arial"/>
          <w:szCs w:val="24"/>
          <w:lang w:val="en-US"/>
        </w:rPr>
        <w:t>es</w:t>
      </w:r>
      <w:r w:rsidR="001D1B5D" w:rsidRPr="00D53175">
        <w:rPr>
          <w:rFonts w:ascii="Arial" w:hAnsi="Arial" w:cs="Arial"/>
          <w:szCs w:val="24"/>
          <w:lang w:val="en-US"/>
        </w:rPr>
        <w:t xml:space="preserve"> </w:t>
      </w:r>
      <w:r w:rsidR="004B67B9" w:rsidRPr="00D53175">
        <w:rPr>
          <w:rFonts w:ascii="Arial" w:hAnsi="Arial" w:cs="Arial"/>
          <w:szCs w:val="24"/>
          <w:lang w:val="en-US"/>
        </w:rPr>
        <w:t xml:space="preserve">for </w:t>
      </w:r>
      <w:r w:rsidR="00C31028" w:rsidRPr="00D53175">
        <w:rPr>
          <w:rFonts w:ascii="Arial" w:hAnsi="Arial" w:cs="Arial"/>
          <w:szCs w:val="24"/>
          <w:lang w:val="en-US"/>
        </w:rPr>
        <w:t>the</w:t>
      </w:r>
      <w:r w:rsidR="00065AD0" w:rsidRPr="00D53175">
        <w:rPr>
          <w:rFonts w:ascii="Arial" w:hAnsi="Arial" w:cs="Arial"/>
          <w:szCs w:val="24"/>
          <w:lang w:val="en-US"/>
        </w:rPr>
        <w:t xml:space="preserve"> 3</w:t>
      </w:r>
      <w:r w:rsidR="004B67B9" w:rsidRPr="00D53175">
        <w:rPr>
          <w:rFonts w:ascii="Arial" w:hAnsi="Arial" w:cs="Arial"/>
          <w:szCs w:val="24"/>
          <w:lang w:val="en-US"/>
        </w:rPr>
        <w:t xml:space="preserve"> proposed</w:t>
      </w:r>
      <w:r w:rsidR="00065AD0" w:rsidRPr="00D53175">
        <w:rPr>
          <w:rFonts w:ascii="Arial" w:hAnsi="Arial" w:cs="Arial"/>
          <w:szCs w:val="24"/>
          <w:lang w:val="en-US"/>
        </w:rPr>
        <w:t xml:space="preserve"> </w:t>
      </w:r>
      <w:r w:rsidR="00191D91" w:rsidRPr="00D53175">
        <w:rPr>
          <w:rFonts w:ascii="Arial" w:hAnsi="Arial" w:cs="Arial"/>
          <w:szCs w:val="24"/>
          <w:lang w:val="en-US"/>
        </w:rPr>
        <w:t>devices</w:t>
      </w:r>
      <w:r w:rsidRPr="00D53175">
        <w:rPr>
          <w:rFonts w:ascii="Arial" w:hAnsi="Arial" w:cs="Arial"/>
          <w:szCs w:val="24"/>
          <w:lang w:val="en-US"/>
        </w:rPr>
        <w:t xml:space="preserve"> </w:t>
      </w:r>
      <w:r w:rsidR="004B67B9" w:rsidRPr="00D53175">
        <w:rPr>
          <w:rFonts w:ascii="Arial" w:hAnsi="Arial" w:cs="Arial"/>
          <w:szCs w:val="24"/>
          <w:lang w:val="en-US"/>
        </w:rPr>
        <w:t>are shown</w:t>
      </w:r>
      <w:r w:rsidRPr="00D53175">
        <w:rPr>
          <w:rFonts w:ascii="Arial" w:hAnsi="Arial" w:cs="Arial"/>
          <w:szCs w:val="24"/>
          <w:lang w:val="en-US"/>
        </w:rPr>
        <w:t xml:space="preserve"> in</w:t>
      </w:r>
      <w:r w:rsidR="00F95761" w:rsidRPr="00D53175">
        <w:rPr>
          <w:rFonts w:ascii="Arial" w:hAnsi="Arial" w:cs="Arial"/>
          <w:szCs w:val="24"/>
          <w:lang w:val="en-US"/>
        </w:rPr>
        <w:t xml:space="preserve"> </w:t>
      </w:r>
      <w:r w:rsidR="00F95761" w:rsidRPr="00D53175">
        <w:rPr>
          <w:rFonts w:ascii="Arial" w:hAnsi="Arial" w:cs="Arial"/>
          <w:szCs w:val="24"/>
          <w:lang w:val="en-US"/>
        </w:rPr>
        <w:fldChar w:fldCharType="begin"/>
      </w:r>
      <w:r w:rsidR="00F95761" w:rsidRPr="00D53175">
        <w:rPr>
          <w:rFonts w:ascii="Arial" w:hAnsi="Arial" w:cs="Arial"/>
          <w:szCs w:val="24"/>
          <w:lang w:val="en-US"/>
        </w:rPr>
        <w:instrText xml:space="preserve"> REF _Ref46075703 \h  \* MERGEFORMAT </w:instrText>
      </w:r>
      <w:r w:rsidR="00F95761" w:rsidRPr="00D53175">
        <w:rPr>
          <w:rFonts w:ascii="Arial" w:hAnsi="Arial" w:cs="Arial"/>
          <w:szCs w:val="24"/>
          <w:lang w:val="en-US"/>
        </w:rPr>
      </w:r>
      <w:r w:rsidR="00F95761" w:rsidRPr="00D53175">
        <w:rPr>
          <w:rFonts w:ascii="Arial" w:hAnsi="Arial" w:cs="Arial"/>
          <w:szCs w:val="24"/>
          <w:lang w:val="en-US"/>
        </w:rPr>
        <w:fldChar w:fldCharType="separate"/>
      </w:r>
      <w:r w:rsidR="00D4508B" w:rsidRPr="00D4508B">
        <w:rPr>
          <w:rFonts w:ascii="Arial" w:hAnsi="Arial" w:cs="Arial"/>
          <w:szCs w:val="24"/>
          <w:lang w:val="en-US"/>
        </w:rPr>
        <w:t xml:space="preserve">Figure </w:t>
      </w:r>
      <w:r w:rsidR="00D4508B" w:rsidRPr="00D4508B">
        <w:rPr>
          <w:rFonts w:ascii="Arial" w:hAnsi="Arial" w:cs="Arial"/>
          <w:noProof/>
          <w:szCs w:val="24"/>
          <w:lang w:val="en-US"/>
        </w:rPr>
        <w:t>4</w:t>
      </w:r>
      <w:r w:rsidR="00F95761" w:rsidRPr="00D53175">
        <w:rPr>
          <w:rFonts w:ascii="Arial" w:hAnsi="Arial" w:cs="Arial"/>
          <w:szCs w:val="24"/>
          <w:lang w:val="en-US"/>
        </w:rPr>
        <w:fldChar w:fldCharType="end"/>
      </w:r>
      <w:r w:rsidRPr="00D53175">
        <w:rPr>
          <w:rFonts w:ascii="Arial" w:hAnsi="Arial" w:cs="Arial"/>
          <w:szCs w:val="24"/>
          <w:lang w:val="en-US"/>
        </w:rPr>
        <w:t xml:space="preserve">. </w:t>
      </w:r>
      <w:r w:rsidR="001C4978" w:rsidRPr="00D53175">
        <w:rPr>
          <w:rFonts w:ascii="Arial" w:hAnsi="Arial" w:cs="Arial"/>
          <w:szCs w:val="24"/>
          <w:lang w:val="en-US"/>
        </w:rPr>
        <w:t>D</w:t>
      </w:r>
      <w:r w:rsidR="00346CD1" w:rsidRPr="00D53175">
        <w:rPr>
          <w:rFonts w:ascii="Arial" w:hAnsi="Arial" w:cs="Arial"/>
          <w:szCs w:val="24"/>
          <w:lang w:val="en-US"/>
        </w:rPr>
        <w:t>ead zones</w:t>
      </w:r>
      <w:r w:rsidR="001C4978" w:rsidRPr="00D53175">
        <w:rPr>
          <w:rFonts w:ascii="Arial" w:hAnsi="Arial" w:cs="Arial"/>
          <w:szCs w:val="24"/>
          <w:lang w:val="en-US"/>
        </w:rPr>
        <w:t xml:space="preserve"> of low velocities (blue color) are observable</w:t>
      </w:r>
      <w:r w:rsidR="00346CD1" w:rsidRPr="00D53175">
        <w:rPr>
          <w:rFonts w:ascii="Arial" w:hAnsi="Arial" w:cs="Arial"/>
          <w:szCs w:val="24"/>
          <w:lang w:val="en-US"/>
        </w:rPr>
        <w:t xml:space="preserve"> in the 3 </w:t>
      </w:r>
      <w:r w:rsidR="5946D294" w:rsidRPr="00D53175">
        <w:rPr>
          <w:rFonts w:ascii="Arial" w:hAnsi="Arial" w:cs="Arial"/>
          <w:szCs w:val="24"/>
          <w:lang w:val="en-US"/>
        </w:rPr>
        <w:t>configurations</w:t>
      </w:r>
      <w:r w:rsidR="002A4F66" w:rsidRPr="00D53175">
        <w:rPr>
          <w:rFonts w:ascii="Arial" w:hAnsi="Arial" w:cs="Arial"/>
          <w:szCs w:val="24"/>
          <w:lang w:val="en-US"/>
        </w:rPr>
        <w:t>,</w:t>
      </w:r>
      <w:r w:rsidR="005F3F1D" w:rsidRPr="00D53175">
        <w:rPr>
          <w:rFonts w:ascii="Arial" w:hAnsi="Arial" w:cs="Arial"/>
          <w:szCs w:val="24"/>
          <w:lang w:val="en-US"/>
        </w:rPr>
        <w:t xml:space="preserve"> however,</w:t>
      </w:r>
      <w:r w:rsidR="002A4F66" w:rsidRPr="00D53175">
        <w:rPr>
          <w:rFonts w:ascii="Arial" w:hAnsi="Arial" w:cs="Arial"/>
          <w:szCs w:val="24"/>
          <w:lang w:val="en-US"/>
        </w:rPr>
        <w:t xml:space="preserve"> the two-vertical-loop microreactor shows a </w:t>
      </w:r>
      <w:r w:rsidR="00191D91" w:rsidRPr="00D53175">
        <w:rPr>
          <w:rFonts w:ascii="Arial" w:hAnsi="Arial" w:cs="Arial"/>
          <w:szCs w:val="24"/>
          <w:lang w:val="en-US"/>
        </w:rPr>
        <w:t>larger</w:t>
      </w:r>
      <w:r w:rsidR="002A4F66" w:rsidRPr="00D53175">
        <w:rPr>
          <w:rFonts w:ascii="Arial" w:hAnsi="Arial" w:cs="Arial"/>
          <w:szCs w:val="24"/>
          <w:lang w:val="en-US"/>
        </w:rPr>
        <w:t xml:space="preserve"> dead zone </w:t>
      </w:r>
      <w:r w:rsidR="005F3F1D" w:rsidRPr="00D53175">
        <w:rPr>
          <w:rFonts w:ascii="Arial" w:hAnsi="Arial" w:cs="Arial"/>
          <w:szCs w:val="24"/>
          <w:lang w:val="en-US"/>
        </w:rPr>
        <w:t>compared with the</w:t>
      </w:r>
      <w:r w:rsidR="002A4F66" w:rsidRPr="00D53175">
        <w:rPr>
          <w:rFonts w:ascii="Arial" w:hAnsi="Arial" w:cs="Arial"/>
          <w:szCs w:val="24"/>
          <w:lang w:val="en-US"/>
        </w:rPr>
        <w:t xml:space="preserve"> other </w:t>
      </w:r>
      <w:r w:rsidR="00191D91" w:rsidRPr="00D53175">
        <w:rPr>
          <w:rFonts w:ascii="Arial" w:hAnsi="Arial" w:cs="Arial"/>
          <w:szCs w:val="24"/>
          <w:lang w:val="en-US"/>
        </w:rPr>
        <w:t>2 devices</w:t>
      </w:r>
      <w:r w:rsidR="5946D294" w:rsidRPr="00D53175">
        <w:rPr>
          <w:rFonts w:ascii="Arial" w:hAnsi="Arial" w:cs="Arial"/>
          <w:szCs w:val="24"/>
          <w:lang w:val="en-US"/>
        </w:rPr>
        <w:t>.</w:t>
      </w:r>
      <w:r w:rsidR="00346CD1" w:rsidRPr="00D53175">
        <w:rPr>
          <w:rFonts w:ascii="Arial" w:hAnsi="Arial" w:cs="Arial"/>
          <w:szCs w:val="24"/>
          <w:lang w:val="en-US"/>
        </w:rPr>
        <w:t xml:space="preserve"> </w:t>
      </w:r>
      <w:r w:rsidR="006A04D6" w:rsidRPr="00D53175">
        <w:rPr>
          <w:rFonts w:ascii="Arial" w:hAnsi="Arial" w:cs="Arial"/>
          <w:szCs w:val="24"/>
          <w:lang w:val="en-US"/>
        </w:rPr>
        <w:t xml:space="preserve">This </w:t>
      </w:r>
      <w:r w:rsidR="0070566B" w:rsidRPr="00D53175">
        <w:rPr>
          <w:rFonts w:ascii="Arial" w:hAnsi="Arial" w:cs="Arial"/>
          <w:szCs w:val="24"/>
          <w:lang w:val="en-US"/>
        </w:rPr>
        <w:t xml:space="preserve">can be explained by </w:t>
      </w:r>
      <w:r w:rsidR="006A04D6" w:rsidRPr="00D53175">
        <w:rPr>
          <w:rFonts w:ascii="Arial" w:hAnsi="Arial" w:cs="Arial"/>
          <w:szCs w:val="24"/>
          <w:lang w:val="en-US"/>
        </w:rPr>
        <w:t xml:space="preserve">the </w:t>
      </w:r>
      <w:r w:rsidR="0070566B" w:rsidRPr="00D53175">
        <w:rPr>
          <w:rFonts w:ascii="Arial" w:hAnsi="Arial" w:cs="Arial"/>
          <w:szCs w:val="24"/>
          <w:lang w:val="en-US"/>
        </w:rPr>
        <w:t>relatively important changes in height as the fluid passes through the loops</w:t>
      </w:r>
      <w:r w:rsidR="004A2B59" w:rsidRPr="00D53175">
        <w:rPr>
          <w:rFonts w:ascii="Arial" w:hAnsi="Arial" w:cs="Arial"/>
          <w:szCs w:val="24"/>
          <w:lang w:val="en-US"/>
        </w:rPr>
        <w:t>.</w:t>
      </w:r>
      <w:r w:rsidR="006D7D85" w:rsidRPr="00D53175">
        <w:rPr>
          <w:rFonts w:ascii="Arial" w:hAnsi="Arial" w:cs="Arial"/>
          <w:szCs w:val="24"/>
          <w:lang w:val="en-US"/>
        </w:rPr>
        <w:t xml:space="preserve"> </w:t>
      </w:r>
      <w:r w:rsidR="00271100" w:rsidRPr="00D53175">
        <w:rPr>
          <w:rFonts w:ascii="Arial" w:hAnsi="Arial" w:cs="Arial"/>
          <w:szCs w:val="24"/>
          <w:lang w:val="en-US"/>
        </w:rPr>
        <w:t>In addition</w:t>
      </w:r>
      <w:r w:rsidR="004D551C" w:rsidRPr="00D53175">
        <w:rPr>
          <w:rFonts w:ascii="Arial" w:hAnsi="Arial" w:cs="Arial"/>
          <w:szCs w:val="24"/>
          <w:lang w:val="en-US"/>
        </w:rPr>
        <w:t>, the fluid</w:t>
      </w:r>
      <w:r w:rsidR="0070566B" w:rsidRPr="00D53175">
        <w:rPr>
          <w:rFonts w:ascii="Arial" w:hAnsi="Arial" w:cs="Arial"/>
          <w:szCs w:val="24"/>
          <w:lang w:val="en-US"/>
        </w:rPr>
        <w:t xml:space="preserve"> decelerates</w:t>
      </w:r>
      <w:r w:rsidR="004D551C" w:rsidRPr="00D53175">
        <w:rPr>
          <w:rFonts w:ascii="Arial" w:hAnsi="Arial" w:cs="Arial"/>
          <w:szCs w:val="24"/>
          <w:lang w:val="en-US"/>
        </w:rPr>
        <w:t xml:space="preserve"> </w:t>
      </w:r>
      <w:r w:rsidR="007D3D42" w:rsidRPr="00D53175">
        <w:rPr>
          <w:rFonts w:ascii="Arial" w:hAnsi="Arial" w:cs="Arial"/>
          <w:szCs w:val="24"/>
          <w:lang w:val="en-US"/>
        </w:rPr>
        <w:t>because of</w:t>
      </w:r>
      <w:r w:rsidR="004D551C" w:rsidRPr="00D53175">
        <w:rPr>
          <w:rFonts w:ascii="Arial" w:hAnsi="Arial" w:cs="Arial"/>
          <w:szCs w:val="24"/>
          <w:lang w:val="en-US"/>
        </w:rPr>
        <w:t xml:space="preserve"> change</w:t>
      </w:r>
      <w:r w:rsidR="0070566B" w:rsidRPr="00D53175">
        <w:rPr>
          <w:rFonts w:ascii="Arial" w:hAnsi="Arial" w:cs="Arial"/>
          <w:szCs w:val="24"/>
          <w:lang w:val="en-US"/>
        </w:rPr>
        <w:t>s</w:t>
      </w:r>
      <w:r w:rsidR="004D551C" w:rsidRPr="00D53175">
        <w:rPr>
          <w:rFonts w:ascii="Arial" w:hAnsi="Arial" w:cs="Arial"/>
          <w:szCs w:val="24"/>
          <w:lang w:val="en-US"/>
        </w:rPr>
        <w:t xml:space="preserve"> </w:t>
      </w:r>
      <w:r w:rsidR="0070566B" w:rsidRPr="00D53175">
        <w:rPr>
          <w:rFonts w:ascii="Arial" w:hAnsi="Arial" w:cs="Arial"/>
          <w:szCs w:val="24"/>
          <w:lang w:val="en-US"/>
        </w:rPr>
        <w:t xml:space="preserve">in the </w:t>
      </w:r>
      <w:r w:rsidR="005F3F1D" w:rsidRPr="00D53175">
        <w:rPr>
          <w:rFonts w:ascii="Arial" w:hAnsi="Arial" w:cs="Arial"/>
          <w:szCs w:val="24"/>
          <w:lang w:val="en-US"/>
        </w:rPr>
        <w:t>cross-sectional</w:t>
      </w:r>
      <w:r w:rsidR="0070566B" w:rsidRPr="00D53175">
        <w:rPr>
          <w:rFonts w:ascii="Arial" w:hAnsi="Arial" w:cs="Arial"/>
          <w:szCs w:val="24"/>
          <w:lang w:val="en-US"/>
        </w:rPr>
        <w:t xml:space="preserve"> area of the microchannels</w:t>
      </w:r>
      <w:r w:rsidR="004D551C" w:rsidRPr="00D53175">
        <w:rPr>
          <w:rFonts w:ascii="Arial" w:hAnsi="Arial" w:cs="Arial"/>
          <w:szCs w:val="24"/>
          <w:lang w:val="en-US"/>
        </w:rPr>
        <w:t>.</w:t>
      </w:r>
      <w:r w:rsidR="00982167" w:rsidRPr="00D53175">
        <w:rPr>
          <w:rFonts w:ascii="Arial" w:hAnsi="Arial" w:cs="Arial"/>
          <w:szCs w:val="24"/>
          <w:lang w:val="en-US"/>
        </w:rPr>
        <w:t xml:space="preserve"> This </w:t>
      </w:r>
      <w:r w:rsidR="007E4B94" w:rsidRPr="00D53175">
        <w:rPr>
          <w:rFonts w:ascii="Arial" w:hAnsi="Arial" w:cs="Arial"/>
          <w:szCs w:val="24"/>
          <w:lang w:val="en-US"/>
        </w:rPr>
        <w:t xml:space="preserve">velocity </w:t>
      </w:r>
      <w:r w:rsidR="0070566B" w:rsidRPr="00D53175">
        <w:rPr>
          <w:rFonts w:ascii="Arial" w:hAnsi="Arial" w:cs="Arial"/>
          <w:szCs w:val="24"/>
          <w:lang w:val="en-US"/>
        </w:rPr>
        <w:t>reduction is beneficial for biodegradation purposes as</w:t>
      </w:r>
      <w:r w:rsidR="00982167" w:rsidRPr="00D53175">
        <w:rPr>
          <w:rFonts w:ascii="Arial" w:hAnsi="Arial" w:cs="Arial"/>
          <w:szCs w:val="24"/>
          <w:lang w:val="en-US"/>
        </w:rPr>
        <w:t xml:space="preserve"> the interaction time of the </w:t>
      </w:r>
      <w:proofErr w:type="spellStart"/>
      <w:r w:rsidR="00BE3834" w:rsidRPr="00D53175">
        <w:rPr>
          <w:rFonts w:ascii="Arial" w:hAnsi="Arial" w:cs="Arial"/>
          <w:szCs w:val="24"/>
          <w:lang w:val="en-US"/>
        </w:rPr>
        <w:t>bionanocomposites</w:t>
      </w:r>
      <w:proofErr w:type="spellEnd"/>
      <w:r w:rsidR="00D05A4E" w:rsidRPr="00D53175">
        <w:rPr>
          <w:rFonts w:ascii="Arial" w:hAnsi="Arial" w:cs="Arial"/>
          <w:szCs w:val="24"/>
          <w:lang w:val="en-US"/>
        </w:rPr>
        <w:t xml:space="preserve"> </w:t>
      </w:r>
      <w:r w:rsidR="00982167" w:rsidRPr="00D53175">
        <w:rPr>
          <w:rFonts w:ascii="Arial" w:hAnsi="Arial" w:cs="Arial"/>
          <w:szCs w:val="24"/>
          <w:lang w:val="en-US"/>
        </w:rPr>
        <w:t>with the fluid</w:t>
      </w:r>
      <w:r w:rsidR="00FE6572" w:rsidRPr="00D53175">
        <w:rPr>
          <w:rFonts w:ascii="Arial" w:hAnsi="Arial" w:cs="Arial"/>
          <w:szCs w:val="24"/>
          <w:lang w:val="en-US"/>
        </w:rPr>
        <w:t xml:space="preserve"> is</w:t>
      </w:r>
      <w:ins w:id="116" w:author="Juan Carlos Cruz Jimenez" w:date="2021-05-23T21:25:00Z">
        <w:r w:rsidR="00AF6E5A">
          <w:rPr>
            <w:rFonts w:ascii="Arial" w:hAnsi="Arial" w:cs="Arial"/>
            <w:szCs w:val="24"/>
            <w:lang w:val="en-US"/>
          </w:rPr>
          <w:t xml:space="preserve"> likely to be</w:t>
        </w:r>
      </w:ins>
      <w:r w:rsidR="00FE6572" w:rsidRPr="00D53175">
        <w:rPr>
          <w:rFonts w:ascii="Arial" w:hAnsi="Arial" w:cs="Arial"/>
          <w:szCs w:val="24"/>
          <w:lang w:val="en-US"/>
        </w:rPr>
        <w:t xml:space="preserve"> significantly exacerbated</w:t>
      </w:r>
      <w:r w:rsidR="00982167" w:rsidRPr="00D53175">
        <w:rPr>
          <w:rFonts w:ascii="Arial" w:hAnsi="Arial" w:cs="Arial"/>
          <w:szCs w:val="24"/>
          <w:lang w:val="en-US"/>
        </w:rPr>
        <w:t>.</w:t>
      </w:r>
      <w:r w:rsidR="000C36B1" w:rsidRPr="00D53175">
        <w:rPr>
          <w:rFonts w:ascii="Arial" w:hAnsi="Arial" w:cs="Arial"/>
          <w:szCs w:val="24"/>
          <w:lang w:val="en-US"/>
        </w:rPr>
        <w:t xml:space="preserve"> </w:t>
      </w:r>
    </w:p>
    <w:p w14:paraId="353CCB40" w14:textId="6B5B1469" w:rsidR="00943746" w:rsidRPr="00D53175" w:rsidRDefault="00F71838" w:rsidP="00E4364A">
      <w:pPr>
        <w:spacing w:after="0"/>
        <w:jc w:val="both"/>
        <w:rPr>
          <w:rFonts w:ascii="Arial" w:hAnsi="Arial" w:cs="Arial"/>
          <w:szCs w:val="24"/>
          <w:lang w:val="en-US"/>
        </w:rPr>
      </w:pPr>
      <w:r w:rsidRPr="00F71838">
        <w:rPr>
          <w:rFonts w:ascii="Arial" w:hAnsi="Arial" w:cs="Arial"/>
          <w:noProof/>
          <w:szCs w:val="24"/>
          <w:lang w:eastAsia="es-CO"/>
        </w:rPr>
        <w:lastRenderedPageBreak/>
        <w:drawing>
          <wp:inline distT="0" distB="0" distL="0" distR="0" wp14:anchorId="20792837" wp14:editId="1300BD7E">
            <wp:extent cx="5759450" cy="2381773"/>
            <wp:effectExtent l="0" t="0" r="0" b="0"/>
            <wp:docPr id="3" name="Imagen 3" descr="C:\Users\MULTINSA\Desktop\Imagenes paper juli cambiadas\F3 Velocity Profile complet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LTINSA\Desktop\Imagenes paper juli cambiadas\F3 Velocity Profile completa.t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381773"/>
                    </a:xfrm>
                    <a:prstGeom prst="rect">
                      <a:avLst/>
                    </a:prstGeom>
                    <a:noFill/>
                    <a:ln>
                      <a:noFill/>
                    </a:ln>
                  </pic:spPr>
                </pic:pic>
              </a:graphicData>
            </a:graphic>
          </wp:inline>
        </w:drawing>
      </w:r>
    </w:p>
    <w:p w14:paraId="3E92F31D" w14:textId="3DF2D804" w:rsidR="00725105" w:rsidRPr="00D53175" w:rsidRDefault="00B5096F" w:rsidP="00725105">
      <w:pPr>
        <w:pStyle w:val="Caption"/>
        <w:jc w:val="center"/>
        <w:rPr>
          <w:rFonts w:ascii="Arial" w:hAnsi="Arial" w:cs="Arial"/>
          <w:sz w:val="24"/>
          <w:szCs w:val="24"/>
          <w:lang w:val="en-US"/>
        </w:rPr>
      </w:pPr>
      <w:bookmarkStart w:id="117" w:name="_Ref46075703"/>
      <w:r w:rsidRPr="00D53175">
        <w:rPr>
          <w:rFonts w:ascii="Arial" w:hAnsi="Arial" w:cs="Arial"/>
          <w:b/>
          <w:sz w:val="24"/>
          <w:szCs w:val="24"/>
          <w:lang w:val="en-US"/>
        </w:rPr>
        <w:t>Figure</w:t>
      </w:r>
      <w:r w:rsidR="007E4453" w:rsidRPr="00D53175">
        <w:rPr>
          <w:rFonts w:ascii="Arial" w:hAnsi="Arial" w:cs="Arial"/>
          <w:b/>
          <w:sz w:val="24"/>
          <w:szCs w:val="24"/>
          <w:lang w:val="en-US"/>
        </w:rPr>
        <w:t xml:space="preserve"> </w:t>
      </w:r>
      <w:r w:rsidRPr="00D53175">
        <w:rPr>
          <w:rFonts w:ascii="Arial" w:hAnsi="Arial" w:cs="Arial"/>
          <w:b/>
          <w:sz w:val="24"/>
          <w:szCs w:val="24"/>
          <w:lang w:val="en-US"/>
        </w:rPr>
        <w:fldChar w:fldCharType="begin"/>
      </w:r>
      <w:r w:rsidRPr="00D53175">
        <w:rPr>
          <w:rFonts w:ascii="Arial" w:hAnsi="Arial" w:cs="Arial"/>
          <w:b/>
          <w:sz w:val="24"/>
          <w:szCs w:val="24"/>
          <w:lang w:val="en-US"/>
        </w:rPr>
        <w:instrText xml:space="preserve"> SEQ Figure \* ARABIC </w:instrText>
      </w:r>
      <w:r w:rsidRPr="00D53175">
        <w:rPr>
          <w:rFonts w:ascii="Arial" w:hAnsi="Arial" w:cs="Arial"/>
          <w:b/>
          <w:sz w:val="24"/>
          <w:szCs w:val="24"/>
          <w:lang w:val="en-US"/>
        </w:rPr>
        <w:fldChar w:fldCharType="separate"/>
      </w:r>
      <w:r w:rsidR="00D4508B">
        <w:rPr>
          <w:rFonts w:ascii="Arial" w:hAnsi="Arial" w:cs="Arial"/>
          <w:b/>
          <w:noProof/>
          <w:sz w:val="24"/>
          <w:szCs w:val="24"/>
          <w:lang w:val="en-US"/>
        </w:rPr>
        <w:t>4</w:t>
      </w:r>
      <w:r w:rsidRPr="00D53175">
        <w:rPr>
          <w:rFonts w:ascii="Arial" w:hAnsi="Arial" w:cs="Arial"/>
          <w:b/>
          <w:sz w:val="24"/>
          <w:szCs w:val="24"/>
          <w:lang w:val="en-US"/>
        </w:rPr>
        <w:fldChar w:fldCharType="end"/>
      </w:r>
      <w:bookmarkEnd w:id="117"/>
      <w:r w:rsidR="007E4453" w:rsidRPr="00D53175">
        <w:rPr>
          <w:rFonts w:ascii="Arial" w:hAnsi="Arial" w:cs="Arial"/>
          <w:b/>
          <w:sz w:val="24"/>
          <w:szCs w:val="24"/>
          <w:lang w:val="en-US"/>
        </w:rPr>
        <w:t xml:space="preserve">. </w:t>
      </w:r>
      <w:r w:rsidR="007E4453" w:rsidRPr="00D53175">
        <w:rPr>
          <w:rFonts w:ascii="Arial" w:hAnsi="Arial" w:cs="Arial"/>
          <w:sz w:val="24"/>
          <w:szCs w:val="24"/>
          <w:lang w:val="en-US"/>
        </w:rPr>
        <w:t xml:space="preserve">Velocity </w:t>
      </w:r>
      <w:r w:rsidR="003754A6" w:rsidRPr="00D53175">
        <w:rPr>
          <w:rFonts w:ascii="Arial" w:hAnsi="Arial" w:cs="Arial"/>
          <w:sz w:val="24"/>
          <w:szCs w:val="24"/>
          <w:lang w:val="en-US"/>
        </w:rPr>
        <w:t>profile</w:t>
      </w:r>
      <w:r w:rsidR="005F3F1D" w:rsidRPr="00D53175">
        <w:rPr>
          <w:rFonts w:ascii="Arial" w:hAnsi="Arial" w:cs="Arial"/>
          <w:sz w:val="24"/>
          <w:szCs w:val="24"/>
          <w:lang w:val="en-US"/>
        </w:rPr>
        <w:t xml:space="preserve"> for the three different configurations</w:t>
      </w:r>
      <w:r w:rsidR="00B516FA" w:rsidRPr="00D53175">
        <w:rPr>
          <w:rFonts w:ascii="Arial" w:hAnsi="Arial" w:cs="Arial"/>
          <w:sz w:val="24"/>
          <w:szCs w:val="24"/>
          <w:lang w:val="en-US"/>
        </w:rPr>
        <w:t xml:space="preserve"> under study</w:t>
      </w:r>
      <w:r w:rsidR="003754A6" w:rsidRPr="00D53175">
        <w:rPr>
          <w:rFonts w:ascii="Arial" w:hAnsi="Arial" w:cs="Arial"/>
          <w:sz w:val="24"/>
          <w:szCs w:val="24"/>
          <w:lang w:val="en-US"/>
        </w:rPr>
        <w:t xml:space="preserve">. </w:t>
      </w:r>
      <w:r w:rsidR="00CC6A97" w:rsidRPr="00D53175">
        <w:rPr>
          <w:rFonts w:ascii="Arial" w:hAnsi="Arial" w:cs="Arial"/>
          <w:sz w:val="24"/>
          <w:szCs w:val="24"/>
          <w:lang w:val="en-US"/>
        </w:rPr>
        <w:t>A) One-loop, B) Two-horizontal-loop and C) Two-vertical-loop</w:t>
      </w:r>
      <w:r w:rsidR="003754A6" w:rsidRPr="00D53175">
        <w:rPr>
          <w:rFonts w:ascii="Arial" w:hAnsi="Arial" w:cs="Arial"/>
          <w:sz w:val="24"/>
          <w:szCs w:val="24"/>
          <w:lang w:val="en-US"/>
        </w:rPr>
        <w:t>.</w:t>
      </w:r>
      <w:r w:rsidR="00725105" w:rsidRPr="00D53175">
        <w:rPr>
          <w:rFonts w:ascii="Arial" w:hAnsi="Arial" w:cs="Arial"/>
          <w:sz w:val="24"/>
          <w:szCs w:val="24"/>
          <w:lang w:val="en-US"/>
        </w:rPr>
        <w:t xml:space="preserve"> Magnetic field flux for the three different configurations under study. D) One-loop, E) Two-horizontal-loop and F) Two-vertical-loop.</w:t>
      </w:r>
    </w:p>
    <w:p w14:paraId="5AFEC763" w14:textId="0C993DF4" w:rsidR="001E2BC2" w:rsidRPr="00D53175" w:rsidRDefault="001E2BC2" w:rsidP="0038436D">
      <w:pPr>
        <w:pStyle w:val="Caption"/>
        <w:jc w:val="center"/>
        <w:rPr>
          <w:rFonts w:ascii="Arial" w:hAnsi="Arial" w:cs="Arial"/>
          <w:sz w:val="24"/>
          <w:szCs w:val="24"/>
          <w:lang w:val="en-US"/>
        </w:rPr>
      </w:pPr>
    </w:p>
    <w:p w14:paraId="24408ABE" w14:textId="16023305" w:rsidR="001E2BC2" w:rsidRPr="00D53175" w:rsidRDefault="00962430" w:rsidP="006300C2">
      <w:pPr>
        <w:pStyle w:val="NoSpacing"/>
        <w:spacing w:after="240"/>
        <w:jc w:val="both"/>
        <w:rPr>
          <w:rFonts w:ascii="Arial" w:hAnsi="Arial" w:cs="Arial"/>
          <w:szCs w:val="24"/>
          <w:lang w:val="en-US"/>
        </w:rPr>
      </w:pPr>
      <w:r w:rsidRPr="00D53175">
        <w:rPr>
          <w:rFonts w:ascii="Arial" w:hAnsi="Arial" w:cs="Arial"/>
          <w:szCs w:val="24"/>
          <w:lang w:val="en-US"/>
        </w:rPr>
        <w:t xml:space="preserve">The magnetic field flux </w:t>
      </w:r>
      <w:r w:rsidR="00461217" w:rsidRPr="00D53175">
        <w:rPr>
          <w:rFonts w:ascii="Arial" w:hAnsi="Arial" w:cs="Arial"/>
          <w:szCs w:val="24"/>
          <w:lang w:val="en-US"/>
        </w:rPr>
        <w:t>results show a uniform distribution around the magnet</w:t>
      </w:r>
      <w:r w:rsidR="00FE6572" w:rsidRPr="00D53175">
        <w:rPr>
          <w:rFonts w:ascii="Arial" w:hAnsi="Arial" w:cs="Arial"/>
          <w:szCs w:val="24"/>
          <w:lang w:val="en-US"/>
        </w:rPr>
        <w:t xml:space="preserve"> for the case of the single loop (</w:t>
      </w:r>
      <w:r w:rsidR="00725105" w:rsidRPr="00D53175">
        <w:rPr>
          <w:rFonts w:ascii="Arial" w:hAnsi="Arial" w:cs="Arial"/>
          <w:szCs w:val="24"/>
          <w:lang w:val="en-US"/>
        </w:rPr>
        <w:fldChar w:fldCharType="begin"/>
      </w:r>
      <w:r w:rsidR="00725105" w:rsidRPr="00D53175">
        <w:rPr>
          <w:rFonts w:ascii="Arial" w:hAnsi="Arial" w:cs="Arial"/>
          <w:szCs w:val="24"/>
          <w:lang w:val="en-US"/>
        </w:rPr>
        <w:instrText xml:space="preserve"> REF _Ref46075703 \h </w:instrText>
      </w:r>
      <w:r w:rsidR="00C06D21" w:rsidRPr="00D53175">
        <w:rPr>
          <w:rFonts w:ascii="Arial" w:hAnsi="Arial" w:cs="Arial"/>
          <w:szCs w:val="24"/>
          <w:lang w:val="en-US"/>
        </w:rPr>
        <w:instrText xml:space="preserve"> \* MERGEFORMAT </w:instrText>
      </w:r>
      <w:r w:rsidR="00725105" w:rsidRPr="00D53175">
        <w:rPr>
          <w:rFonts w:ascii="Arial" w:hAnsi="Arial" w:cs="Arial"/>
          <w:szCs w:val="24"/>
          <w:lang w:val="en-US"/>
        </w:rPr>
      </w:r>
      <w:r w:rsidR="00725105" w:rsidRPr="00D53175">
        <w:rPr>
          <w:rFonts w:ascii="Arial" w:hAnsi="Arial" w:cs="Arial"/>
          <w:szCs w:val="24"/>
          <w:lang w:val="en-US"/>
        </w:rPr>
        <w:fldChar w:fldCharType="separate"/>
      </w:r>
      <w:r w:rsidR="00D4508B" w:rsidRPr="00D53175">
        <w:rPr>
          <w:rFonts w:ascii="Arial" w:hAnsi="Arial" w:cs="Arial"/>
          <w:b/>
          <w:szCs w:val="24"/>
          <w:lang w:val="en-US"/>
        </w:rPr>
        <w:t xml:space="preserve">Figure </w:t>
      </w:r>
      <w:r w:rsidR="00D4508B">
        <w:rPr>
          <w:rFonts w:ascii="Arial" w:hAnsi="Arial" w:cs="Arial"/>
          <w:b/>
          <w:noProof/>
          <w:szCs w:val="24"/>
          <w:lang w:val="en-US"/>
        </w:rPr>
        <w:t>4</w:t>
      </w:r>
      <w:r w:rsidR="00725105" w:rsidRPr="00D53175">
        <w:rPr>
          <w:rFonts w:ascii="Arial" w:hAnsi="Arial" w:cs="Arial"/>
          <w:szCs w:val="24"/>
          <w:lang w:val="en-US"/>
        </w:rPr>
        <w:fldChar w:fldCharType="end"/>
      </w:r>
      <w:r w:rsidR="00F95761" w:rsidRPr="00D53175">
        <w:rPr>
          <w:rFonts w:ascii="Arial" w:hAnsi="Arial" w:cs="Arial"/>
          <w:szCs w:val="24"/>
          <w:lang w:val="en-US"/>
        </w:rPr>
        <w:t>.</w:t>
      </w:r>
      <w:r w:rsidR="00FE6572" w:rsidRPr="00D53175">
        <w:rPr>
          <w:rFonts w:ascii="Arial" w:hAnsi="Arial" w:cs="Arial"/>
          <w:szCs w:val="24"/>
          <w:lang w:val="en-US"/>
        </w:rPr>
        <w:t>A)</w:t>
      </w:r>
      <w:r w:rsidR="00461217" w:rsidRPr="00D53175">
        <w:rPr>
          <w:rFonts w:ascii="Arial" w:hAnsi="Arial" w:cs="Arial"/>
          <w:szCs w:val="24"/>
          <w:lang w:val="en-US"/>
        </w:rPr>
        <w:t xml:space="preserve">. </w:t>
      </w:r>
      <w:r w:rsidR="00FE6572" w:rsidRPr="00D53175">
        <w:rPr>
          <w:rFonts w:ascii="Arial" w:hAnsi="Arial" w:cs="Arial"/>
          <w:szCs w:val="24"/>
          <w:lang w:val="en-US"/>
        </w:rPr>
        <w:t xml:space="preserve">For the </w:t>
      </w:r>
      <w:r w:rsidR="00461217" w:rsidRPr="00D53175">
        <w:rPr>
          <w:rFonts w:ascii="Arial" w:hAnsi="Arial" w:cs="Arial"/>
          <w:szCs w:val="24"/>
          <w:lang w:val="en-US"/>
        </w:rPr>
        <w:t xml:space="preserve">two magnets </w:t>
      </w:r>
      <w:r w:rsidR="00FE6572" w:rsidRPr="00D53175">
        <w:rPr>
          <w:rFonts w:ascii="Arial" w:hAnsi="Arial" w:cs="Arial"/>
          <w:szCs w:val="24"/>
          <w:lang w:val="en-US"/>
        </w:rPr>
        <w:t>arranged</w:t>
      </w:r>
      <w:r w:rsidR="00461217" w:rsidRPr="00D53175">
        <w:rPr>
          <w:rFonts w:ascii="Arial" w:hAnsi="Arial" w:cs="Arial"/>
          <w:szCs w:val="24"/>
          <w:lang w:val="en-US"/>
        </w:rPr>
        <w:t xml:space="preserve"> in a horizontal configuration (</w:t>
      </w:r>
      <w:r w:rsidR="00725105" w:rsidRPr="00D53175">
        <w:rPr>
          <w:rFonts w:ascii="Arial" w:hAnsi="Arial" w:cs="Arial"/>
          <w:szCs w:val="24"/>
          <w:lang w:val="en-US"/>
        </w:rPr>
        <w:fldChar w:fldCharType="begin"/>
      </w:r>
      <w:r w:rsidR="00725105" w:rsidRPr="00D53175">
        <w:rPr>
          <w:rFonts w:ascii="Arial" w:hAnsi="Arial" w:cs="Arial"/>
          <w:szCs w:val="24"/>
          <w:lang w:val="en-US"/>
        </w:rPr>
        <w:instrText xml:space="preserve"> REF _Ref46075703 \h </w:instrText>
      </w:r>
      <w:r w:rsidR="00C06D21" w:rsidRPr="00D53175">
        <w:rPr>
          <w:rFonts w:ascii="Arial" w:hAnsi="Arial" w:cs="Arial"/>
          <w:szCs w:val="24"/>
          <w:lang w:val="en-US"/>
        </w:rPr>
        <w:instrText xml:space="preserve"> \* MERGEFORMAT </w:instrText>
      </w:r>
      <w:r w:rsidR="00725105" w:rsidRPr="00D53175">
        <w:rPr>
          <w:rFonts w:ascii="Arial" w:hAnsi="Arial" w:cs="Arial"/>
          <w:szCs w:val="24"/>
          <w:lang w:val="en-US"/>
        </w:rPr>
      </w:r>
      <w:r w:rsidR="00725105" w:rsidRPr="00D53175">
        <w:rPr>
          <w:rFonts w:ascii="Arial" w:hAnsi="Arial" w:cs="Arial"/>
          <w:szCs w:val="24"/>
          <w:lang w:val="en-US"/>
        </w:rPr>
        <w:fldChar w:fldCharType="separate"/>
      </w:r>
      <w:r w:rsidR="00D4508B" w:rsidRPr="00D53175">
        <w:rPr>
          <w:rFonts w:ascii="Arial" w:hAnsi="Arial" w:cs="Arial"/>
          <w:b/>
          <w:szCs w:val="24"/>
          <w:lang w:val="en-US"/>
        </w:rPr>
        <w:t xml:space="preserve">Figure </w:t>
      </w:r>
      <w:r w:rsidR="00D4508B">
        <w:rPr>
          <w:rFonts w:ascii="Arial" w:hAnsi="Arial" w:cs="Arial"/>
          <w:b/>
          <w:noProof/>
          <w:szCs w:val="24"/>
          <w:lang w:val="en-US"/>
        </w:rPr>
        <w:t>4</w:t>
      </w:r>
      <w:r w:rsidR="00725105" w:rsidRPr="00D53175">
        <w:rPr>
          <w:rFonts w:ascii="Arial" w:hAnsi="Arial" w:cs="Arial"/>
          <w:szCs w:val="24"/>
          <w:lang w:val="en-US"/>
        </w:rPr>
        <w:fldChar w:fldCharType="end"/>
      </w:r>
      <w:r w:rsidR="000E6C3E" w:rsidRPr="00D53175">
        <w:rPr>
          <w:rFonts w:ascii="Arial" w:hAnsi="Arial" w:cs="Arial"/>
          <w:szCs w:val="24"/>
          <w:lang w:val="en-US"/>
        </w:rPr>
        <w:t>.</w:t>
      </w:r>
      <w:r w:rsidR="00DC08CC" w:rsidRPr="00D53175">
        <w:rPr>
          <w:rFonts w:ascii="Arial" w:hAnsi="Arial" w:cs="Arial"/>
          <w:szCs w:val="24"/>
          <w:lang w:val="en-US"/>
        </w:rPr>
        <w:t>B</w:t>
      </w:r>
      <w:r w:rsidR="00461217" w:rsidRPr="00D53175">
        <w:rPr>
          <w:rFonts w:ascii="Arial" w:hAnsi="Arial" w:cs="Arial"/>
          <w:szCs w:val="24"/>
          <w:lang w:val="en-US"/>
        </w:rPr>
        <w:t>)</w:t>
      </w:r>
      <w:r w:rsidR="00FE6572" w:rsidRPr="00D53175">
        <w:rPr>
          <w:rFonts w:ascii="Arial" w:hAnsi="Arial" w:cs="Arial"/>
          <w:szCs w:val="24"/>
          <w:lang w:val="en-US"/>
        </w:rPr>
        <w:t>,</w:t>
      </w:r>
      <w:r w:rsidR="00461217" w:rsidRPr="00D53175">
        <w:rPr>
          <w:rFonts w:ascii="Arial" w:hAnsi="Arial" w:cs="Arial"/>
          <w:szCs w:val="24"/>
          <w:lang w:val="en-US"/>
        </w:rPr>
        <w:t xml:space="preserve"> the</w:t>
      </w:r>
      <w:r w:rsidR="00FE6572" w:rsidRPr="00D53175">
        <w:rPr>
          <w:rFonts w:ascii="Arial" w:hAnsi="Arial" w:cs="Arial"/>
          <w:szCs w:val="24"/>
          <w:lang w:val="en-US"/>
        </w:rPr>
        <w:t>re is no interaction</w:t>
      </w:r>
      <w:r w:rsidR="00D80E27" w:rsidRPr="00D53175">
        <w:rPr>
          <w:rFonts w:ascii="Arial" w:hAnsi="Arial" w:cs="Arial"/>
          <w:szCs w:val="24"/>
          <w:lang w:val="en-US"/>
        </w:rPr>
        <w:t xml:space="preserve"> between the</w:t>
      </w:r>
      <w:r w:rsidR="00461217" w:rsidRPr="00D53175">
        <w:rPr>
          <w:rFonts w:ascii="Arial" w:hAnsi="Arial" w:cs="Arial"/>
          <w:szCs w:val="24"/>
          <w:lang w:val="en-US"/>
        </w:rPr>
        <w:t xml:space="preserve"> field lines </w:t>
      </w:r>
      <w:r w:rsidR="00D80E27" w:rsidRPr="00D53175">
        <w:rPr>
          <w:rFonts w:ascii="Arial" w:hAnsi="Arial" w:cs="Arial"/>
          <w:szCs w:val="24"/>
          <w:lang w:val="en-US"/>
        </w:rPr>
        <w:t>of</w:t>
      </w:r>
      <w:r w:rsidR="00461217" w:rsidRPr="00D53175">
        <w:rPr>
          <w:rFonts w:ascii="Arial" w:hAnsi="Arial" w:cs="Arial"/>
          <w:szCs w:val="24"/>
          <w:lang w:val="en-US"/>
        </w:rPr>
        <w:t xml:space="preserve"> </w:t>
      </w:r>
      <w:r w:rsidR="00D80E27" w:rsidRPr="00D53175">
        <w:rPr>
          <w:rFonts w:ascii="Arial" w:hAnsi="Arial" w:cs="Arial"/>
          <w:szCs w:val="24"/>
          <w:lang w:val="en-US"/>
        </w:rPr>
        <w:t xml:space="preserve">the </w:t>
      </w:r>
      <w:r w:rsidR="00461217" w:rsidRPr="00D53175">
        <w:rPr>
          <w:rFonts w:ascii="Arial" w:hAnsi="Arial" w:cs="Arial"/>
          <w:szCs w:val="24"/>
          <w:lang w:val="en-US"/>
        </w:rPr>
        <w:t>magnets.</w:t>
      </w:r>
      <w:r w:rsidR="00C46B91" w:rsidRPr="00D53175">
        <w:rPr>
          <w:rFonts w:ascii="Arial" w:hAnsi="Arial" w:cs="Arial"/>
          <w:szCs w:val="24"/>
          <w:lang w:val="en-US"/>
        </w:rPr>
        <w:t xml:space="preserve"> </w:t>
      </w:r>
      <w:r w:rsidR="004F4BC4" w:rsidRPr="00D4508B">
        <w:rPr>
          <w:rFonts w:ascii="Arial" w:hAnsi="Arial" w:cs="Arial"/>
          <w:szCs w:val="24"/>
          <w:lang w:val="en-US"/>
        </w:rPr>
        <w:t xml:space="preserve">Finally, the configuration of </w:t>
      </w:r>
      <w:r w:rsidR="00CC6A97" w:rsidRPr="00D4508B">
        <w:rPr>
          <w:rFonts w:ascii="Arial" w:hAnsi="Arial" w:cs="Arial"/>
          <w:szCs w:val="24"/>
          <w:lang w:val="en-US"/>
        </w:rPr>
        <w:t>two-vertical-loop</w:t>
      </w:r>
      <w:r w:rsidR="004F4BC4" w:rsidRPr="00D4508B">
        <w:rPr>
          <w:rFonts w:ascii="Arial" w:hAnsi="Arial" w:cs="Arial"/>
          <w:szCs w:val="24"/>
          <w:lang w:val="en-US"/>
        </w:rPr>
        <w:t xml:space="preserve"> </w:t>
      </w:r>
      <w:r w:rsidR="00E06553" w:rsidRPr="00D4508B">
        <w:rPr>
          <w:rFonts w:ascii="Arial" w:hAnsi="Arial" w:cs="Arial"/>
          <w:szCs w:val="24"/>
          <w:lang w:val="en-US"/>
        </w:rPr>
        <w:t>(</w:t>
      </w:r>
      <w:r w:rsidR="00D4508B">
        <w:rPr>
          <w:rFonts w:ascii="Arial" w:hAnsi="Arial" w:cs="Arial"/>
          <w:szCs w:val="24"/>
          <w:lang w:val="en-US"/>
        </w:rPr>
        <w:fldChar w:fldCharType="begin"/>
      </w:r>
      <w:r w:rsidR="00D4508B">
        <w:rPr>
          <w:rFonts w:ascii="Arial" w:hAnsi="Arial" w:cs="Arial"/>
          <w:szCs w:val="24"/>
          <w:lang w:val="en-US"/>
        </w:rPr>
        <w:instrText xml:space="preserve"> REF _Ref46075703 \h </w:instrText>
      </w:r>
      <w:r w:rsidR="00D4508B">
        <w:rPr>
          <w:rFonts w:ascii="Arial" w:hAnsi="Arial" w:cs="Arial"/>
          <w:szCs w:val="24"/>
          <w:lang w:val="en-US"/>
        </w:rPr>
      </w:r>
      <w:r w:rsidR="00D4508B">
        <w:rPr>
          <w:rFonts w:ascii="Arial" w:hAnsi="Arial" w:cs="Arial"/>
          <w:szCs w:val="24"/>
          <w:lang w:val="en-US"/>
        </w:rPr>
        <w:fldChar w:fldCharType="separate"/>
      </w:r>
      <w:r w:rsidR="00D4508B" w:rsidRPr="00D53175">
        <w:rPr>
          <w:rFonts w:ascii="Arial" w:hAnsi="Arial" w:cs="Arial"/>
          <w:b/>
          <w:szCs w:val="24"/>
          <w:lang w:val="en-US"/>
        </w:rPr>
        <w:t xml:space="preserve">Figure </w:t>
      </w:r>
      <w:r w:rsidR="00D4508B">
        <w:rPr>
          <w:rFonts w:ascii="Arial" w:hAnsi="Arial" w:cs="Arial"/>
          <w:b/>
          <w:noProof/>
          <w:szCs w:val="24"/>
          <w:lang w:val="en-US"/>
        </w:rPr>
        <w:t>4</w:t>
      </w:r>
      <w:r w:rsidR="00D4508B">
        <w:rPr>
          <w:rFonts w:ascii="Arial" w:hAnsi="Arial" w:cs="Arial"/>
          <w:szCs w:val="24"/>
          <w:lang w:val="en-US"/>
        </w:rPr>
        <w:fldChar w:fldCharType="end"/>
      </w:r>
      <w:r w:rsidR="00D4508B">
        <w:rPr>
          <w:rFonts w:ascii="Arial" w:hAnsi="Arial" w:cs="Arial"/>
          <w:szCs w:val="24"/>
          <w:lang w:val="en-US"/>
        </w:rPr>
        <w:t xml:space="preserve"> </w:t>
      </w:r>
      <w:r w:rsidR="00F70B4A" w:rsidRPr="00D4508B">
        <w:rPr>
          <w:rFonts w:ascii="Arial" w:hAnsi="Arial" w:cs="Arial"/>
          <w:szCs w:val="24"/>
          <w:lang w:val="en-US"/>
        </w:rPr>
        <w:t>.</w:t>
      </w:r>
      <w:r w:rsidR="00E06553" w:rsidRPr="00D53175">
        <w:rPr>
          <w:rFonts w:ascii="Arial" w:hAnsi="Arial" w:cs="Arial"/>
          <w:szCs w:val="24"/>
          <w:lang w:val="en-US"/>
        </w:rPr>
        <w:t xml:space="preserve">C) </w:t>
      </w:r>
      <w:r w:rsidR="002F5E4B" w:rsidRPr="00D53175">
        <w:rPr>
          <w:rFonts w:ascii="Arial" w:hAnsi="Arial" w:cs="Arial"/>
          <w:szCs w:val="24"/>
          <w:lang w:val="en-US"/>
        </w:rPr>
        <w:t xml:space="preserve">showed the </w:t>
      </w:r>
      <w:r w:rsidR="004F4BC4" w:rsidRPr="00D53175">
        <w:rPr>
          <w:rFonts w:ascii="Arial" w:hAnsi="Arial" w:cs="Arial"/>
          <w:szCs w:val="24"/>
          <w:lang w:val="en-US"/>
        </w:rPr>
        <w:t>greate</w:t>
      </w:r>
      <w:r w:rsidR="002F5E4B" w:rsidRPr="00D53175">
        <w:rPr>
          <w:rFonts w:ascii="Arial" w:hAnsi="Arial" w:cs="Arial"/>
          <w:szCs w:val="24"/>
          <w:lang w:val="en-US"/>
        </w:rPr>
        <w:t>st</w:t>
      </w:r>
      <w:r w:rsidR="004F4BC4" w:rsidRPr="00D53175">
        <w:rPr>
          <w:rFonts w:ascii="Arial" w:hAnsi="Arial" w:cs="Arial"/>
          <w:szCs w:val="24"/>
          <w:lang w:val="en-US"/>
        </w:rPr>
        <w:t xml:space="preserve"> </w:t>
      </w:r>
      <w:r w:rsidR="002F5E4B" w:rsidRPr="00D53175">
        <w:rPr>
          <w:rFonts w:ascii="Arial" w:hAnsi="Arial" w:cs="Arial"/>
          <w:szCs w:val="24"/>
          <w:lang w:val="en-US"/>
        </w:rPr>
        <w:t xml:space="preserve">field </w:t>
      </w:r>
      <w:r w:rsidR="004F4BC4" w:rsidRPr="00D53175">
        <w:rPr>
          <w:rFonts w:ascii="Arial" w:hAnsi="Arial" w:cs="Arial"/>
          <w:szCs w:val="24"/>
          <w:lang w:val="en-US"/>
        </w:rPr>
        <w:t>interaction</w:t>
      </w:r>
      <w:r w:rsidR="004B15C1" w:rsidRPr="00D53175">
        <w:rPr>
          <w:rFonts w:ascii="Arial" w:hAnsi="Arial" w:cs="Arial"/>
          <w:szCs w:val="24"/>
          <w:lang w:val="en-US"/>
        </w:rPr>
        <w:t>,</w:t>
      </w:r>
      <w:r w:rsidR="002F5E4B" w:rsidRPr="00D53175">
        <w:rPr>
          <w:rFonts w:ascii="Arial" w:hAnsi="Arial" w:cs="Arial"/>
          <w:szCs w:val="24"/>
          <w:lang w:val="en-US"/>
        </w:rPr>
        <w:t xml:space="preserve"> and consequently superior</w:t>
      </w:r>
      <w:r w:rsidR="004B15C1" w:rsidRPr="00D53175">
        <w:rPr>
          <w:rFonts w:ascii="Arial" w:hAnsi="Arial" w:cs="Arial"/>
          <w:szCs w:val="24"/>
          <w:lang w:val="en-US"/>
        </w:rPr>
        <w:t xml:space="preserve"> chances to retain the </w:t>
      </w:r>
      <w:proofErr w:type="spellStart"/>
      <w:r w:rsidR="00BE3834" w:rsidRPr="00D53175">
        <w:rPr>
          <w:rFonts w:ascii="Arial" w:hAnsi="Arial" w:cs="Arial"/>
          <w:szCs w:val="24"/>
          <w:lang w:val="en-US"/>
        </w:rPr>
        <w:t>bionanocomposites</w:t>
      </w:r>
      <w:proofErr w:type="spellEnd"/>
      <w:ins w:id="118" w:author="Juan Carlos Cruz Jimenez" w:date="2021-05-23T21:28:00Z">
        <w:r w:rsidR="00711754">
          <w:rPr>
            <w:rFonts w:ascii="Arial" w:hAnsi="Arial" w:cs="Arial"/>
            <w:szCs w:val="24"/>
            <w:lang w:val="en-US"/>
          </w:rPr>
          <w:t xml:space="preserve"> within the loops</w:t>
        </w:r>
      </w:ins>
      <w:r w:rsidR="004F4BC4" w:rsidRPr="00D53175">
        <w:rPr>
          <w:rFonts w:ascii="Arial" w:hAnsi="Arial" w:cs="Arial"/>
          <w:szCs w:val="24"/>
          <w:lang w:val="en-US"/>
        </w:rPr>
        <w:t>.</w:t>
      </w:r>
    </w:p>
    <w:p w14:paraId="5CCFAF8B" w14:textId="71A5CD21" w:rsidR="00272BF8" w:rsidRPr="00D53175" w:rsidRDefault="005A2794" w:rsidP="00B5096F">
      <w:pPr>
        <w:pStyle w:val="NoSpacing"/>
        <w:jc w:val="both"/>
        <w:rPr>
          <w:rFonts w:ascii="Arial" w:hAnsi="Arial" w:cs="Arial"/>
          <w:szCs w:val="24"/>
          <w:lang w:val="en-US"/>
        </w:rPr>
      </w:pPr>
      <w:r w:rsidRPr="00D53175">
        <w:rPr>
          <w:rFonts w:ascii="Arial" w:hAnsi="Arial" w:cs="Arial"/>
          <w:szCs w:val="24"/>
          <w:lang w:val="en-US"/>
        </w:rPr>
        <w:t xml:space="preserve">The time evolution of the particle's transport within the one-loop microreactor was studied under </w:t>
      </w:r>
      <w:r w:rsidR="007F0715" w:rsidRPr="00D53175">
        <w:rPr>
          <w:rFonts w:ascii="Arial" w:hAnsi="Arial" w:cs="Arial"/>
          <w:szCs w:val="24"/>
          <w:lang w:val="en-US"/>
        </w:rPr>
        <w:t>varying intensities of</w:t>
      </w:r>
      <w:r w:rsidRPr="00D53175">
        <w:rPr>
          <w:rFonts w:ascii="Arial" w:hAnsi="Arial" w:cs="Arial"/>
          <w:szCs w:val="24"/>
          <w:lang w:val="en-US"/>
        </w:rPr>
        <w:t xml:space="preserve"> the </w:t>
      </w:r>
      <w:r w:rsidR="007F0715" w:rsidRPr="00D53175">
        <w:rPr>
          <w:rFonts w:ascii="Arial" w:hAnsi="Arial" w:cs="Arial"/>
          <w:szCs w:val="24"/>
          <w:lang w:val="en-US"/>
        </w:rPr>
        <w:t xml:space="preserve">applied </w:t>
      </w:r>
      <w:r w:rsidRPr="00D53175">
        <w:rPr>
          <w:rFonts w:ascii="Arial" w:hAnsi="Arial" w:cs="Arial"/>
          <w:szCs w:val="24"/>
          <w:lang w:val="en-US"/>
        </w:rPr>
        <w:t xml:space="preserve">magnetic field </w:t>
      </w:r>
      <w:r w:rsidR="007F0715" w:rsidRPr="00D53175">
        <w:rPr>
          <w:rFonts w:ascii="Arial" w:hAnsi="Arial" w:cs="Arial"/>
          <w:szCs w:val="24"/>
          <w:lang w:val="en-US"/>
        </w:rPr>
        <w:t xml:space="preserve">(i.e., </w:t>
      </w:r>
      <w:r w:rsidRPr="00D53175">
        <w:rPr>
          <w:rFonts w:ascii="Arial" w:hAnsi="Arial" w:cs="Arial"/>
          <w:szCs w:val="24"/>
          <w:lang w:val="en-US"/>
        </w:rPr>
        <w:t xml:space="preserve">0, 50, 100, 200, 300, 350, 500, and 1000 </w:t>
      </w:r>
      <w:proofErr w:type="spellStart"/>
      <w:r w:rsidRPr="00D53175">
        <w:rPr>
          <w:rFonts w:ascii="Arial" w:hAnsi="Arial" w:cs="Arial"/>
          <w:szCs w:val="24"/>
          <w:lang w:val="en-US"/>
        </w:rPr>
        <w:t>mT</w:t>
      </w:r>
      <w:proofErr w:type="spellEnd"/>
      <w:r w:rsidR="007F0715" w:rsidRPr="00D53175">
        <w:rPr>
          <w:rFonts w:ascii="Arial" w:hAnsi="Arial" w:cs="Arial"/>
          <w:szCs w:val="24"/>
          <w:lang w:val="en-US"/>
        </w:rPr>
        <w:t>).</w:t>
      </w:r>
      <w:r w:rsidRPr="00D53175">
        <w:rPr>
          <w:rFonts w:ascii="Arial" w:hAnsi="Arial" w:cs="Arial"/>
          <w:szCs w:val="24"/>
          <w:lang w:val="en-US"/>
        </w:rPr>
        <w:t xml:space="preserve"> </w:t>
      </w:r>
      <w:r w:rsidR="007F0715" w:rsidRPr="00D53175">
        <w:rPr>
          <w:rFonts w:ascii="Arial" w:hAnsi="Arial" w:cs="Arial"/>
          <w:szCs w:val="24"/>
          <w:lang w:val="en-US"/>
        </w:rPr>
        <w:t xml:space="preserve">The simulations were </w:t>
      </w:r>
      <w:del w:id="119" w:author="Juan Carlos Cruz Jimenez" w:date="2021-05-23T21:28:00Z">
        <w:r w:rsidR="007F0715" w:rsidRPr="00D53175" w:rsidDel="00534F38">
          <w:rPr>
            <w:rFonts w:ascii="Arial" w:hAnsi="Arial" w:cs="Arial"/>
            <w:szCs w:val="24"/>
            <w:lang w:val="en-US"/>
          </w:rPr>
          <w:delText xml:space="preserve">ran </w:delText>
        </w:r>
      </w:del>
      <w:ins w:id="120" w:author="Juan Carlos Cruz Jimenez" w:date="2021-05-23T21:28:00Z">
        <w:r w:rsidR="00534F38">
          <w:rPr>
            <w:rFonts w:ascii="Arial" w:hAnsi="Arial" w:cs="Arial"/>
            <w:szCs w:val="24"/>
            <w:lang w:val="en-US"/>
          </w:rPr>
          <w:t>conducted</w:t>
        </w:r>
        <w:r w:rsidR="00534F38" w:rsidRPr="00D53175">
          <w:rPr>
            <w:rFonts w:ascii="Arial" w:hAnsi="Arial" w:cs="Arial"/>
            <w:szCs w:val="24"/>
            <w:lang w:val="en-US"/>
          </w:rPr>
          <w:t xml:space="preserve"> </w:t>
        </w:r>
      </w:ins>
      <w:r w:rsidRPr="00D53175">
        <w:rPr>
          <w:rFonts w:ascii="Arial" w:hAnsi="Arial" w:cs="Arial"/>
          <w:szCs w:val="24"/>
          <w:lang w:val="en-US"/>
        </w:rPr>
        <w:t xml:space="preserve">for a total time of 30 seconds </w:t>
      </w:r>
      <w:r w:rsidR="007F0715" w:rsidRPr="00D53175">
        <w:rPr>
          <w:rFonts w:ascii="Arial" w:hAnsi="Arial" w:cs="Arial"/>
          <w:szCs w:val="24"/>
          <w:lang w:val="en-US"/>
        </w:rPr>
        <w:t>with data collection</w:t>
      </w:r>
      <w:r w:rsidRPr="00D53175">
        <w:rPr>
          <w:rFonts w:ascii="Arial" w:hAnsi="Arial" w:cs="Arial"/>
          <w:szCs w:val="24"/>
          <w:lang w:val="en-US"/>
        </w:rPr>
        <w:t xml:space="preserve"> at 1, 5, 15 and 25 s (See</w:t>
      </w:r>
      <w:r w:rsidR="00D4508B">
        <w:rPr>
          <w:rFonts w:ascii="Arial" w:hAnsi="Arial" w:cs="Arial"/>
          <w:szCs w:val="24"/>
          <w:lang w:val="en-US"/>
        </w:rPr>
        <w:t xml:space="preserve"> </w:t>
      </w:r>
      <w:r w:rsidR="00D4508B">
        <w:rPr>
          <w:rFonts w:ascii="Arial" w:hAnsi="Arial" w:cs="Arial"/>
          <w:szCs w:val="24"/>
          <w:lang w:val="en-US"/>
        </w:rPr>
        <w:fldChar w:fldCharType="begin"/>
      </w:r>
      <w:r w:rsidR="00D4508B">
        <w:rPr>
          <w:rFonts w:ascii="Arial" w:hAnsi="Arial" w:cs="Arial"/>
          <w:szCs w:val="24"/>
          <w:lang w:val="en-US"/>
        </w:rPr>
        <w:instrText xml:space="preserve"> REF _Ref72441719 \h </w:instrText>
      </w:r>
      <w:r w:rsidR="00D4508B">
        <w:rPr>
          <w:rFonts w:ascii="Arial" w:hAnsi="Arial" w:cs="Arial"/>
          <w:szCs w:val="24"/>
          <w:lang w:val="en-US"/>
        </w:rPr>
      </w:r>
      <w:r w:rsidR="00D4508B">
        <w:rPr>
          <w:rFonts w:ascii="Arial" w:hAnsi="Arial" w:cs="Arial"/>
          <w:szCs w:val="24"/>
          <w:lang w:val="en-US"/>
        </w:rPr>
        <w:fldChar w:fldCharType="separate"/>
      </w:r>
      <w:r w:rsidR="00D4508B" w:rsidRPr="00D53175">
        <w:rPr>
          <w:rFonts w:ascii="Arial" w:hAnsi="Arial" w:cs="Arial"/>
          <w:szCs w:val="24"/>
          <w:lang w:val="en-US"/>
        </w:rPr>
        <w:t xml:space="preserve">Figure </w:t>
      </w:r>
      <w:r w:rsidR="00D4508B">
        <w:rPr>
          <w:rFonts w:ascii="Arial" w:hAnsi="Arial" w:cs="Arial"/>
          <w:noProof/>
          <w:szCs w:val="24"/>
          <w:lang w:val="en-US"/>
        </w:rPr>
        <w:t>5</w:t>
      </w:r>
      <w:r w:rsidR="00D4508B">
        <w:rPr>
          <w:rFonts w:ascii="Arial" w:hAnsi="Arial" w:cs="Arial"/>
          <w:szCs w:val="24"/>
          <w:lang w:val="en-US"/>
        </w:rPr>
        <w:fldChar w:fldCharType="end"/>
      </w:r>
      <w:r w:rsidRPr="00D53175">
        <w:rPr>
          <w:rFonts w:ascii="Arial" w:hAnsi="Arial" w:cs="Arial"/>
          <w:szCs w:val="24"/>
          <w:lang w:val="en-US"/>
        </w:rPr>
        <w:t>).</w:t>
      </w:r>
      <w:r w:rsidR="006454B6" w:rsidRPr="00D53175">
        <w:rPr>
          <w:rFonts w:ascii="Arial" w:hAnsi="Arial" w:cs="Arial"/>
          <w:szCs w:val="24"/>
          <w:lang w:val="en-US"/>
        </w:rPr>
        <w:t xml:space="preserve"> For these simulations, each particle </w:t>
      </w:r>
      <w:r w:rsidR="007B1FFA" w:rsidRPr="00D53175">
        <w:rPr>
          <w:rFonts w:ascii="Arial" w:hAnsi="Arial" w:cs="Arial"/>
          <w:szCs w:val="24"/>
          <w:lang w:val="en-US"/>
        </w:rPr>
        <w:t xml:space="preserve">trajectory </w:t>
      </w:r>
      <w:r w:rsidR="007F0715" w:rsidRPr="00D53175">
        <w:rPr>
          <w:rFonts w:ascii="Arial" w:hAnsi="Arial" w:cs="Arial"/>
          <w:szCs w:val="24"/>
          <w:lang w:val="en-US"/>
        </w:rPr>
        <w:t>is random</w:t>
      </w:r>
      <w:r w:rsidR="006454B6" w:rsidRPr="00D53175">
        <w:rPr>
          <w:rFonts w:ascii="Arial" w:hAnsi="Arial" w:cs="Arial"/>
          <w:szCs w:val="24"/>
          <w:lang w:val="en-US"/>
        </w:rPr>
        <w:t xml:space="preserve"> </w:t>
      </w:r>
      <w:r w:rsidR="00521035" w:rsidRPr="00D53175">
        <w:rPr>
          <w:rFonts w:ascii="Arial" w:hAnsi="Arial" w:cs="Arial"/>
          <w:szCs w:val="24"/>
          <w:lang w:val="en-US"/>
        </w:rPr>
        <w:t>and driven</w:t>
      </w:r>
      <w:r w:rsidR="006454B6" w:rsidRPr="00D53175">
        <w:rPr>
          <w:rFonts w:ascii="Arial" w:hAnsi="Arial" w:cs="Arial"/>
          <w:szCs w:val="24"/>
          <w:lang w:val="en-US"/>
        </w:rPr>
        <w:t xml:space="preserve"> by the</w:t>
      </w:r>
      <w:r w:rsidR="00521035" w:rsidRPr="00D53175">
        <w:rPr>
          <w:rFonts w:ascii="Arial" w:hAnsi="Arial" w:cs="Arial"/>
          <w:szCs w:val="24"/>
          <w:lang w:val="en-US"/>
        </w:rPr>
        <w:t xml:space="preserve"> exerted</w:t>
      </w:r>
      <w:r w:rsidR="006454B6" w:rsidRPr="00D53175">
        <w:rPr>
          <w:rFonts w:ascii="Arial" w:hAnsi="Arial" w:cs="Arial"/>
          <w:szCs w:val="24"/>
          <w:lang w:val="en-US"/>
        </w:rPr>
        <w:t xml:space="preserve"> drag and magnetophoretic forces. As the particles are attracted to the magnet</w:t>
      </w:r>
      <w:r w:rsidR="001B09A6" w:rsidRPr="00D53175">
        <w:rPr>
          <w:rFonts w:ascii="Arial" w:hAnsi="Arial" w:cs="Arial"/>
          <w:szCs w:val="24"/>
          <w:lang w:val="en-US"/>
        </w:rPr>
        <w:t xml:space="preserve"> and due to </w:t>
      </w:r>
      <w:r w:rsidR="006454B6" w:rsidRPr="00D53175">
        <w:rPr>
          <w:rFonts w:ascii="Arial" w:hAnsi="Arial" w:cs="Arial"/>
          <w:szCs w:val="24"/>
          <w:lang w:val="en-US"/>
        </w:rPr>
        <w:t xml:space="preserve">the </w:t>
      </w:r>
      <w:r w:rsidR="001B09A6" w:rsidRPr="00D53175">
        <w:rPr>
          <w:rFonts w:ascii="Arial" w:hAnsi="Arial" w:cs="Arial"/>
          <w:szCs w:val="24"/>
          <w:lang w:val="en-US"/>
        </w:rPr>
        <w:t xml:space="preserve">interplay </w:t>
      </w:r>
      <w:r w:rsidR="006454B6" w:rsidRPr="00D53175">
        <w:rPr>
          <w:rFonts w:ascii="Arial" w:hAnsi="Arial" w:cs="Arial"/>
          <w:szCs w:val="24"/>
          <w:lang w:val="en-US"/>
        </w:rPr>
        <w:t xml:space="preserve">of </w:t>
      </w:r>
      <w:r w:rsidR="001B09A6" w:rsidRPr="00D53175">
        <w:rPr>
          <w:rFonts w:ascii="Arial" w:hAnsi="Arial" w:cs="Arial"/>
          <w:szCs w:val="24"/>
          <w:lang w:val="en-US"/>
        </w:rPr>
        <w:t xml:space="preserve">involved </w:t>
      </w:r>
      <w:r w:rsidR="006454B6" w:rsidRPr="00D53175">
        <w:rPr>
          <w:rFonts w:ascii="Arial" w:hAnsi="Arial" w:cs="Arial"/>
          <w:szCs w:val="24"/>
          <w:lang w:val="en-US"/>
        </w:rPr>
        <w:t xml:space="preserve">forces in the </w:t>
      </w:r>
      <w:r w:rsidR="007E4B94" w:rsidRPr="00D53175">
        <w:rPr>
          <w:rFonts w:ascii="Arial" w:hAnsi="Arial" w:cs="Arial"/>
          <w:szCs w:val="24"/>
          <w:lang w:val="en-US"/>
        </w:rPr>
        <w:t>loop,</w:t>
      </w:r>
      <w:r w:rsidR="006454B6" w:rsidRPr="00D53175">
        <w:rPr>
          <w:rFonts w:ascii="Arial" w:hAnsi="Arial" w:cs="Arial"/>
          <w:szCs w:val="24"/>
          <w:lang w:val="en-US"/>
        </w:rPr>
        <w:t xml:space="preserve"> </w:t>
      </w:r>
      <w:r w:rsidR="001B09A6" w:rsidRPr="00D53175">
        <w:rPr>
          <w:rFonts w:ascii="Arial" w:hAnsi="Arial" w:cs="Arial"/>
          <w:szCs w:val="24"/>
          <w:lang w:val="en-US"/>
        </w:rPr>
        <w:t>they follow a</w:t>
      </w:r>
      <w:r w:rsidR="006454B6" w:rsidRPr="00D53175">
        <w:rPr>
          <w:rFonts w:ascii="Arial" w:hAnsi="Arial" w:cs="Arial"/>
          <w:szCs w:val="24"/>
          <w:lang w:val="en-US"/>
        </w:rPr>
        <w:t xml:space="preserve"> parabolic </w:t>
      </w:r>
      <w:r w:rsidR="001B09A6" w:rsidRPr="00D53175">
        <w:rPr>
          <w:rFonts w:ascii="Arial" w:hAnsi="Arial" w:cs="Arial"/>
          <w:szCs w:val="24"/>
          <w:lang w:val="en-US"/>
        </w:rPr>
        <w:t xml:space="preserve">trajectory </w:t>
      </w:r>
      <w:r w:rsidR="006454B6" w:rsidRPr="00D53175">
        <w:rPr>
          <w:rFonts w:ascii="Arial" w:hAnsi="Arial" w:cs="Arial"/>
          <w:szCs w:val="24"/>
          <w:lang w:val="en-US"/>
        </w:rPr>
        <w:t xml:space="preserve">until </w:t>
      </w:r>
      <w:r w:rsidR="001B09A6" w:rsidRPr="00D53175">
        <w:rPr>
          <w:rFonts w:ascii="Arial" w:hAnsi="Arial" w:cs="Arial"/>
          <w:szCs w:val="24"/>
          <w:lang w:val="en-US"/>
        </w:rPr>
        <w:t>finally stick</w:t>
      </w:r>
      <w:r w:rsidR="007E4B94" w:rsidRPr="00D53175">
        <w:rPr>
          <w:rFonts w:ascii="Arial" w:hAnsi="Arial" w:cs="Arial"/>
          <w:szCs w:val="24"/>
          <w:lang w:val="en-US"/>
        </w:rPr>
        <w:t>ing</w:t>
      </w:r>
      <w:r w:rsidR="001B09A6" w:rsidRPr="00D53175">
        <w:rPr>
          <w:rFonts w:ascii="Arial" w:hAnsi="Arial" w:cs="Arial"/>
          <w:szCs w:val="24"/>
          <w:lang w:val="en-US"/>
        </w:rPr>
        <w:t xml:space="preserve"> to</w:t>
      </w:r>
      <w:r w:rsidR="006454B6" w:rsidRPr="00D53175">
        <w:rPr>
          <w:rFonts w:ascii="Arial" w:hAnsi="Arial" w:cs="Arial"/>
          <w:szCs w:val="24"/>
          <w:lang w:val="en-US"/>
        </w:rPr>
        <w:t xml:space="preserve"> </w:t>
      </w:r>
      <w:r w:rsidR="007E4B94" w:rsidRPr="00D53175">
        <w:rPr>
          <w:rFonts w:ascii="Arial" w:hAnsi="Arial" w:cs="Arial"/>
          <w:szCs w:val="24"/>
          <w:lang w:val="en-US"/>
        </w:rPr>
        <w:t xml:space="preserve">the </w:t>
      </w:r>
      <w:r w:rsidR="006454B6" w:rsidRPr="00D53175">
        <w:rPr>
          <w:rFonts w:ascii="Arial" w:hAnsi="Arial" w:cs="Arial"/>
          <w:szCs w:val="24"/>
          <w:lang w:val="en-US"/>
        </w:rPr>
        <w:t>wall of the microreactor</w:t>
      </w:r>
      <w:r w:rsidR="00E8649E" w:rsidRPr="00D53175">
        <w:rPr>
          <w:rFonts w:ascii="Arial" w:hAnsi="Arial" w:cs="Arial"/>
          <w:szCs w:val="24"/>
          <w:lang w:val="en-US"/>
        </w:rPr>
        <w:t xml:space="preserve"> channel</w:t>
      </w:r>
      <w:r w:rsidR="006454B6" w:rsidRPr="00D53175">
        <w:rPr>
          <w:rFonts w:ascii="Arial" w:hAnsi="Arial" w:cs="Arial"/>
          <w:szCs w:val="24"/>
          <w:lang w:val="en-US"/>
        </w:rPr>
        <w:t xml:space="preserve">. </w:t>
      </w:r>
      <w:r w:rsidR="00C338F1" w:rsidRPr="00D53175">
        <w:rPr>
          <w:rFonts w:ascii="Arial" w:hAnsi="Arial" w:cs="Arial"/>
          <w:szCs w:val="24"/>
          <w:lang w:val="en-US"/>
        </w:rPr>
        <w:t>For some particles</w:t>
      </w:r>
      <w:r w:rsidR="006454B6" w:rsidRPr="00D53175">
        <w:rPr>
          <w:rFonts w:ascii="Arial" w:hAnsi="Arial" w:cs="Arial"/>
          <w:szCs w:val="24"/>
          <w:lang w:val="en-US"/>
        </w:rPr>
        <w:t xml:space="preserve">, the magnetic field will not be enough to </w:t>
      </w:r>
      <w:r w:rsidR="00C338F1" w:rsidRPr="00D53175">
        <w:rPr>
          <w:rFonts w:ascii="Arial" w:hAnsi="Arial" w:cs="Arial"/>
          <w:szCs w:val="24"/>
          <w:lang w:val="en-US"/>
        </w:rPr>
        <w:t>retain them within the loop</w:t>
      </w:r>
      <w:r w:rsidR="006454B6" w:rsidRPr="00D53175">
        <w:rPr>
          <w:rFonts w:ascii="Arial" w:hAnsi="Arial" w:cs="Arial"/>
          <w:szCs w:val="24"/>
          <w:lang w:val="en-US"/>
        </w:rPr>
        <w:t xml:space="preserve">. </w:t>
      </w:r>
      <w:r w:rsidR="00C338F1" w:rsidRPr="00D53175">
        <w:rPr>
          <w:rFonts w:ascii="Arial" w:hAnsi="Arial" w:cs="Arial"/>
          <w:szCs w:val="24"/>
          <w:lang w:val="en-US"/>
        </w:rPr>
        <w:t>T</w:t>
      </w:r>
      <w:r w:rsidR="006454B6" w:rsidRPr="00D53175">
        <w:rPr>
          <w:rFonts w:ascii="Arial" w:hAnsi="Arial" w:cs="Arial"/>
          <w:szCs w:val="24"/>
          <w:lang w:val="en-US"/>
        </w:rPr>
        <w:t xml:space="preserve">his </w:t>
      </w:r>
      <w:r w:rsidR="00C338F1" w:rsidRPr="00D53175">
        <w:rPr>
          <w:rFonts w:ascii="Arial" w:hAnsi="Arial" w:cs="Arial"/>
          <w:szCs w:val="24"/>
          <w:lang w:val="en-US"/>
        </w:rPr>
        <w:t xml:space="preserve">unique trajectories have been exploited by others </w:t>
      </w:r>
      <w:r w:rsidR="006454B6" w:rsidRPr="00D53175">
        <w:rPr>
          <w:rFonts w:ascii="Arial" w:hAnsi="Arial" w:cs="Arial"/>
          <w:szCs w:val="24"/>
          <w:lang w:val="en-US"/>
        </w:rPr>
        <w:t xml:space="preserve">for the separation and manipulation of magnetic particles </w:t>
      </w:r>
      <w:r w:rsidR="00C338F1" w:rsidRPr="00D53175">
        <w:rPr>
          <w:rFonts w:ascii="Arial" w:hAnsi="Arial" w:cs="Arial"/>
          <w:szCs w:val="24"/>
          <w:lang w:val="en-US"/>
        </w:rPr>
        <w:t>with</w:t>
      </w:r>
      <w:r w:rsidR="006454B6" w:rsidRPr="00D53175">
        <w:rPr>
          <w:rFonts w:ascii="Arial" w:hAnsi="Arial" w:cs="Arial"/>
          <w:szCs w:val="24"/>
          <w:lang w:val="en-US"/>
        </w:rPr>
        <w:t xml:space="preserve">in microchannels </w:t>
      </w:r>
      <w:r w:rsidR="006454B6"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{"citationItems":[{"id":"ITEM-1","itemData":{"DOI":"10.3390/mi10110744","ISSN":"2072666X","abstract":"Magnetic field-induced particle manipulation is simple and economic as compared to other techniques (e.g., electric, acoustic, and optical) for lab-on-a-chip applications. However, traditional magnetic controls require the particles to be manipulated being magnetizable, which renders it necessary to magnetically label particles that are almost exclusively diamagnetic in nature. In the past decade, magnetic fluids including paramagnetic solutions and ferrofluids have been increasingly used in microfluidic devices to implement label-free manipulations of various types of particles (both synthetic and biological). We review herein the recent advances in this field with focus upon the continuous-flow particle manipulations. Specifically, we review the reported studies on the negative magnetophoresis-induced deflection, focusing, enrichment, separation, and medium exchange of diamagnetic particles in the continuous flow of magnetic fluids through microchannels.","author":[{"dropping-particle":"","family":"Xuan","given":"Xiangchun","non-dropping-particle":"","parse-names":false,"suffix":""}],"container-title":"Micromachines","id":"ITEM-1","issue":"11","issued":{"date-parts":[["2019","11","1"]]},"page":"744","publisher":"MDPI AG","title":"Recent advances in continuous-flow particle manipulations using magnetic fluids","type":"article","volume":"10"},"uris":["http://www.mendeley.com/documents/?uuid=69e88504-1b57-3cc2-89d1-30f9dd7f1f1f"]}],"mendeley":{"formattedCitation":"[42]","plainTextFormattedCitation":"[42]","previouslyFormattedCitation":"[41]"},"properties":{"noteIndex":0},"schema":"https://github.com/citation-style-language/schema/raw/master/csl-citation.json"}</w:instrText>
      </w:r>
      <w:r w:rsidR="006454B6" w:rsidRPr="00D53175">
        <w:rPr>
          <w:rFonts w:ascii="Arial" w:hAnsi="Arial" w:cs="Arial"/>
          <w:szCs w:val="24"/>
          <w:lang w:val="en-US"/>
        </w:rPr>
        <w:fldChar w:fldCharType="separate"/>
      </w:r>
      <w:r w:rsidR="005639F6" w:rsidRPr="00D53175">
        <w:rPr>
          <w:rFonts w:ascii="Arial" w:hAnsi="Arial" w:cs="Arial"/>
          <w:noProof/>
          <w:szCs w:val="24"/>
          <w:lang w:val="en-US"/>
        </w:rPr>
        <w:t>[42]</w:t>
      </w:r>
      <w:r w:rsidR="006454B6" w:rsidRPr="00D53175">
        <w:rPr>
          <w:rFonts w:ascii="Arial" w:hAnsi="Arial" w:cs="Arial"/>
          <w:szCs w:val="24"/>
          <w:lang w:val="en-US"/>
        </w:rPr>
        <w:fldChar w:fldCharType="end"/>
      </w:r>
      <w:r w:rsidR="006454B6"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{"citationItems":[{"id":"ITEM-1","itemData":{"DOI":"10.1039/c4lc00367e","ISSN":"14730189","abstract":"The use of a magnetic field for manipulating the motion of magnetic particles in microchannels has attracted increasing attention in microfluidic applications. Generation of a flexible and controllable magnetic field plays a crucial role in making better use of the particle manipulation technology. Recent advances in the development of magnet systems and magnetic field control methods have shown that it has great potential for effective and accurate manipulation of particles in microfluidic systems. Starting with the analysis of magnetic forces acting on the particles, this review gives the configurations and evaluations of three main types of magnet system proposed in microfluidic applications. The interaction mechanisms of magnetic particles with magnetic fields are also discussed. This journal is © the Partner Organisations 2014.","author":[{"dropping-particle":"","family":"Cao","given":"Quanliang","non-dropping-particle":"","parse-names":false,"suffix":""},{"dropping-particle":"","family":"Han","given":"Xiaotao","non-dropping-particle":"","parse-names":false,"suffix":""},{"dropping-particle":"","family":"Li","given":"Liang","non-dropping-particle":"","parse-names":false,"suffix":""}],"container-title":"Lab on a Chip","id":"ITEM-1","issue":"15","issued":{"date-parts":[["2014","8","7"]]},"page":"2762-2777","publisher":"Royal Society of Chemistry","title":"Configurations and control of magnetic fields for manipulating magnetic particles in microfluidic applications: Magnet systems and manipulation mechanisms","type":"article","volume":"14"},"uris":["http://www.mendeley.com/documents/?uuid=13169898-f095-3b32-98eb-1524ceadf807"]}],"mendeley":{"formattedCitation":"[43]","plainTextFormattedCitation":"[43]","previouslyFormattedCitation":"[42]"},"properties":{"noteIndex":0},"schema":"https://github.com/citation-style-language/schema/raw/master/csl-citation.json"}</w:instrText>
      </w:r>
      <w:r w:rsidR="006454B6" w:rsidRPr="00D53175">
        <w:rPr>
          <w:rFonts w:ascii="Arial" w:hAnsi="Arial" w:cs="Arial"/>
          <w:szCs w:val="24"/>
          <w:lang w:val="en-US"/>
        </w:rPr>
        <w:fldChar w:fldCharType="separate"/>
      </w:r>
      <w:r w:rsidR="005639F6" w:rsidRPr="00D53175">
        <w:rPr>
          <w:rFonts w:ascii="Arial" w:hAnsi="Arial" w:cs="Arial"/>
          <w:noProof/>
          <w:szCs w:val="24"/>
          <w:lang w:val="en-US"/>
        </w:rPr>
        <w:t>[43]</w:t>
      </w:r>
      <w:r w:rsidR="006454B6" w:rsidRPr="00D53175">
        <w:rPr>
          <w:rFonts w:ascii="Arial" w:hAnsi="Arial" w:cs="Arial"/>
          <w:szCs w:val="24"/>
          <w:lang w:val="en-US"/>
        </w:rPr>
        <w:fldChar w:fldCharType="end"/>
      </w:r>
      <w:r w:rsidR="006454B6" w:rsidRPr="00D53175">
        <w:rPr>
          <w:rFonts w:ascii="Arial" w:hAnsi="Arial" w:cs="Arial"/>
          <w:szCs w:val="24"/>
          <w:lang w:val="en-US"/>
        </w:rPr>
        <w:t xml:space="preserve">. </w:t>
      </w:r>
      <w:r w:rsidR="007A2A0B" w:rsidRPr="00D53175">
        <w:rPr>
          <w:rFonts w:ascii="Arial" w:hAnsi="Arial" w:cs="Arial"/>
          <w:szCs w:val="24"/>
          <w:lang w:val="en-US"/>
        </w:rPr>
        <w:t>In our case,</w:t>
      </w:r>
      <w:r w:rsidR="006454B6" w:rsidRPr="00D53175">
        <w:rPr>
          <w:rFonts w:ascii="Arial" w:hAnsi="Arial" w:cs="Arial"/>
          <w:szCs w:val="24"/>
          <w:lang w:val="en-US"/>
        </w:rPr>
        <w:t xml:space="preserve"> </w:t>
      </w:r>
      <w:r w:rsidR="007A2A0B" w:rsidRPr="00D53175">
        <w:rPr>
          <w:rFonts w:ascii="Arial" w:hAnsi="Arial" w:cs="Arial"/>
          <w:szCs w:val="24"/>
          <w:lang w:val="en-US"/>
        </w:rPr>
        <w:t>the movement is enough</w:t>
      </w:r>
      <w:r w:rsidR="006454B6" w:rsidRPr="00D53175">
        <w:rPr>
          <w:rFonts w:ascii="Arial" w:hAnsi="Arial" w:cs="Arial"/>
          <w:szCs w:val="24"/>
          <w:lang w:val="en-US"/>
        </w:rPr>
        <w:t xml:space="preserve"> </w:t>
      </w:r>
      <w:r w:rsidR="007A2A0B" w:rsidRPr="00D53175">
        <w:rPr>
          <w:rFonts w:ascii="Arial" w:hAnsi="Arial" w:cs="Arial"/>
          <w:szCs w:val="24"/>
          <w:lang w:val="en-US"/>
        </w:rPr>
        <w:t>to perturb</w:t>
      </w:r>
      <w:r w:rsidR="006454B6" w:rsidRPr="00D53175">
        <w:rPr>
          <w:rFonts w:ascii="Arial" w:hAnsi="Arial" w:cs="Arial"/>
          <w:szCs w:val="24"/>
          <w:lang w:val="en-US"/>
        </w:rPr>
        <w:t xml:space="preserve"> the laminar flow,</w:t>
      </w:r>
      <w:r w:rsidR="007A2A0B" w:rsidRPr="00D53175">
        <w:rPr>
          <w:rFonts w:ascii="Arial" w:hAnsi="Arial" w:cs="Arial"/>
          <w:szCs w:val="24"/>
          <w:lang w:val="en-US"/>
        </w:rPr>
        <w:t xml:space="preserve"> thereby</w:t>
      </w:r>
      <w:r w:rsidR="006454B6" w:rsidRPr="00D53175">
        <w:rPr>
          <w:rFonts w:ascii="Arial" w:hAnsi="Arial" w:cs="Arial"/>
          <w:szCs w:val="24"/>
          <w:lang w:val="en-US"/>
        </w:rPr>
        <w:t xml:space="preserve"> generating mixing </w:t>
      </w:r>
      <w:r w:rsidR="007A2A0B" w:rsidRPr="00D53175">
        <w:rPr>
          <w:rFonts w:ascii="Arial" w:hAnsi="Arial" w:cs="Arial"/>
          <w:szCs w:val="24"/>
          <w:lang w:val="en-US"/>
        </w:rPr>
        <w:t xml:space="preserve">patterns </w:t>
      </w:r>
      <w:r w:rsidR="006454B6" w:rsidRPr="00D53175">
        <w:rPr>
          <w:rFonts w:ascii="Arial" w:hAnsi="Arial" w:cs="Arial"/>
          <w:szCs w:val="24"/>
          <w:lang w:val="en-US"/>
        </w:rPr>
        <w:t xml:space="preserve">that </w:t>
      </w:r>
      <w:r w:rsidR="007A2A0B" w:rsidRPr="00D53175">
        <w:rPr>
          <w:rFonts w:ascii="Arial" w:hAnsi="Arial" w:cs="Arial"/>
          <w:szCs w:val="24"/>
          <w:lang w:val="en-US"/>
        </w:rPr>
        <w:t xml:space="preserve">are useful to </w:t>
      </w:r>
      <w:r w:rsidR="006454B6" w:rsidRPr="00D53175">
        <w:rPr>
          <w:rFonts w:ascii="Arial" w:hAnsi="Arial" w:cs="Arial"/>
          <w:szCs w:val="24"/>
          <w:lang w:val="en-US"/>
        </w:rPr>
        <w:t xml:space="preserve">promote the </w:t>
      </w:r>
      <w:r w:rsidR="00191D91" w:rsidRPr="00D53175">
        <w:rPr>
          <w:rFonts w:ascii="Arial" w:hAnsi="Arial" w:cs="Arial"/>
          <w:szCs w:val="24"/>
          <w:lang w:val="en-US"/>
        </w:rPr>
        <w:t xml:space="preserve">intimate </w:t>
      </w:r>
      <w:r w:rsidR="006454B6" w:rsidRPr="00D53175">
        <w:rPr>
          <w:rFonts w:ascii="Arial" w:hAnsi="Arial" w:cs="Arial"/>
          <w:szCs w:val="24"/>
          <w:lang w:val="en-US"/>
        </w:rPr>
        <w:t xml:space="preserve">interaction of </w:t>
      </w:r>
      <w:r w:rsidR="007A2A0B" w:rsidRPr="00D53175">
        <w:rPr>
          <w:rFonts w:ascii="Arial" w:hAnsi="Arial" w:cs="Arial"/>
          <w:szCs w:val="24"/>
          <w:lang w:val="en-US"/>
        </w:rPr>
        <w:t>the nanoparticles</w:t>
      </w:r>
      <w:r w:rsidR="00191D91" w:rsidRPr="00D53175">
        <w:rPr>
          <w:rFonts w:ascii="Arial" w:hAnsi="Arial" w:cs="Arial"/>
          <w:szCs w:val="24"/>
          <w:lang w:val="en-US"/>
        </w:rPr>
        <w:t xml:space="preserve"> with other components present in the solution</w:t>
      </w:r>
      <w:r w:rsidR="006454B6" w:rsidRPr="00D53175">
        <w:rPr>
          <w:rFonts w:ascii="Arial" w:hAnsi="Arial" w:cs="Arial"/>
          <w:szCs w:val="24"/>
          <w:lang w:val="en-US"/>
        </w:rPr>
        <w:t>.</w:t>
      </w:r>
      <w:r w:rsidR="00902ADB" w:rsidRPr="00D53175">
        <w:rPr>
          <w:rFonts w:ascii="Arial" w:hAnsi="Arial" w:cs="Arial"/>
          <w:szCs w:val="24"/>
          <w:lang w:val="en-US"/>
        </w:rPr>
        <w:t xml:space="preserve"> This </w:t>
      </w:r>
      <w:r w:rsidR="007A2A0B" w:rsidRPr="00D53175">
        <w:rPr>
          <w:rFonts w:ascii="Arial" w:hAnsi="Arial" w:cs="Arial"/>
          <w:szCs w:val="24"/>
          <w:lang w:val="en-US"/>
        </w:rPr>
        <w:t>was</w:t>
      </w:r>
      <w:r w:rsidR="00902ADB" w:rsidRPr="00D53175">
        <w:rPr>
          <w:rFonts w:ascii="Arial" w:hAnsi="Arial" w:cs="Arial"/>
          <w:szCs w:val="24"/>
          <w:lang w:val="en-US"/>
        </w:rPr>
        <w:t xml:space="preserve"> also evidenced </w:t>
      </w:r>
      <w:r w:rsidR="007A2A0B" w:rsidRPr="00D53175">
        <w:rPr>
          <w:rFonts w:ascii="Arial" w:hAnsi="Arial" w:cs="Arial"/>
          <w:szCs w:val="24"/>
          <w:lang w:val="en-US"/>
        </w:rPr>
        <w:t xml:space="preserve">by </w:t>
      </w:r>
      <w:r w:rsidR="00902ADB" w:rsidRPr="00D53175">
        <w:rPr>
          <w:rFonts w:ascii="Arial" w:hAnsi="Arial" w:cs="Arial"/>
          <w:szCs w:val="24"/>
          <w:lang w:val="en-US"/>
        </w:rPr>
        <w:t xml:space="preserve">a better </w:t>
      </w:r>
      <w:r w:rsidR="00902ADB" w:rsidRPr="00D53175">
        <w:rPr>
          <w:rFonts w:ascii="Arial" w:hAnsi="Arial" w:cs="Arial"/>
          <w:szCs w:val="24"/>
          <w:lang w:val="en"/>
        </w:rPr>
        <w:t>suspension of the nanoparticles</w:t>
      </w:r>
      <w:r w:rsidR="00902ADB" w:rsidRPr="00D53175">
        <w:rPr>
          <w:rFonts w:ascii="Arial" w:hAnsi="Arial" w:cs="Arial"/>
          <w:szCs w:val="24"/>
          <w:lang w:val="en-US"/>
        </w:rPr>
        <w:t xml:space="preserve"> as the magnetic field </w:t>
      </w:r>
      <w:r w:rsidR="007A2A0B" w:rsidRPr="00D53175">
        <w:rPr>
          <w:rFonts w:ascii="Arial" w:hAnsi="Arial" w:cs="Arial"/>
          <w:szCs w:val="24"/>
          <w:lang w:val="en-US"/>
        </w:rPr>
        <w:t xml:space="preserve">was </w:t>
      </w:r>
      <w:r w:rsidR="00902ADB" w:rsidRPr="00D53175">
        <w:rPr>
          <w:rFonts w:ascii="Arial" w:hAnsi="Arial" w:cs="Arial"/>
          <w:szCs w:val="24"/>
          <w:lang w:val="en-US"/>
        </w:rPr>
        <w:t>increase</w:t>
      </w:r>
      <w:r w:rsidR="007A2A0B" w:rsidRPr="00D53175">
        <w:rPr>
          <w:rFonts w:ascii="Arial" w:hAnsi="Arial" w:cs="Arial"/>
          <w:szCs w:val="24"/>
          <w:lang w:val="en-US"/>
        </w:rPr>
        <w:t>d</w:t>
      </w:r>
      <w:r w:rsidR="00902ADB" w:rsidRPr="00D53175">
        <w:rPr>
          <w:rFonts w:ascii="Arial" w:hAnsi="Arial" w:cs="Arial"/>
          <w:szCs w:val="24"/>
          <w:lang w:val="en-US"/>
        </w:rPr>
        <w:t>.</w:t>
      </w:r>
    </w:p>
    <w:p w14:paraId="29A0169B" w14:textId="1C43B89E" w:rsidR="00272BF8" w:rsidRDefault="00D4508B" w:rsidP="00D4508B">
      <w:pPr>
        <w:pStyle w:val="NoSpacing"/>
        <w:jc w:val="center"/>
        <w:rPr>
          <w:rFonts w:ascii="Arial" w:hAnsi="Arial" w:cs="Arial"/>
          <w:i/>
          <w:szCs w:val="24"/>
          <w:lang w:val="en-US"/>
        </w:rPr>
      </w:pPr>
      <w:r w:rsidRPr="00F71838">
        <w:rPr>
          <w:rFonts w:ascii="Arial" w:hAnsi="Arial" w:cs="Arial"/>
          <w:i/>
          <w:noProof/>
          <w:szCs w:val="24"/>
          <w:lang w:eastAsia="es-CO"/>
        </w:rPr>
        <w:lastRenderedPageBreak/>
        <w:drawing>
          <wp:inline distT="0" distB="0" distL="0" distR="0" wp14:anchorId="6D0E3679" wp14:editId="0EF15087">
            <wp:extent cx="3498850" cy="4649403"/>
            <wp:effectExtent l="0" t="0" r="6350" b="0"/>
            <wp:docPr id="4" name="Imagen 4" descr="C:\Users\MULTINSA\Desktop\Imagenes paper juli cambiadas\F4 Particle distribu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LTINSA\Desktop\Imagenes paper juli cambiadas\F4 Particle distribution.t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7808" cy="4674595"/>
                    </a:xfrm>
                    <a:prstGeom prst="rect">
                      <a:avLst/>
                    </a:prstGeom>
                    <a:noFill/>
                    <a:ln>
                      <a:noFill/>
                    </a:ln>
                  </pic:spPr>
                </pic:pic>
              </a:graphicData>
            </a:graphic>
          </wp:inline>
        </w:drawing>
      </w:r>
    </w:p>
    <w:p w14:paraId="2855E9E3" w14:textId="0D614BE5" w:rsidR="00B4476A" w:rsidRPr="00D53175" w:rsidRDefault="00B4476A" w:rsidP="00D4508B">
      <w:pPr>
        <w:pStyle w:val="NoSpacing"/>
        <w:jc w:val="center"/>
        <w:rPr>
          <w:rFonts w:ascii="Arial" w:hAnsi="Arial" w:cs="Arial"/>
          <w:i/>
          <w:szCs w:val="24"/>
          <w:lang w:val="en-US"/>
        </w:rPr>
      </w:pPr>
    </w:p>
    <w:p w14:paraId="4982693B" w14:textId="71F3D07D" w:rsidR="00B04EA6" w:rsidRPr="00D53175" w:rsidRDefault="00B5096F" w:rsidP="00B5096F">
      <w:pPr>
        <w:pStyle w:val="Caption"/>
        <w:rPr>
          <w:rFonts w:ascii="Arial" w:hAnsi="Arial" w:cs="Arial"/>
          <w:sz w:val="24"/>
          <w:szCs w:val="24"/>
          <w:lang w:val="en-US"/>
        </w:rPr>
      </w:pPr>
      <w:bookmarkStart w:id="121" w:name="_Ref72441719"/>
      <w:r w:rsidRPr="00D53175">
        <w:rPr>
          <w:rFonts w:ascii="Arial" w:hAnsi="Arial" w:cs="Arial"/>
          <w:sz w:val="24"/>
          <w:szCs w:val="24"/>
          <w:lang w:val="en-US"/>
        </w:rPr>
        <w:t xml:space="preserve">Figure </w:t>
      </w:r>
      <w:r w:rsidRPr="00D53175">
        <w:rPr>
          <w:rFonts w:ascii="Arial" w:hAnsi="Arial" w:cs="Arial"/>
          <w:sz w:val="24"/>
          <w:szCs w:val="24"/>
        </w:rPr>
        <w:fldChar w:fldCharType="begin"/>
      </w:r>
      <w:r w:rsidRPr="00D53175">
        <w:rPr>
          <w:rFonts w:ascii="Arial" w:hAnsi="Arial" w:cs="Arial"/>
          <w:sz w:val="24"/>
          <w:szCs w:val="24"/>
          <w:lang w:val="en-US"/>
        </w:rPr>
        <w:instrText xml:space="preserve"> SEQ Figure \* ARABIC </w:instrText>
      </w:r>
      <w:r w:rsidRPr="00D53175">
        <w:rPr>
          <w:rFonts w:ascii="Arial" w:hAnsi="Arial" w:cs="Arial"/>
          <w:sz w:val="24"/>
          <w:szCs w:val="24"/>
        </w:rPr>
        <w:fldChar w:fldCharType="separate"/>
      </w:r>
      <w:r w:rsidR="00D4508B">
        <w:rPr>
          <w:rFonts w:ascii="Arial" w:hAnsi="Arial" w:cs="Arial"/>
          <w:noProof/>
          <w:sz w:val="24"/>
          <w:szCs w:val="24"/>
          <w:lang w:val="en-US"/>
        </w:rPr>
        <w:t>5</w:t>
      </w:r>
      <w:r w:rsidRPr="00D53175">
        <w:rPr>
          <w:rFonts w:ascii="Arial" w:hAnsi="Arial" w:cs="Arial"/>
          <w:sz w:val="24"/>
          <w:szCs w:val="24"/>
        </w:rPr>
        <w:fldChar w:fldCharType="end"/>
      </w:r>
      <w:bookmarkEnd w:id="121"/>
      <w:r w:rsidRPr="00D53175">
        <w:rPr>
          <w:rFonts w:ascii="Arial" w:hAnsi="Arial" w:cs="Arial"/>
          <w:b/>
          <w:sz w:val="24"/>
          <w:szCs w:val="24"/>
          <w:lang w:val="en-US"/>
        </w:rPr>
        <w:t>.</w:t>
      </w:r>
      <w:r w:rsidRPr="00D53175">
        <w:rPr>
          <w:rFonts w:ascii="Arial" w:hAnsi="Arial" w:cs="Arial"/>
          <w:sz w:val="24"/>
          <w:szCs w:val="24"/>
          <w:lang w:val="en-US"/>
        </w:rPr>
        <w:t xml:space="preserve"> Particle distribution in the One-Loop device at times: A) 1 s, B) 5 s, C) 15 s and D) 25 s.</w:t>
      </w:r>
    </w:p>
    <w:p w14:paraId="41B1E212" w14:textId="3C3A4089" w:rsidR="00B5096F" w:rsidRPr="00D53175" w:rsidRDefault="00AE00A8" w:rsidP="00081090">
      <w:pPr>
        <w:pStyle w:val="NoSpacing"/>
        <w:spacing w:before="240" w:after="240"/>
        <w:jc w:val="both"/>
        <w:rPr>
          <w:rFonts w:ascii="Arial" w:hAnsi="Arial" w:cs="Arial"/>
          <w:szCs w:val="24"/>
          <w:lang w:val="en-US"/>
        </w:rPr>
      </w:pPr>
      <w:r w:rsidRPr="00D53175">
        <w:rPr>
          <w:rFonts w:ascii="Arial" w:hAnsi="Arial" w:cs="Arial"/>
          <w:szCs w:val="24"/>
          <w:lang w:val="en-US"/>
        </w:rPr>
        <w:t>T</w:t>
      </w:r>
      <w:r w:rsidR="00DA798F" w:rsidRPr="00D53175">
        <w:rPr>
          <w:rFonts w:ascii="Arial" w:hAnsi="Arial" w:cs="Arial"/>
          <w:szCs w:val="24"/>
          <w:lang w:val="en-US"/>
        </w:rPr>
        <w:t xml:space="preserve">otal retention of the particles was achieved </w:t>
      </w:r>
      <w:r w:rsidRPr="00D53175">
        <w:rPr>
          <w:rFonts w:ascii="Arial" w:hAnsi="Arial" w:cs="Arial"/>
          <w:szCs w:val="24"/>
          <w:lang w:val="en-US"/>
        </w:rPr>
        <w:t xml:space="preserve">for </w:t>
      </w:r>
      <w:r w:rsidR="00DA798F" w:rsidRPr="00D53175">
        <w:rPr>
          <w:rFonts w:ascii="Arial" w:hAnsi="Arial" w:cs="Arial"/>
          <w:szCs w:val="24"/>
          <w:lang w:val="en-US"/>
        </w:rPr>
        <w:t xml:space="preserve">the fields of 500 and 1000 </w:t>
      </w:r>
      <w:proofErr w:type="spellStart"/>
      <w:r w:rsidR="00DA798F" w:rsidRPr="00D53175">
        <w:rPr>
          <w:rFonts w:ascii="Arial" w:hAnsi="Arial" w:cs="Arial"/>
          <w:szCs w:val="24"/>
          <w:lang w:val="en-US"/>
        </w:rPr>
        <w:t>mT</w:t>
      </w:r>
      <w:proofErr w:type="spellEnd"/>
      <w:r w:rsidR="00DA798F" w:rsidRPr="00D53175">
        <w:rPr>
          <w:rFonts w:ascii="Arial" w:hAnsi="Arial" w:cs="Arial"/>
          <w:szCs w:val="24"/>
          <w:lang w:val="en-US"/>
        </w:rPr>
        <w:t>, as the particles remain statically attached to the walls of the microreactor. To support this result, the particle's loss and retention ratio were analyzed</w:t>
      </w:r>
      <w:r w:rsidR="00473BC1" w:rsidRPr="00D53175">
        <w:rPr>
          <w:rFonts w:ascii="Arial" w:hAnsi="Arial" w:cs="Arial"/>
          <w:szCs w:val="24"/>
          <w:lang w:val="en-US"/>
        </w:rPr>
        <w:t xml:space="preserve"> by</w:t>
      </w:r>
      <w:r w:rsidR="00DA798F" w:rsidRPr="00D53175">
        <w:rPr>
          <w:rFonts w:ascii="Arial" w:hAnsi="Arial" w:cs="Arial"/>
          <w:szCs w:val="24"/>
          <w:lang w:val="en-US"/>
        </w:rPr>
        <w:t xml:space="preserve"> counting the particles leaving </w:t>
      </w:r>
      <w:r w:rsidR="00191D91" w:rsidRPr="00D53175">
        <w:rPr>
          <w:rFonts w:ascii="Arial" w:hAnsi="Arial" w:cs="Arial"/>
          <w:szCs w:val="24"/>
          <w:lang w:val="en-US"/>
        </w:rPr>
        <w:t xml:space="preserve">the system through </w:t>
      </w:r>
      <w:r w:rsidR="00DA798F" w:rsidRPr="00D53175">
        <w:rPr>
          <w:rFonts w:ascii="Arial" w:hAnsi="Arial" w:cs="Arial"/>
          <w:szCs w:val="24"/>
          <w:lang w:val="en-US"/>
        </w:rPr>
        <w:t>the microreactor's outlet during the 30 seconds of simulation</w:t>
      </w:r>
      <w:r w:rsidR="003D39DF" w:rsidRPr="00D53175">
        <w:rPr>
          <w:rFonts w:ascii="Arial" w:hAnsi="Arial" w:cs="Arial"/>
          <w:szCs w:val="24"/>
          <w:lang w:val="en-US"/>
        </w:rPr>
        <w:t xml:space="preserve"> (See</w:t>
      </w:r>
      <w:r w:rsidR="00C06D21" w:rsidRPr="00D53175">
        <w:rPr>
          <w:rFonts w:ascii="Arial" w:hAnsi="Arial" w:cs="Arial"/>
          <w:szCs w:val="24"/>
          <w:lang w:val="en-US"/>
        </w:rPr>
        <w:t xml:space="preserve"> </w:t>
      </w:r>
      <w:r w:rsidR="00C06D21" w:rsidRPr="00D53175">
        <w:rPr>
          <w:rFonts w:ascii="Arial" w:hAnsi="Arial" w:cs="Arial"/>
          <w:szCs w:val="24"/>
          <w:lang w:val="en-US"/>
        </w:rPr>
        <w:fldChar w:fldCharType="begin"/>
      </w:r>
      <w:r w:rsidR="00C06D21" w:rsidRPr="00D53175">
        <w:rPr>
          <w:rFonts w:ascii="Arial" w:hAnsi="Arial" w:cs="Arial"/>
          <w:szCs w:val="24"/>
          <w:lang w:val="en-US"/>
        </w:rPr>
        <w:instrText xml:space="preserve"> REF _Ref71622902 \h  \* MERGEFORMAT </w:instrText>
      </w:r>
      <w:r w:rsidR="00C06D21" w:rsidRPr="00D53175">
        <w:rPr>
          <w:rFonts w:ascii="Arial" w:hAnsi="Arial" w:cs="Arial"/>
          <w:szCs w:val="24"/>
          <w:lang w:val="en-US"/>
        </w:rPr>
      </w:r>
      <w:r w:rsidR="00C06D21" w:rsidRPr="00D53175">
        <w:rPr>
          <w:rFonts w:ascii="Arial" w:hAnsi="Arial" w:cs="Arial"/>
          <w:szCs w:val="24"/>
          <w:lang w:val="en-US"/>
        </w:rPr>
        <w:fldChar w:fldCharType="separate"/>
      </w:r>
      <w:r w:rsidR="00C06D21" w:rsidRPr="00D53175">
        <w:rPr>
          <w:rFonts w:ascii="Arial" w:hAnsi="Arial" w:cs="Arial"/>
          <w:szCs w:val="24"/>
          <w:lang w:val="en-US"/>
        </w:rPr>
        <w:t xml:space="preserve">Table </w:t>
      </w:r>
      <w:r w:rsidR="00C06D21" w:rsidRPr="00D53175">
        <w:rPr>
          <w:rFonts w:ascii="Arial" w:hAnsi="Arial" w:cs="Arial"/>
          <w:noProof/>
          <w:szCs w:val="24"/>
          <w:lang w:val="en-US"/>
        </w:rPr>
        <w:t>1</w:t>
      </w:r>
      <w:r w:rsidR="00C06D21" w:rsidRPr="00D53175">
        <w:rPr>
          <w:rFonts w:ascii="Arial" w:hAnsi="Arial" w:cs="Arial"/>
          <w:szCs w:val="24"/>
          <w:lang w:val="en-US"/>
        </w:rPr>
        <w:fldChar w:fldCharType="end"/>
      </w:r>
      <w:r w:rsidR="003D39DF" w:rsidRPr="00D53175">
        <w:rPr>
          <w:rFonts w:ascii="Arial" w:hAnsi="Arial" w:cs="Arial"/>
          <w:szCs w:val="24"/>
          <w:lang w:val="en-US"/>
        </w:rPr>
        <w:t>)</w:t>
      </w:r>
      <w:r w:rsidR="00DA798F" w:rsidRPr="00D53175">
        <w:rPr>
          <w:rFonts w:ascii="Arial" w:hAnsi="Arial" w:cs="Arial"/>
          <w:szCs w:val="24"/>
          <w:lang w:val="en-US"/>
        </w:rPr>
        <w:t>. The</w:t>
      </w:r>
      <w:r w:rsidR="00191D91" w:rsidRPr="00D53175">
        <w:rPr>
          <w:rFonts w:ascii="Arial" w:hAnsi="Arial" w:cs="Arial"/>
          <w:szCs w:val="24"/>
          <w:lang w:val="en-US"/>
        </w:rPr>
        <w:t xml:space="preserve"> </w:t>
      </w:r>
      <w:del w:id="122" w:author="Juan Carlos Cruz Jimenez" w:date="2021-05-23T21:31:00Z">
        <w:r w:rsidR="00191D91" w:rsidRPr="00D53175" w:rsidDel="00534F38">
          <w:rPr>
            <w:rFonts w:ascii="Arial" w:hAnsi="Arial" w:cs="Arial"/>
            <w:szCs w:val="24"/>
            <w:lang w:val="en-US"/>
          </w:rPr>
          <w:delText>experimentally applied</w:delText>
        </w:r>
        <w:r w:rsidR="00DA798F" w:rsidRPr="00D53175" w:rsidDel="00534F38">
          <w:rPr>
            <w:rFonts w:ascii="Arial" w:hAnsi="Arial" w:cs="Arial"/>
            <w:szCs w:val="24"/>
            <w:lang w:val="en-US"/>
          </w:rPr>
          <w:delText xml:space="preserve"> </w:delText>
        </w:r>
      </w:del>
      <w:r w:rsidR="00DA798F" w:rsidRPr="00D53175">
        <w:rPr>
          <w:rFonts w:ascii="Arial" w:hAnsi="Arial" w:cs="Arial"/>
          <w:szCs w:val="24"/>
          <w:lang w:val="en-US"/>
        </w:rPr>
        <w:t>magnetic field</w:t>
      </w:r>
      <w:ins w:id="123" w:author="Juan Carlos Cruz Jimenez" w:date="2021-05-23T21:31:00Z">
        <w:r w:rsidR="00534F38">
          <w:rPr>
            <w:rFonts w:ascii="Arial" w:hAnsi="Arial" w:cs="Arial"/>
            <w:szCs w:val="24"/>
            <w:lang w:val="en-US"/>
          </w:rPr>
          <w:t xml:space="preserve"> </w:t>
        </w:r>
        <w:r w:rsidR="00534F38" w:rsidRPr="00D53175">
          <w:rPr>
            <w:rFonts w:ascii="Arial" w:hAnsi="Arial" w:cs="Arial"/>
            <w:szCs w:val="24"/>
            <w:lang w:val="en-US"/>
          </w:rPr>
          <w:t>applied</w:t>
        </w:r>
      </w:ins>
      <w:r w:rsidR="00DA798F" w:rsidRPr="00D53175">
        <w:rPr>
          <w:rFonts w:ascii="Arial" w:hAnsi="Arial" w:cs="Arial"/>
          <w:szCs w:val="24"/>
          <w:lang w:val="en-US"/>
        </w:rPr>
        <w:t xml:space="preserve"> </w:t>
      </w:r>
      <w:ins w:id="124" w:author="Juan Carlos Cruz Jimenez" w:date="2021-05-23T21:31:00Z">
        <w:r w:rsidR="00534F38" w:rsidRPr="00D53175">
          <w:rPr>
            <w:rFonts w:ascii="Arial" w:hAnsi="Arial" w:cs="Arial"/>
            <w:szCs w:val="24"/>
            <w:lang w:val="en-US"/>
          </w:rPr>
          <w:t>experimentally</w:t>
        </w:r>
        <w:r w:rsidR="00534F38" w:rsidRPr="00D53175">
          <w:rPr>
            <w:rFonts w:ascii="Arial" w:hAnsi="Arial" w:cs="Arial"/>
            <w:szCs w:val="24"/>
            <w:lang w:val="en-US"/>
          </w:rPr>
          <w:t xml:space="preserve"> </w:t>
        </w:r>
      </w:ins>
      <w:r w:rsidR="00DA798F" w:rsidRPr="00D53175">
        <w:rPr>
          <w:rFonts w:ascii="Arial" w:hAnsi="Arial" w:cs="Arial"/>
          <w:szCs w:val="24"/>
          <w:lang w:val="en-US"/>
        </w:rPr>
        <w:t xml:space="preserve">by the magnet was of 349.23 </w:t>
      </w:r>
      <w:proofErr w:type="spellStart"/>
      <w:r w:rsidR="00DA798F" w:rsidRPr="00D53175">
        <w:rPr>
          <w:rFonts w:ascii="Arial" w:hAnsi="Arial" w:cs="Arial"/>
          <w:szCs w:val="24"/>
          <w:lang w:val="en-US"/>
        </w:rPr>
        <w:t>mT</w:t>
      </w:r>
      <w:proofErr w:type="spellEnd"/>
      <w:r w:rsidR="00473BC1" w:rsidRPr="00D53175">
        <w:rPr>
          <w:rFonts w:ascii="Arial" w:hAnsi="Arial" w:cs="Arial"/>
          <w:szCs w:val="24"/>
          <w:lang w:val="en-US"/>
        </w:rPr>
        <w:t>, which</w:t>
      </w:r>
      <w:r w:rsidR="00DA798F" w:rsidRPr="00D53175">
        <w:rPr>
          <w:rFonts w:ascii="Arial" w:hAnsi="Arial" w:cs="Arial"/>
          <w:szCs w:val="24"/>
          <w:lang w:val="en-US"/>
        </w:rPr>
        <w:t xml:space="preserve"> </w:t>
      </w:r>
      <w:r w:rsidR="00473BC1" w:rsidRPr="00D53175">
        <w:rPr>
          <w:rFonts w:ascii="Arial" w:hAnsi="Arial" w:cs="Arial"/>
          <w:szCs w:val="24"/>
          <w:lang w:val="en-US"/>
        </w:rPr>
        <w:t>is close to the one simulated</w:t>
      </w:r>
      <w:r w:rsidR="00DA798F" w:rsidRPr="00D53175">
        <w:rPr>
          <w:rFonts w:ascii="Arial" w:hAnsi="Arial" w:cs="Arial"/>
          <w:szCs w:val="24"/>
          <w:lang w:val="en-US"/>
        </w:rPr>
        <w:t xml:space="preserve"> at 350 </w:t>
      </w:r>
      <w:proofErr w:type="spellStart"/>
      <w:r w:rsidR="00DA798F" w:rsidRPr="00D53175">
        <w:rPr>
          <w:rFonts w:ascii="Arial" w:hAnsi="Arial" w:cs="Arial"/>
          <w:szCs w:val="24"/>
          <w:lang w:val="en-US"/>
        </w:rPr>
        <w:t>mT</w:t>
      </w:r>
      <w:r w:rsidR="00473BC1" w:rsidRPr="00D53175">
        <w:rPr>
          <w:rFonts w:ascii="Arial" w:hAnsi="Arial" w:cs="Arial"/>
          <w:szCs w:val="24"/>
          <w:lang w:val="en-US"/>
        </w:rPr>
        <w:t>.</w:t>
      </w:r>
      <w:proofErr w:type="spellEnd"/>
      <w:r w:rsidR="00DA798F" w:rsidRPr="00D53175">
        <w:rPr>
          <w:rFonts w:ascii="Arial" w:hAnsi="Arial" w:cs="Arial"/>
          <w:szCs w:val="24"/>
          <w:lang w:val="en-US"/>
        </w:rPr>
        <w:t xml:space="preserve"> </w:t>
      </w:r>
      <w:r w:rsidR="00473BC1" w:rsidRPr="00D53175">
        <w:rPr>
          <w:rFonts w:ascii="Arial" w:hAnsi="Arial" w:cs="Arial"/>
          <w:szCs w:val="24"/>
          <w:lang w:val="en-US"/>
        </w:rPr>
        <w:t>In this case, the</w:t>
      </w:r>
      <w:r w:rsidR="00DA798F" w:rsidRPr="00D53175">
        <w:rPr>
          <w:rFonts w:ascii="Arial" w:hAnsi="Arial" w:cs="Arial"/>
          <w:szCs w:val="24"/>
          <w:lang w:val="en-US"/>
        </w:rPr>
        <w:t xml:space="preserve"> particles retention </w:t>
      </w:r>
      <w:r w:rsidR="00473BC1" w:rsidRPr="00D53175">
        <w:rPr>
          <w:rFonts w:ascii="Arial" w:hAnsi="Arial" w:cs="Arial"/>
          <w:szCs w:val="24"/>
          <w:lang w:val="en-US"/>
        </w:rPr>
        <w:t xml:space="preserve">approached 96.83% while the </w:t>
      </w:r>
      <w:r w:rsidR="00DA798F" w:rsidRPr="00D53175">
        <w:rPr>
          <w:rFonts w:ascii="Arial" w:hAnsi="Arial" w:cs="Arial"/>
          <w:szCs w:val="24"/>
          <w:lang w:val="en-US"/>
        </w:rPr>
        <w:t xml:space="preserve">loss ratio </w:t>
      </w:r>
      <w:r w:rsidR="00473BC1" w:rsidRPr="00D53175">
        <w:rPr>
          <w:rFonts w:ascii="Arial" w:hAnsi="Arial" w:cs="Arial"/>
          <w:szCs w:val="24"/>
          <w:lang w:val="en-US"/>
        </w:rPr>
        <w:t xml:space="preserve">was </w:t>
      </w:r>
      <w:r w:rsidR="00DA798F" w:rsidRPr="00D53175">
        <w:rPr>
          <w:rFonts w:ascii="Arial" w:hAnsi="Arial" w:cs="Arial"/>
          <w:szCs w:val="24"/>
          <w:lang w:val="en-US"/>
        </w:rPr>
        <w:t>3.17%.</w:t>
      </w:r>
      <w:r w:rsidR="003D39DF" w:rsidRPr="00D53175">
        <w:rPr>
          <w:rFonts w:ascii="Arial" w:hAnsi="Arial" w:cs="Arial"/>
          <w:szCs w:val="24"/>
          <w:lang w:val="en-US"/>
        </w:rPr>
        <w:t xml:space="preserve"> </w:t>
      </w:r>
      <w:r w:rsidR="00473BC1" w:rsidRPr="00D53175">
        <w:rPr>
          <w:rFonts w:ascii="Arial" w:hAnsi="Arial" w:cs="Arial"/>
          <w:szCs w:val="24"/>
          <w:lang w:val="en-US"/>
        </w:rPr>
        <w:t>The actual</w:t>
      </w:r>
      <w:r w:rsidR="005A2794" w:rsidRPr="00D53175">
        <w:rPr>
          <w:rFonts w:ascii="Arial" w:hAnsi="Arial" w:cs="Arial"/>
          <w:szCs w:val="24"/>
          <w:lang w:val="en-US"/>
        </w:rPr>
        <w:t xml:space="preserve"> particle</w:t>
      </w:r>
      <w:r w:rsidR="00473BC1" w:rsidRPr="00D53175">
        <w:rPr>
          <w:rFonts w:ascii="Arial" w:hAnsi="Arial" w:cs="Arial"/>
          <w:szCs w:val="24"/>
          <w:lang w:val="en-US"/>
        </w:rPr>
        <w:t>s</w:t>
      </w:r>
      <w:r w:rsidR="005A2794" w:rsidRPr="00D53175">
        <w:rPr>
          <w:rFonts w:ascii="Arial" w:hAnsi="Arial" w:cs="Arial"/>
          <w:szCs w:val="24"/>
          <w:lang w:val="en-US"/>
        </w:rPr>
        <w:t xml:space="preserve"> loss ratio</w:t>
      </w:r>
      <w:r w:rsidR="00473BC1" w:rsidRPr="00D53175">
        <w:rPr>
          <w:rFonts w:ascii="Arial" w:hAnsi="Arial" w:cs="Arial"/>
          <w:szCs w:val="24"/>
          <w:lang w:val="en-US"/>
        </w:rPr>
        <w:t xml:space="preserve"> obtained experimentally was</w:t>
      </w:r>
      <w:r w:rsidR="005A2794" w:rsidRPr="00D53175">
        <w:rPr>
          <w:rFonts w:ascii="Arial" w:hAnsi="Arial" w:cs="Arial"/>
          <w:szCs w:val="24"/>
          <w:lang w:val="en-US"/>
        </w:rPr>
        <w:t xml:space="preserve"> between 13 - 20%, </w:t>
      </w:r>
      <w:r w:rsidR="00A653F4" w:rsidRPr="00D53175">
        <w:rPr>
          <w:rFonts w:ascii="Arial" w:hAnsi="Arial" w:cs="Arial"/>
          <w:szCs w:val="24"/>
          <w:lang w:val="en-US"/>
        </w:rPr>
        <w:t>which was closer to the</w:t>
      </w:r>
      <w:r w:rsidR="005A2794" w:rsidRPr="00D53175">
        <w:rPr>
          <w:rFonts w:ascii="Arial" w:hAnsi="Arial" w:cs="Arial"/>
          <w:szCs w:val="24"/>
          <w:lang w:val="en-US"/>
        </w:rPr>
        <w:t xml:space="preserve"> results</w:t>
      </w:r>
      <w:r w:rsidR="00A653F4" w:rsidRPr="00D53175">
        <w:rPr>
          <w:rFonts w:ascii="Arial" w:hAnsi="Arial" w:cs="Arial"/>
          <w:szCs w:val="24"/>
          <w:lang w:val="en-US"/>
        </w:rPr>
        <w:t xml:space="preserve"> obtained </w:t>
      </w:r>
      <w:r w:rsidR="00A653F4" w:rsidRPr="00D53175">
        <w:rPr>
          <w:rFonts w:ascii="Arial" w:hAnsi="Arial" w:cs="Arial"/>
          <w:i/>
          <w:iCs/>
          <w:szCs w:val="24"/>
          <w:lang w:val="en-US"/>
        </w:rPr>
        <w:t>in silico</w:t>
      </w:r>
      <w:r w:rsidR="005A2794" w:rsidRPr="00D53175">
        <w:rPr>
          <w:rFonts w:ascii="Arial" w:hAnsi="Arial" w:cs="Arial"/>
          <w:szCs w:val="24"/>
          <w:lang w:val="en-US"/>
        </w:rPr>
        <w:t xml:space="preserve"> at 300 </w:t>
      </w:r>
      <w:proofErr w:type="spellStart"/>
      <w:r w:rsidR="005A2794" w:rsidRPr="00D53175">
        <w:rPr>
          <w:rFonts w:ascii="Arial" w:hAnsi="Arial" w:cs="Arial"/>
          <w:szCs w:val="24"/>
          <w:lang w:val="en-US"/>
        </w:rPr>
        <w:t>mT</w:t>
      </w:r>
      <w:proofErr w:type="spellEnd"/>
      <w:r w:rsidR="00A653F4" w:rsidRPr="00D53175">
        <w:rPr>
          <w:rFonts w:ascii="Arial" w:hAnsi="Arial" w:cs="Arial"/>
          <w:szCs w:val="24"/>
          <w:lang w:val="en-US"/>
        </w:rPr>
        <w:t xml:space="preserve"> where the </w:t>
      </w:r>
      <w:r w:rsidR="005A2794" w:rsidRPr="00D53175">
        <w:rPr>
          <w:rFonts w:ascii="Arial" w:hAnsi="Arial" w:cs="Arial"/>
          <w:szCs w:val="24"/>
          <w:lang w:val="en-US"/>
        </w:rPr>
        <w:t xml:space="preserve">retention ratio </w:t>
      </w:r>
      <w:r w:rsidR="00A653F4" w:rsidRPr="00D53175">
        <w:rPr>
          <w:rFonts w:ascii="Arial" w:hAnsi="Arial" w:cs="Arial"/>
          <w:szCs w:val="24"/>
          <w:lang w:val="en-US"/>
        </w:rPr>
        <w:t xml:space="preserve">was </w:t>
      </w:r>
      <w:r w:rsidR="005A2794" w:rsidRPr="00D53175">
        <w:rPr>
          <w:rFonts w:ascii="Arial" w:hAnsi="Arial" w:cs="Arial"/>
          <w:szCs w:val="24"/>
          <w:lang w:val="en-US"/>
        </w:rPr>
        <w:t>82.67%</w:t>
      </w:r>
      <w:r w:rsidR="004B1C65" w:rsidRPr="00D53175">
        <w:rPr>
          <w:rFonts w:ascii="Arial" w:hAnsi="Arial" w:cs="Arial"/>
          <w:szCs w:val="24"/>
          <w:lang w:val="en-US"/>
        </w:rPr>
        <w:t>. In this case,</w:t>
      </w:r>
      <w:r w:rsidR="005A2794" w:rsidRPr="00D53175">
        <w:rPr>
          <w:rFonts w:ascii="Arial" w:hAnsi="Arial" w:cs="Arial"/>
          <w:szCs w:val="24"/>
          <w:lang w:val="en-US"/>
        </w:rPr>
        <w:t xml:space="preserve"> </w:t>
      </w:r>
      <w:r w:rsidR="00A653F4" w:rsidRPr="00D53175">
        <w:rPr>
          <w:rFonts w:ascii="Arial" w:hAnsi="Arial" w:cs="Arial"/>
          <w:szCs w:val="24"/>
          <w:lang w:val="en-US"/>
        </w:rPr>
        <w:t>the</w:t>
      </w:r>
      <w:r w:rsidR="005A2794" w:rsidRPr="00D53175">
        <w:rPr>
          <w:rFonts w:ascii="Arial" w:hAnsi="Arial" w:cs="Arial"/>
          <w:szCs w:val="24"/>
          <w:lang w:val="en-US"/>
        </w:rPr>
        <w:t xml:space="preserve"> loss ratio </w:t>
      </w:r>
      <w:r w:rsidR="00A653F4" w:rsidRPr="00D53175">
        <w:rPr>
          <w:rFonts w:ascii="Arial" w:hAnsi="Arial" w:cs="Arial"/>
          <w:szCs w:val="24"/>
          <w:lang w:val="en-US"/>
        </w:rPr>
        <w:t xml:space="preserve">approached </w:t>
      </w:r>
      <w:r w:rsidR="005A2794" w:rsidRPr="00D53175">
        <w:rPr>
          <w:rFonts w:ascii="Arial" w:hAnsi="Arial" w:cs="Arial"/>
          <w:szCs w:val="24"/>
          <w:lang w:val="en-US"/>
        </w:rPr>
        <w:t xml:space="preserve">17.33%. </w:t>
      </w:r>
      <w:r w:rsidR="00543C35" w:rsidRPr="00D53175">
        <w:rPr>
          <w:rFonts w:ascii="Arial" w:hAnsi="Arial" w:cs="Arial"/>
          <w:szCs w:val="24"/>
          <w:lang w:val="en-US"/>
        </w:rPr>
        <w:t>The reduction in the actual strength of the magnetic field</w:t>
      </w:r>
      <w:r w:rsidR="008C2CEE" w:rsidRPr="00D53175">
        <w:rPr>
          <w:rFonts w:ascii="Arial" w:hAnsi="Arial" w:cs="Arial"/>
          <w:szCs w:val="24"/>
          <w:lang w:val="en-US"/>
        </w:rPr>
        <w:t xml:space="preserve"> can be explained by the marked difference in the medium surrounding the fluid computationally (i.e., air) and the actual medium (i.e., PMMA walls</w:t>
      </w:r>
      <w:r w:rsidR="00543C35" w:rsidRPr="00D53175">
        <w:rPr>
          <w:rFonts w:ascii="Arial" w:hAnsi="Arial" w:cs="Arial"/>
          <w:szCs w:val="24"/>
          <w:lang w:val="en-US"/>
        </w:rPr>
        <w:t>)</w:t>
      </w:r>
      <w:r w:rsidR="005A2794" w:rsidRPr="00D53175">
        <w:rPr>
          <w:rFonts w:ascii="Arial" w:hAnsi="Arial" w:cs="Arial"/>
          <w:szCs w:val="24"/>
          <w:lang w:val="en-US"/>
        </w:rPr>
        <w:t xml:space="preserve">, which </w:t>
      </w:r>
      <w:r w:rsidR="00AB111F" w:rsidRPr="00D53175">
        <w:rPr>
          <w:rFonts w:ascii="Arial" w:hAnsi="Arial" w:cs="Arial"/>
          <w:szCs w:val="24"/>
          <w:lang w:val="en-US"/>
        </w:rPr>
        <w:t>attenuates</w:t>
      </w:r>
      <w:r w:rsidR="005A2794" w:rsidRPr="00D53175">
        <w:rPr>
          <w:rFonts w:ascii="Arial" w:hAnsi="Arial" w:cs="Arial"/>
          <w:szCs w:val="24"/>
          <w:lang w:val="en-US"/>
        </w:rPr>
        <w:t xml:space="preserve"> the </w:t>
      </w:r>
      <w:r w:rsidR="00543C35" w:rsidRPr="00D53175">
        <w:rPr>
          <w:rFonts w:ascii="Arial" w:hAnsi="Arial" w:cs="Arial"/>
          <w:szCs w:val="24"/>
          <w:lang w:val="en-US"/>
        </w:rPr>
        <w:t xml:space="preserve">applied </w:t>
      </w:r>
      <w:r w:rsidR="005A2794" w:rsidRPr="00D53175">
        <w:rPr>
          <w:rFonts w:ascii="Arial" w:hAnsi="Arial" w:cs="Arial"/>
          <w:szCs w:val="24"/>
          <w:lang w:val="en-US"/>
        </w:rPr>
        <w:t>magnetic field.</w:t>
      </w:r>
    </w:p>
    <w:p w14:paraId="396995BC" w14:textId="0C43CF02" w:rsidR="00B5096F" w:rsidRPr="00D53175" w:rsidRDefault="00B5096F" w:rsidP="00B5096F">
      <w:pPr>
        <w:pStyle w:val="Caption"/>
        <w:jc w:val="center"/>
        <w:rPr>
          <w:rFonts w:ascii="Arial" w:hAnsi="Arial" w:cs="Arial"/>
          <w:sz w:val="24"/>
          <w:szCs w:val="24"/>
          <w:lang w:val="en-US"/>
        </w:rPr>
      </w:pPr>
      <w:bookmarkStart w:id="125" w:name="_Ref71622902"/>
      <w:r w:rsidRPr="00D53175">
        <w:rPr>
          <w:rFonts w:ascii="Arial" w:hAnsi="Arial" w:cs="Arial"/>
          <w:sz w:val="24"/>
          <w:szCs w:val="24"/>
          <w:lang w:val="en-US"/>
        </w:rPr>
        <w:t xml:space="preserve">Table </w:t>
      </w:r>
      <w:r w:rsidRPr="00D53175">
        <w:rPr>
          <w:rFonts w:ascii="Arial" w:hAnsi="Arial" w:cs="Arial"/>
          <w:sz w:val="24"/>
          <w:szCs w:val="24"/>
        </w:rPr>
        <w:fldChar w:fldCharType="begin"/>
      </w:r>
      <w:r w:rsidRPr="00D53175">
        <w:rPr>
          <w:rFonts w:ascii="Arial" w:hAnsi="Arial" w:cs="Arial"/>
          <w:sz w:val="24"/>
          <w:szCs w:val="24"/>
          <w:lang w:val="en-US"/>
        </w:rPr>
        <w:instrText xml:space="preserve"> SEQ Table \* ARABIC </w:instrText>
      </w:r>
      <w:r w:rsidRPr="00D53175">
        <w:rPr>
          <w:rFonts w:ascii="Arial" w:hAnsi="Arial" w:cs="Arial"/>
          <w:sz w:val="24"/>
          <w:szCs w:val="24"/>
        </w:rPr>
        <w:fldChar w:fldCharType="separate"/>
      </w:r>
      <w:r w:rsidR="00C06D21" w:rsidRPr="00D53175">
        <w:rPr>
          <w:rFonts w:ascii="Arial" w:hAnsi="Arial" w:cs="Arial"/>
          <w:noProof/>
          <w:sz w:val="24"/>
          <w:szCs w:val="24"/>
          <w:lang w:val="en-US"/>
        </w:rPr>
        <w:t>1</w:t>
      </w:r>
      <w:r w:rsidRPr="00D53175">
        <w:rPr>
          <w:rFonts w:ascii="Arial" w:hAnsi="Arial" w:cs="Arial"/>
          <w:sz w:val="24"/>
          <w:szCs w:val="24"/>
        </w:rPr>
        <w:fldChar w:fldCharType="end"/>
      </w:r>
      <w:bookmarkEnd w:id="125"/>
      <w:r w:rsidRPr="00D53175">
        <w:rPr>
          <w:rFonts w:ascii="Arial" w:hAnsi="Arial" w:cs="Arial"/>
          <w:sz w:val="24"/>
          <w:szCs w:val="24"/>
          <w:lang w:val="en-US"/>
        </w:rPr>
        <w:t>.Retention ratio analysis at the microreactor's outlet after 30 seconds of simulation</w:t>
      </w:r>
    </w:p>
    <w:tbl>
      <w:tblPr>
        <w:tblW w:w="6720" w:type="dxa"/>
        <w:jc w:val="center"/>
        <w:tblCellMar>
          <w:left w:w="70" w:type="dxa"/>
          <w:right w:w="70" w:type="dxa"/>
        </w:tblCellMar>
        <w:tblLook w:val="04A0" w:firstRow="1" w:lastRow="0" w:firstColumn="1" w:lastColumn="0" w:noHBand="0" w:noVBand="1"/>
      </w:tblPr>
      <w:tblGrid>
        <w:gridCol w:w="2240"/>
        <w:gridCol w:w="2240"/>
        <w:gridCol w:w="2240"/>
      </w:tblGrid>
      <w:tr w:rsidR="00DE059C" w:rsidRPr="00DE059C" w14:paraId="4042288E" w14:textId="77777777" w:rsidTr="00DE059C">
        <w:trPr>
          <w:trHeight w:val="680"/>
          <w:jc w:val="center"/>
        </w:trPr>
        <w:tc>
          <w:tcPr>
            <w:tcW w:w="224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483A1BBD" w14:textId="77777777" w:rsidR="00DE059C" w:rsidRPr="00DE059C" w:rsidRDefault="00DE059C" w:rsidP="00DE059C">
            <w:pPr>
              <w:spacing w:after="0" w:line="240" w:lineRule="auto"/>
              <w:jc w:val="center"/>
              <w:rPr>
                <w:rFonts w:eastAsia="Times New Roman" w:cs="Calibri"/>
                <w:b/>
                <w:bCs/>
                <w:color w:val="000000"/>
                <w:szCs w:val="24"/>
                <w:lang w:eastAsia="es-CO"/>
              </w:rPr>
            </w:pPr>
            <w:proofErr w:type="spellStart"/>
            <w:r w:rsidRPr="00DE059C">
              <w:rPr>
                <w:rFonts w:eastAsia="Times New Roman" w:cs="Calibri"/>
                <w:b/>
                <w:bCs/>
                <w:color w:val="000000"/>
                <w:szCs w:val="24"/>
                <w:lang w:eastAsia="es-CO"/>
              </w:rPr>
              <w:t>Remanent</w:t>
            </w:r>
            <w:proofErr w:type="spellEnd"/>
            <w:r w:rsidRPr="00DE059C">
              <w:rPr>
                <w:rFonts w:eastAsia="Times New Roman" w:cs="Calibri"/>
                <w:b/>
                <w:bCs/>
                <w:color w:val="000000"/>
                <w:szCs w:val="24"/>
                <w:lang w:eastAsia="es-CO"/>
              </w:rPr>
              <w:t xml:space="preserve"> flux </w:t>
            </w:r>
            <w:proofErr w:type="spellStart"/>
            <w:r w:rsidRPr="00DE059C">
              <w:rPr>
                <w:rFonts w:eastAsia="Times New Roman" w:cs="Calibri"/>
                <w:b/>
                <w:bCs/>
                <w:color w:val="000000"/>
                <w:szCs w:val="24"/>
                <w:lang w:eastAsia="es-CO"/>
              </w:rPr>
              <w:t>density</w:t>
            </w:r>
            <w:proofErr w:type="spellEnd"/>
            <w:r w:rsidRPr="00DE059C">
              <w:rPr>
                <w:rFonts w:eastAsia="Times New Roman" w:cs="Calibri"/>
                <w:b/>
                <w:bCs/>
                <w:color w:val="000000"/>
                <w:szCs w:val="24"/>
                <w:lang w:eastAsia="es-CO"/>
              </w:rPr>
              <w:t xml:space="preserve"> [</w:t>
            </w:r>
            <w:proofErr w:type="spellStart"/>
            <w:r w:rsidRPr="00DE059C">
              <w:rPr>
                <w:rFonts w:eastAsia="Times New Roman" w:cs="Calibri"/>
                <w:b/>
                <w:bCs/>
                <w:color w:val="000000"/>
                <w:szCs w:val="24"/>
                <w:lang w:eastAsia="es-CO"/>
              </w:rPr>
              <w:t>mT</w:t>
            </w:r>
            <w:proofErr w:type="spellEnd"/>
            <w:r w:rsidRPr="00DE059C">
              <w:rPr>
                <w:rFonts w:eastAsia="Times New Roman" w:cs="Calibri"/>
                <w:b/>
                <w:bCs/>
                <w:color w:val="000000"/>
                <w:szCs w:val="24"/>
                <w:lang w:eastAsia="es-CO"/>
              </w:rPr>
              <w:t>]</w:t>
            </w:r>
          </w:p>
        </w:tc>
        <w:tc>
          <w:tcPr>
            <w:tcW w:w="2240" w:type="dxa"/>
            <w:tcBorders>
              <w:top w:val="single" w:sz="4" w:space="0" w:color="auto"/>
              <w:left w:val="nil"/>
              <w:bottom w:val="single" w:sz="4" w:space="0" w:color="auto"/>
              <w:right w:val="single" w:sz="4" w:space="0" w:color="auto"/>
            </w:tcBorders>
            <w:shd w:val="clear" w:color="000000" w:fill="D9D9D9"/>
            <w:vAlign w:val="center"/>
            <w:hideMark/>
          </w:tcPr>
          <w:p w14:paraId="7846F1D5" w14:textId="77777777" w:rsidR="00DE059C" w:rsidRPr="00DE059C" w:rsidRDefault="00DE059C" w:rsidP="00DE059C">
            <w:pPr>
              <w:spacing w:after="0" w:line="240" w:lineRule="auto"/>
              <w:jc w:val="center"/>
              <w:rPr>
                <w:rFonts w:eastAsia="Times New Roman" w:cs="Calibri"/>
                <w:b/>
                <w:bCs/>
                <w:color w:val="000000"/>
                <w:szCs w:val="24"/>
                <w:lang w:eastAsia="es-CO"/>
              </w:rPr>
            </w:pPr>
            <w:proofErr w:type="spellStart"/>
            <w:r w:rsidRPr="00DE059C">
              <w:rPr>
                <w:rFonts w:eastAsia="Times New Roman" w:cs="Calibri"/>
                <w:b/>
                <w:bCs/>
                <w:color w:val="000000"/>
                <w:szCs w:val="24"/>
                <w:lang w:eastAsia="es-CO"/>
              </w:rPr>
              <w:t>Particle's</w:t>
            </w:r>
            <w:proofErr w:type="spellEnd"/>
            <w:r w:rsidRPr="00DE059C">
              <w:rPr>
                <w:rFonts w:eastAsia="Times New Roman" w:cs="Calibri"/>
                <w:b/>
                <w:bCs/>
                <w:color w:val="000000"/>
                <w:szCs w:val="24"/>
                <w:lang w:eastAsia="es-CO"/>
              </w:rPr>
              <w:t xml:space="preserve"> </w:t>
            </w:r>
            <w:proofErr w:type="spellStart"/>
            <w:r w:rsidRPr="00DE059C">
              <w:rPr>
                <w:rFonts w:eastAsia="Times New Roman" w:cs="Calibri"/>
                <w:b/>
                <w:bCs/>
                <w:color w:val="000000"/>
                <w:szCs w:val="24"/>
                <w:lang w:eastAsia="es-CO"/>
              </w:rPr>
              <w:t>loss</w:t>
            </w:r>
            <w:proofErr w:type="spellEnd"/>
            <w:r w:rsidRPr="00DE059C">
              <w:rPr>
                <w:rFonts w:eastAsia="Times New Roman" w:cs="Calibri"/>
                <w:b/>
                <w:bCs/>
                <w:color w:val="000000"/>
                <w:szCs w:val="24"/>
                <w:lang w:eastAsia="es-CO"/>
              </w:rPr>
              <w:t xml:space="preserve"> ratio</w:t>
            </w:r>
          </w:p>
        </w:tc>
        <w:tc>
          <w:tcPr>
            <w:tcW w:w="2240" w:type="dxa"/>
            <w:tcBorders>
              <w:top w:val="single" w:sz="4" w:space="0" w:color="auto"/>
              <w:left w:val="nil"/>
              <w:bottom w:val="single" w:sz="4" w:space="0" w:color="auto"/>
              <w:right w:val="single" w:sz="4" w:space="0" w:color="auto"/>
            </w:tcBorders>
            <w:shd w:val="clear" w:color="000000" w:fill="D9D9D9"/>
            <w:vAlign w:val="center"/>
            <w:hideMark/>
          </w:tcPr>
          <w:p w14:paraId="54B85FDB" w14:textId="77777777" w:rsidR="00DE059C" w:rsidRPr="00DE059C" w:rsidRDefault="00DE059C" w:rsidP="00DE059C">
            <w:pPr>
              <w:spacing w:after="0" w:line="240" w:lineRule="auto"/>
              <w:jc w:val="center"/>
              <w:rPr>
                <w:rFonts w:eastAsia="Times New Roman" w:cs="Calibri"/>
                <w:b/>
                <w:bCs/>
                <w:color w:val="000000"/>
                <w:szCs w:val="24"/>
                <w:lang w:eastAsia="es-CO"/>
              </w:rPr>
            </w:pPr>
            <w:proofErr w:type="spellStart"/>
            <w:r w:rsidRPr="00DE059C">
              <w:rPr>
                <w:rFonts w:eastAsia="Times New Roman" w:cs="Calibri"/>
                <w:b/>
                <w:bCs/>
                <w:color w:val="000000"/>
                <w:szCs w:val="24"/>
                <w:lang w:eastAsia="es-CO"/>
              </w:rPr>
              <w:t>Particle's</w:t>
            </w:r>
            <w:proofErr w:type="spellEnd"/>
            <w:r w:rsidRPr="00DE059C">
              <w:rPr>
                <w:rFonts w:eastAsia="Times New Roman" w:cs="Calibri"/>
                <w:b/>
                <w:bCs/>
                <w:color w:val="000000"/>
                <w:szCs w:val="24"/>
                <w:lang w:eastAsia="es-CO"/>
              </w:rPr>
              <w:t xml:space="preserve"> </w:t>
            </w:r>
            <w:proofErr w:type="spellStart"/>
            <w:r w:rsidRPr="00DE059C">
              <w:rPr>
                <w:rFonts w:eastAsia="Times New Roman" w:cs="Calibri"/>
                <w:b/>
                <w:bCs/>
                <w:color w:val="000000"/>
                <w:szCs w:val="24"/>
                <w:lang w:eastAsia="es-CO"/>
              </w:rPr>
              <w:t>retention</w:t>
            </w:r>
            <w:proofErr w:type="spellEnd"/>
            <w:r w:rsidRPr="00DE059C">
              <w:rPr>
                <w:rFonts w:eastAsia="Times New Roman" w:cs="Calibri"/>
                <w:b/>
                <w:bCs/>
                <w:color w:val="000000"/>
                <w:szCs w:val="24"/>
                <w:lang w:eastAsia="es-CO"/>
              </w:rPr>
              <w:t xml:space="preserve"> ratio</w:t>
            </w:r>
          </w:p>
        </w:tc>
      </w:tr>
      <w:tr w:rsidR="00DE059C" w:rsidRPr="00DE059C" w14:paraId="41C59B31" w14:textId="77777777" w:rsidTr="00DE059C">
        <w:trPr>
          <w:trHeight w:val="34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451A9AD0"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lastRenderedPageBreak/>
              <w:t>0,00</w:t>
            </w:r>
          </w:p>
        </w:tc>
        <w:tc>
          <w:tcPr>
            <w:tcW w:w="2240" w:type="dxa"/>
            <w:tcBorders>
              <w:top w:val="nil"/>
              <w:left w:val="nil"/>
              <w:bottom w:val="single" w:sz="4" w:space="0" w:color="auto"/>
              <w:right w:val="single" w:sz="4" w:space="0" w:color="auto"/>
            </w:tcBorders>
            <w:shd w:val="clear" w:color="auto" w:fill="auto"/>
            <w:vAlign w:val="center"/>
            <w:hideMark/>
          </w:tcPr>
          <w:p w14:paraId="28B2057D"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93,67%</w:t>
            </w:r>
          </w:p>
        </w:tc>
        <w:tc>
          <w:tcPr>
            <w:tcW w:w="2240" w:type="dxa"/>
            <w:tcBorders>
              <w:top w:val="nil"/>
              <w:left w:val="nil"/>
              <w:bottom w:val="single" w:sz="4" w:space="0" w:color="auto"/>
              <w:right w:val="single" w:sz="4" w:space="0" w:color="auto"/>
            </w:tcBorders>
            <w:shd w:val="clear" w:color="auto" w:fill="auto"/>
            <w:vAlign w:val="center"/>
            <w:hideMark/>
          </w:tcPr>
          <w:p w14:paraId="508963C7"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6,33%</w:t>
            </w:r>
          </w:p>
        </w:tc>
      </w:tr>
      <w:tr w:rsidR="00DE059C" w:rsidRPr="00DE059C" w14:paraId="3DF7FE58" w14:textId="77777777" w:rsidTr="00DE059C">
        <w:trPr>
          <w:trHeight w:val="34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54DF6EBB"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50,00</w:t>
            </w:r>
          </w:p>
        </w:tc>
        <w:tc>
          <w:tcPr>
            <w:tcW w:w="2240" w:type="dxa"/>
            <w:tcBorders>
              <w:top w:val="nil"/>
              <w:left w:val="nil"/>
              <w:bottom w:val="single" w:sz="4" w:space="0" w:color="auto"/>
              <w:right w:val="single" w:sz="4" w:space="0" w:color="auto"/>
            </w:tcBorders>
            <w:shd w:val="clear" w:color="auto" w:fill="auto"/>
            <w:vAlign w:val="center"/>
            <w:hideMark/>
          </w:tcPr>
          <w:p w14:paraId="1AA7E429"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91,17%</w:t>
            </w:r>
          </w:p>
        </w:tc>
        <w:tc>
          <w:tcPr>
            <w:tcW w:w="2240" w:type="dxa"/>
            <w:tcBorders>
              <w:top w:val="nil"/>
              <w:left w:val="nil"/>
              <w:bottom w:val="single" w:sz="4" w:space="0" w:color="auto"/>
              <w:right w:val="single" w:sz="4" w:space="0" w:color="auto"/>
            </w:tcBorders>
            <w:shd w:val="clear" w:color="auto" w:fill="auto"/>
            <w:vAlign w:val="center"/>
            <w:hideMark/>
          </w:tcPr>
          <w:p w14:paraId="35E8C5C6"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8,83%</w:t>
            </w:r>
          </w:p>
        </w:tc>
      </w:tr>
      <w:tr w:rsidR="00DE059C" w:rsidRPr="00DE059C" w14:paraId="4B58C61C" w14:textId="77777777" w:rsidTr="00DE059C">
        <w:trPr>
          <w:trHeight w:val="34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6DE53F65"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100,00</w:t>
            </w:r>
          </w:p>
        </w:tc>
        <w:tc>
          <w:tcPr>
            <w:tcW w:w="2240" w:type="dxa"/>
            <w:tcBorders>
              <w:top w:val="nil"/>
              <w:left w:val="nil"/>
              <w:bottom w:val="single" w:sz="4" w:space="0" w:color="auto"/>
              <w:right w:val="single" w:sz="4" w:space="0" w:color="auto"/>
            </w:tcBorders>
            <w:shd w:val="clear" w:color="auto" w:fill="auto"/>
            <w:vAlign w:val="center"/>
            <w:hideMark/>
          </w:tcPr>
          <w:p w14:paraId="0EBE0632"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85,00%</w:t>
            </w:r>
          </w:p>
        </w:tc>
        <w:tc>
          <w:tcPr>
            <w:tcW w:w="2240" w:type="dxa"/>
            <w:tcBorders>
              <w:top w:val="nil"/>
              <w:left w:val="nil"/>
              <w:bottom w:val="single" w:sz="4" w:space="0" w:color="auto"/>
              <w:right w:val="single" w:sz="4" w:space="0" w:color="auto"/>
            </w:tcBorders>
            <w:shd w:val="clear" w:color="auto" w:fill="auto"/>
            <w:vAlign w:val="center"/>
            <w:hideMark/>
          </w:tcPr>
          <w:p w14:paraId="2B00736C"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15,00%</w:t>
            </w:r>
          </w:p>
        </w:tc>
      </w:tr>
      <w:tr w:rsidR="00DE059C" w:rsidRPr="00DE059C" w14:paraId="41DDEF22" w14:textId="77777777" w:rsidTr="00DE059C">
        <w:trPr>
          <w:trHeight w:val="34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27B4EBC7"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200,00</w:t>
            </w:r>
          </w:p>
        </w:tc>
        <w:tc>
          <w:tcPr>
            <w:tcW w:w="2240" w:type="dxa"/>
            <w:tcBorders>
              <w:top w:val="nil"/>
              <w:left w:val="nil"/>
              <w:bottom w:val="single" w:sz="4" w:space="0" w:color="auto"/>
              <w:right w:val="single" w:sz="4" w:space="0" w:color="auto"/>
            </w:tcBorders>
            <w:shd w:val="clear" w:color="auto" w:fill="auto"/>
            <w:vAlign w:val="center"/>
            <w:hideMark/>
          </w:tcPr>
          <w:p w14:paraId="62C5EF55"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56,00%</w:t>
            </w:r>
          </w:p>
        </w:tc>
        <w:tc>
          <w:tcPr>
            <w:tcW w:w="2240" w:type="dxa"/>
            <w:tcBorders>
              <w:top w:val="nil"/>
              <w:left w:val="nil"/>
              <w:bottom w:val="single" w:sz="4" w:space="0" w:color="auto"/>
              <w:right w:val="single" w:sz="4" w:space="0" w:color="auto"/>
            </w:tcBorders>
            <w:shd w:val="clear" w:color="auto" w:fill="auto"/>
            <w:vAlign w:val="center"/>
            <w:hideMark/>
          </w:tcPr>
          <w:p w14:paraId="5E7B7900"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44,00%</w:t>
            </w:r>
          </w:p>
        </w:tc>
      </w:tr>
      <w:tr w:rsidR="00DE059C" w:rsidRPr="00DE059C" w14:paraId="3BCD4556" w14:textId="77777777" w:rsidTr="00DE059C">
        <w:trPr>
          <w:trHeight w:val="34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7A2BC809"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300,00</w:t>
            </w:r>
          </w:p>
        </w:tc>
        <w:tc>
          <w:tcPr>
            <w:tcW w:w="2240" w:type="dxa"/>
            <w:tcBorders>
              <w:top w:val="nil"/>
              <w:left w:val="nil"/>
              <w:bottom w:val="single" w:sz="4" w:space="0" w:color="auto"/>
              <w:right w:val="single" w:sz="4" w:space="0" w:color="auto"/>
            </w:tcBorders>
            <w:shd w:val="clear" w:color="auto" w:fill="auto"/>
            <w:vAlign w:val="center"/>
            <w:hideMark/>
          </w:tcPr>
          <w:p w14:paraId="7CA5F58E"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17,33%</w:t>
            </w:r>
          </w:p>
        </w:tc>
        <w:tc>
          <w:tcPr>
            <w:tcW w:w="2240" w:type="dxa"/>
            <w:tcBorders>
              <w:top w:val="nil"/>
              <w:left w:val="nil"/>
              <w:bottom w:val="single" w:sz="4" w:space="0" w:color="auto"/>
              <w:right w:val="single" w:sz="4" w:space="0" w:color="auto"/>
            </w:tcBorders>
            <w:shd w:val="clear" w:color="auto" w:fill="auto"/>
            <w:vAlign w:val="center"/>
            <w:hideMark/>
          </w:tcPr>
          <w:p w14:paraId="05CA4532"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82,67%</w:t>
            </w:r>
          </w:p>
        </w:tc>
      </w:tr>
      <w:tr w:rsidR="00DE059C" w:rsidRPr="00DE059C" w14:paraId="7DD5FBDE" w14:textId="77777777" w:rsidTr="00DE059C">
        <w:trPr>
          <w:trHeight w:val="34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4CE9DA98"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350,00</w:t>
            </w:r>
          </w:p>
        </w:tc>
        <w:tc>
          <w:tcPr>
            <w:tcW w:w="2240" w:type="dxa"/>
            <w:tcBorders>
              <w:top w:val="nil"/>
              <w:left w:val="nil"/>
              <w:bottom w:val="single" w:sz="4" w:space="0" w:color="auto"/>
              <w:right w:val="single" w:sz="4" w:space="0" w:color="auto"/>
            </w:tcBorders>
            <w:shd w:val="clear" w:color="auto" w:fill="auto"/>
            <w:vAlign w:val="center"/>
            <w:hideMark/>
          </w:tcPr>
          <w:p w14:paraId="4273D7B4"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3,17%</w:t>
            </w:r>
          </w:p>
        </w:tc>
        <w:tc>
          <w:tcPr>
            <w:tcW w:w="2240" w:type="dxa"/>
            <w:tcBorders>
              <w:top w:val="nil"/>
              <w:left w:val="nil"/>
              <w:bottom w:val="single" w:sz="4" w:space="0" w:color="auto"/>
              <w:right w:val="single" w:sz="4" w:space="0" w:color="auto"/>
            </w:tcBorders>
            <w:shd w:val="clear" w:color="auto" w:fill="auto"/>
            <w:vAlign w:val="center"/>
            <w:hideMark/>
          </w:tcPr>
          <w:p w14:paraId="7126F01A"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96,83%</w:t>
            </w:r>
          </w:p>
        </w:tc>
      </w:tr>
      <w:tr w:rsidR="00DE059C" w:rsidRPr="00DE059C" w14:paraId="20031862" w14:textId="77777777" w:rsidTr="00DE059C">
        <w:trPr>
          <w:trHeight w:val="34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152C7F8B"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500,00</w:t>
            </w:r>
          </w:p>
        </w:tc>
        <w:tc>
          <w:tcPr>
            <w:tcW w:w="2240" w:type="dxa"/>
            <w:tcBorders>
              <w:top w:val="nil"/>
              <w:left w:val="nil"/>
              <w:bottom w:val="single" w:sz="4" w:space="0" w:color="auto"/>
              <w:right w:val="single" w:sz="4" w:space="0" w:color="auto"/>
            </w:tcBorders>
            <w:shd w:val="clear" w:color="auto" w:fill="auto"/>
            <w:vAlign w:val="center"/>
            <w:hideMark/>
          </w:tcPr>
          <w:p w14:paraId="6725AFC4"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0,00%</w:t>
            </w:r>
          </w:p>
        </w:tc>
        <w:tc>
          <w:tcPr>
            <w:tcW w:w="2240" w:type="dxa"/>
            <w:tcBorders>
              <w:top w:val="nil"/>
              <w:left w:val="nil"/>
              <w:bottom w:val="single" w:sz="4" w:space="0" w:color="auto"/>
              <w:right w:val="single" w:sz="4" w:space="0" w:color="auto"/>
            </w:tcBorders>
            <w:shd w:val="clear" w:color="auto" w:fill="auto"/>
            <w:vAlign w:val="center"/>
            <w:hideMark/>
          </w:tcPr>
          <w:p w14:paraId="2BD4DBDB"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100,00%</w:t>
            </w:r>
          </w:p>
        </w:tc>
      </w:tr>
      <w:tr w:rsidR="00DE059C" w:rsidRPr="00DE059C" w14:paraId="5DF81472" w14:textId="77777777" w:rsidTr="00DE059C">
        <w:trPr>
          <w:trHeight w:val="34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31CB2771"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1000,00</w:t>
            </w:r>
          </w:p>
        </w:tc>
        <w:tc>
          <w:tcPr>
            <w:tcW w:w="2240" w:type="dxa"/>
            <w:tcBorders>
              <w:top w:val="nil"/>
              <w:left w:val="nil"/>
              <w:bottom w:val="single" w:sz="4" w:space="0" w:color="auto"/>
              <w:right w:val="single" w:sz="4" w:space="0" w:color="auto"/>
            </w:tcBorders>
            <w:shd w:val="clear" w:color="auto" w:fill="auto"/>
            <w:vAlign w:val="center"/>
            <w:hideMark/>
          </w:tcPr>
          <w:p w14:paraId="59B4EA99"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0,00%</w:t>
            </w:r>
          </w:p>
        </w:tc>
        <w:tc>
          <w:tcPr>
            <w:tcW w:w="2240" w:type="dxa"/>
            <w:tcBorders>
              <w:top w:val="nil"/>
              <w:left w:val="nil"/>
              <w:bottom w:val="single" w:sz="4" w:space="0" w:color="auto"/>
              <w:right w:val="single" w:sz="4" w:space="0" w:color="auto"/>
            </w:tcBorders>
            <w:shd w:val="clear" w:color="auto" w:fill="auto"/>
            <w:vAlign w:val="center"/>
            <w:hideMark/>
          </w:tcPr>
          <w:p w14:paraId="0C98D38A"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100,00%</w:t>
            </w:r>
          </w:p>
        </w:tc>
      </w:tr>
    </w:tbl>
    <w:p w14:paraId="7DEBB2F2" w14:textId="620EA3F6" w:rsidR="00A23A5E" w:rsidRPr="00D53175" w:rsidRDefault="00A23A5E" w:rsidP="00E73A03">
      <w:pPr>
        <w:pStyle w:val="NoSpacing"/>
        <w:keepNext/>
        <w:jc w:val="center"/>
        <w:rPr>
          <w:rFonts w:ascii="Arial" w:hAnsi="Arial" w:cs="Arial"/>
          <w:szCs w:val="24"/>
        </w:rPr>
      </w:pPr>
    </w:p>
    <w:p w14:paraId="2B977B22" w14:textId="08653D8E" w:rsidR="00060555" w:rsidRPr="00D53175" w:rsidRDefault="00060555" w:rsidP="00B5096F">
      <w:pPr>
        <w:pStyle w:val="Caption"/>
        <w:rPr>
          <w:rFonts w:ascii="Arial" w:hAnsi="Arial" w:cs="Arial"/>
          <w:sz w:val="24"/>
          <w:szCs w:val="24"/>
          <w:lang w:val="en-US"/>
        </w:rPr>
      </w:pPr>
    </w:p>
    <w:p w14:paraId="4274A96E" w14:textId="656EF134" w:rsidR="0003537A" w:rsidRPr="00D53175" w:rsidRDefault="0003537A" w:rsidP="007F7C1F">
      <w:pPr>
        <w:pStyle w:val="Heading2"/>
        <w:numPr>
          <w:ilvl w:val="1"/>
          <w:numId w:val="24"/>
        </w:numPr>
        <w:rPr>
          <w:rFonts w:ascii="Arial" w:hAnsi="Arial" w:cs="Arial"/>
          <w:szCs w:val="24"/>
          <w:lang w:val="en-US"/>
        </w:rPr>
      </w:pPr>
      <w:bookmarkStart w:id="126" w:name="_Toc58721034"/>
      <w:r w:rsidRPr="00D53175">
        <w:rPr>
          <w:rFonts w:ascii="Arial" w:hAnsi="Arial" w:cs="Arial"/>
          <w:szCs w:val="24"/>
          <w:lang w:val="en-US"/>
        </w:rPr>
        <w:t>Biodegradation studies</w:t>
      </w:r>
      <w:bookmarkEnd w:id="126"/>
    </w:p>
    <w:p w14:paraId="1E2B8196" w14:textId="0D9E004B" w:rsidR="00363489" w:rsidRPr="00D53175" w:rsidRDefault="001B6312" w:rsidP="007F7C1F">
      <w:pPr>
        <w:pStyle w:val="Heading3"/>
        <w:numPr>
          <w:ilvl w:val="2"/>
          <w:numId w:val="24"/>
        </w:numPr>
        <w:rPr>
          <w:rFonts w:ascii="Arial" w:hAnsi="Arial" w:cs="Arial"/>
          <w:lang w:val="en-US"/>
        </w:rPr>
      </w:pPr>
      <w:bookmarkStart w:id="127" w:name="_Toc58721035"/>
      <w:r w:rsidRPr="00D53175">
        <w:rPr>
          <w:rFonts w:ascii="Arial" w:hAnsi="Arial" w:cs="Arial"/>
          <w:lang w:val="en-US"/>
        </w:rPr>
        <w:t xml:space="preserve">Experimental tests for </w:t>
      </w:r>
      <w:r w:rsidR="00146B4F" w:rsidRPr="00D53175">
        <w:rPr>
          <w:rFonts w:ascii="Arial" w:hAnsi="Arial" w:cs="Arial"/>
          <w:lang w:val="en-US"/>
        </w:rPr>
        <w:t xml:space="preserve">biodegradation </w:t>
      </w:r>
      <w:r w:rsidRPr="00D53175">
        <w:rPr>
          <w:rFonts w:ascii="Arial" w:hAnsi="Arial" w:cs="Arial"/>
          <w:lang w:val="en-US"/>
        </w:rPr>
        <w:t>of dyes</w:t>
      </w:r>
      <w:bookmarkEnd w:id="127"/>
    </w:p>
    <w:p w14:paraId="33E5C5F8" w14:textId="2D5A385A" w:rsidR="6E954CA2" w:rsidRPr="00D53175" w:rsidRDefault="00FC15AB" w:rsidP="008E5EAA">
      <w:pPr>
        <w:spacing w:line="240" w:lineRule="auto"/>
        <w:jc w:val="both"/>
        <w:rPr>
          <w:rFonts w:ascii="Arial" w:hAnsi="Arial" w:cs="Arial"/>
          <w:szCs w:val="24"/>
          <w:lang w:val="en-US"/>
        </w:rPr>
      </w:pPr>
      <w:r w:rsidRPr="00D53175">
        <w:rPr>
          <w:rFonts w:ascii="Arial" w:hAnsi="Arial" w:cs="Arial"/>
          <w:szCs w:val="24"/>
          <w:lang w:val="en-US"/>
        </w:rPr>
        <w:t>The possible dy</w:t>
      </w:r>
      <w:r w:rsidR="00697FFE" w:rsidRPr="00D53175">
        <w:rPr>
          <w:rFonts w:ascii="Arial" w:hAnsi="Arial" w:cs="Arial"/>
          <w:szCs w:val="24"/>
          <w:lang w:val="en-US"/>
        </w:rPr>
        <w:t>e retention on the</w:t>
      </w:r>
      <w:r w:rsidR="00147FBF" w:rsidRPr="00D53175">
        <w:rPr>
          <w:rFonts w:ascii="Arial" w:hAnsi="Arial" w:cs="Arial"/>
          <w:szCs w:val="24"/>
          <w:lang w:val="en-US"/>
        </w:rPr>
        <w:t xml:space="preserve"> surface of the</w:t>
      </w:r>
      <w:r w:rsidR="00697FFE" w:rsidRPr="00D53175">
        <w:rPr>
          <w:rFonts w:ascii="Arial" w:hAnsi="Arial" w:cs="Arial"/>
          <w:szCs w:val="24"/>
          <w:lang w:val="en-US"/>
        </w:rPr>
        <w:t xml:space="preserve"> microreactor</w:t>
      </w:r>
      <w:r w:rsidRPr="00D53175">
        <w:rPr>
          <w:rFonts w:ascii="Arial" w:hAnsi="Arial" w:cs="Arial"/>
          <w:szCs w:val="24"/>
          <w:lang w:val="en-US"/>
        </w:rPr>
        <w:t>´</w:t>
      </w:r>
      <w:r w:rsidR="00697FFE" w:rsidRPr="00D53175">
        <w:rPr>
          <w:rFonts w:ascii="Arial" w:hAnsi="Arial" w:cs="Arial"/>
          <w:szCs w:val="24"/>
          <w:lang w:val="en-US"/>
        </w:rPr>
        <w:t>s</w:t>
      </w:r>
      <w:r w:rsidRPr="00D53175">
        <w:rPr>
          <w:rFonts w:ascii="Arial" w:hAnsi="Arial" w:cs="Arial"/>
          <w:szCs w:val="24"/>
          <w:lang w:val="en-US"/>
        </w:rPr>
        <w:t xml:space="preserve"> walls was estimated by pumping the dye solution in</w:t>
      </w:r>
      <w:r w:rsidR="004B1C65" w:rsidRPr="00D53175">
        <w:rPr>
          <w:rFonts w:ascii="Arial" w:hAnsi="Arial" w:cs="Arial"/>
          <w:szCs w:val="24"/>
          <w:lang w:val="en-US"/>
        </w:rPr>
        <w:t>to the system in</w:t>
      </w:r>
      <w:r w:rsidRPr="00D53175">
        <w:rPr>
          <w:rFonts w:ascii="Arial" w:hAnsi="Arial" w:cs="Arial"/>
          <w:szCs w:val="24"/>
          <w:lang w:val="en-US"/>
        </w:rPr>
        <w:t xml:space="preserve"> the absence of magnetite. The average retention </w:t>
      </w:r>
      <w:r w:rsidR="00147FBF" w:rsidRPr="00D53175">
        <w:rPr>
          <w:rFonts w:ascii="Arial" w:hAnsi="Arial" w:cs="Arial"/>
          <w:szCs w:val="24"/>
          <w:lang w:val="en-US"/>
        </w:rPr>
        <w:t xml:space="preserve">obtained </w:t>
      </w:r>
      <w:r w:rsidRPr="00D53175">
        <w:rPr>
          <w:rFonts w:ascii="Arial" w:hAnsi="Arial" w:cs="Arial"/>
          <w:szCs w:val="24"/>
          <w:lang w:val="en-US"/>
        </w:rPr>
        <w:t>was 24.3%, 52.1%, and 26.2% for the three dye concentrations evaluated</w:t>
      </w:r>
      <w:r w:rsidR="00147FBF" w:rsidRPr="00D53175">
        <w:rPr>
          <w:rFonts w:ascii="Arial" w:hAnsi="Arial" w:cs="Arial"/>
          <w:szCs w:val="24"/>
          <w:lang w:val="en-US"/>
        </w:rPr>
        <w:t xml:space="preserve"> (i.e., 5, 10 and 20 mg/L)</w:t>
      </w:r>
      <w:r w:rsidR="00BD2F7A" w:rsidRPr="00D53175">
        <w:rPr>
          <w:rFonts w:ascii="Arial" w:hAnsi="Arial" w:cs="Arial"/>
          <w:szCs w:val="24"/>
          <w:lang w:val="en-US"/>
        </w:rPr>
        <w:t xml:space="preserve">. </w:t>
      </w:r>
      <w:r w:rsidR="001A1617" w:rsidRPr="00D53175">
        <w:rPr>
          <w:rFonts w:ascii="Arial" w:hAnsi="Arial" w:cs="Arial"/>
          <w:szCs w:val="24"/>
          <w:lang w:val="en-US"/>
        </w:rPr>
        <w:fldChar w:fldCharType="begin"/>
      </w:r>
      <w:r w:rsidR="001A1617" w:rsidRPr="00D53175">
        <w:rPr>
          <w:rFonts w:ascii="Arial" w:hAnsi="Arial" w:cs="Arial"/>
          <w:szCs w:val="24"/>
          <w:lang w:val="en-US"/>
        </w:rPr>
        <w:instrText xml:space="preserve"> REF _Ref46076051 \h  \* MERGEFORMAT </w:instrText>
      </w:r>
      <w:r w:rsidR="001A1617" w:rsidRPr="00D53175">
        <w:rPr>
          <w:rFonts w:ascii="Arial" w:hAnsi="Arial" w:cs="Arial"/>
          <w:szCs w:val="24"/>
          <w:lang w:val="en-US"/>
        </w:rPr>
      </w:r>
      <w:r w:rsidR="001A1617" w:rsidRPr="00D53175">
        <w:rPr>
          <w:rFonts w:ascii="Arial" w:hAnsi="Arial" w:cs="Arial"/>
          <w:szCs w:val="24"/>
          <w:lang w:val="en-US"/>
        </w:rPr>
        <w:fldChar w:fldCharType="separate"/>
      </w:r>
      <w:r w:rsidR="00657F04" w:rsidRPr="00D53175">
        <w:rPr>
          <w:rFonts w:ascii="Arial" w:hAnsi="Arial" w:cs="Arial"/>
          <w:szCs w:val="24"/>
          <w:lang w:val="en-US"/>
        </w:rPr>
        <w:t>Figure 16</w:t>
      </w:r>
      <w:r w:rsidR="001A1617" w:rsidRPr="00D53175">
        <w:rPr>
          <w:rFonts w:ascii="Arial" w:hAnsi="Arial" w:cs="Arial"/>
          <w:szCs w:val="24"/>
          <w:lang w:val="en-US"/>
        </w:rPr>
        <w:fldChar w:fldCharType="end"/>
      </w:r>
      <w:r w:rsidR="005A175E" w:rsidRPr="00D53175">
        <w:rPr>
          <w:rFonts w:ascii="Arial" w:hAnsi="Arial" w:cs="Arial"/>
          <w:szCs w:val="24"/>
          <w:lang w:val="en-US"/>
        </w:rPr>
        <w:t xml:space="preserve"> </w:t>
      </w:r>
      <w:r w:rsidRPr="00D53175">
        <w:rPr>
          <w:rFonts w:ascii="Arial" w:hAnsi="Arial" w:cs="Arial"/>
          <w:szCs w:val="24"/>
          <w:lang w:val="en-US"/>
        </w:rPr>
        <w:t xml:space="preserve">shows the average biodegradation of </w:t>
      </w:r>
      <w:proofErr w:type="spellStart"/>
      <w:r w:rsidRPr="00D53175">
        <w:rPr>
          <w:rFonts w:ascii="Arial" w:hAnsi="Arial" w:cs="Arial"/>
          <w:szCs w:val="24"/>
          <w:lang w:val="en-US"/>
        </w:rPr>
        <w:t>EBt</w:t>
      </w:r>
      <w:proofErr w:type="spellEnd"/>
      <w:r w:rsidRPr="00D53175">
        <w:rPr>
          <w:rFonts w:ascii="Arial" w:hAnsi="Arial" w:cs="Arial"/>
          <w:szCs w:val="24"/>
          <w:lang w:val="en-US"/>
        </w:rPr>
        <w:t xml:space="preserve"> as removal percentages of the dye for each device, treatment, and concentrations evaluated</w:t>
      </w:r>
      <w:r w:rsidR="00147FBF" w:rsidRPr="00D53175">
        <w:rPr>
          <w:rFonts w:ascii="Arial" w:hAnsi="Arial" w:cs="Arial"/>
          <w:szCs w:val="24"/>
          <w:lang w:val="en-US"/>
        </w:rPr>
        <w:t xml:space="preserve">. Data </w:t>
      </w:r>
      <w:r w:rsidR="004B1C65" w:rsidRPr="00D53175">
        <w:rPr>
          <w:rFonts w:ascii="Arial" w:hAnsi="Arial" w:cs="Arial"/>
          <w:szCs w:val="24"/>
          <w:lang w:val="en-US"/>
        </w:rPr>
        <w:t>are</w:t>
      </w:r>
      <w:r w:rsidR="00147FBF" w:rsidRPr="00D53175">
        <w:rPr>
          <w:rFonts w:ascii="Arial" w:hAnsi="Arial" w:cs="Arial"/>
          <w:szCs w:val="24"/>
          <w:lang w:val="en-US"/>
        </w:rPr>
        <w:t xml:space="preserve"> presented for</w:t>
      </w:r>
      <w:r w:rsidRPr="00D53175">
        <w:rPr>
          <w:rFonts w:ascii="Arial" w:hAnsi="Arial" w:cs="Arial"/>
          <w:szCs w:val="24"/>
          <w:lang w:val="en-US"/>
        </w:rPr>
        <w:t xml:space="preserve"> </w:t>
      </w:r>
      <w:r w:rsidR="00147FBF" w:rsidRPr="00D53175">
        <w:rPr>
          <w:rFonts w:ascii="Arial" w:hAnsi="Arial" w:cs="Arial"/>
          <w:szCs w:val="24"/>
          <w:lang w:val="en-US"/>
        </w:rPr>
        <w:t xml:space="preserve">the two </w:t>
      </w:r>
      <w:r w:rsidRPr="00D53175">
        <w:rPr>
          <w:rFonts w:ascii="Arial" w:hAnsi="Arial" w:cs="Arial"/>
          <w:szCs w:val="24"/>
          <w:lang w:val="en-US"/>
        </w:rPr>
        <w:t>types of analysis</w:t>
      </w:r>
      <w:r w:rsidR="00147FBF" w:rsidRPr="00D53175">
        <w:rPr>
          <w:rFonts w:ascii="Arial" w:hAnsi="Arial" w:cs="Arial"/>
          <w:szCs w:val="24"/>
          <w:lang w:val="en-US"/>
        </w:rPr>
        <w:t xml:space="preserve"> implemented in this work i.e.,</w:t>
      </w:r>
      <w:r w:rsidRPr="00D53175">
        <w:rPr>
          <w:rFonts w:ascii="Arial" w:hAnsi="Arial" w:cs="Arial"/>
          <w:szCs w:val="24"/>
          <w:lang w:val="en-US"/>
        </w:rPr>
        <w:t xml:space="preserve"> absorbance </w:t>
      </w:r>
      <w:r w:rsidR="003F362A" w:rsidRPr="00D53175">
        <w:rPr>
          <w:rFonts w:ascii="Arial" w:hAnsi="Arial" w:cs="Arial"/>
          <w:szCs w:val="24"/>
          <w:lang w:val="en-US"/>
        </w:rPr>
        <w:t xml:space="preserve">peak </w:t>
      </w:r>
      <w:r w:rsidRPr="00D53175">
        <w:rPr>
          <w:rFonts w:ascii="Arial" w:hAnsi="Arial" w:cs="Arial"/>
          <w:szCs w:val="24"/>
          <w:lang w:val="en-US"/>
        </w:rPr>
        <w:t xml:space="preserve">and </w:t>
      </w:r>
      <w:r w:rsidR="00C668D6" w:rsidRPr="00D53175">
        <w:rPr>
          <w:rFonts w:ascii="Arial" w:hAnsi="Arial" w:cs="Arial"/>
          <w:szCs w:val="24"/>
          <w:lang w:val="en-US"/>
        </w:rPr>
        <w:t>area</w:t>
      </w:r>
      <w:r w:rsidR="00147FBF" w:rsidRPr="00D53175">
        <w:rPr>
          <w:rFonts w:ascii="Arial" w:hAnsi="Arial" w:cs="Arial"/>
          <w:szCs w:val="24"/>
          <w:lang w:val="en-US"/>
        </w:rPr>
        <w:t xml:space="preserve"> under the absorbance</w:t>
      </w:r>
      <w:r w:rsidR="00C668D6" w:rsidRPr="00D53175">
        <w:rPr>
          <w:rFonts w:ascii="Arial" w:hAnsi="Arial" w:cs="Arial"/>
          <w:szCs w:val="24"/>
          <w:lang w:val="en-US"/>
        </w:rPr>
        <w:t xml:space="preserve"> spectrum</w:t>
      </w:r>
      <w:r w:rsidR="00B9302C" w:rsidRPr="00D53175">
        <w:rPr>
          <w:rFonts w:ascii="Arial" w:hAnsi="Arial" w:cs="Arial"/>
          <w:szCs w:val="24"/>
          <w:lang w:val="en-US"/>
        </w:rPr>
        <w:t xml:space="preserve">. </w:t>
      </w:r>
      <w:r w:rsidR="00147FBF" w:rsidRPr="00D53175">
        <w:rPr>
          <w:rFonts w:ascii="Arial" w:hAnsi="Arial" w:cs="Arial"/>
          <w:szCs w:val="24"/>
          <w:lang w:val="en-US"/>
        </w:rPr>
        <w:t xml:space="preserve">For almost all the </w:t>
      </w:r>
      <w:r w:rsidR="0063737F" w:rsidRPr="00D53175">
        <w:rPr>
          <w:rFonts w:ascii="Arial" w:hAnsi="Arial" w:cs="Arial"/>
          <w:szCs w:val="24"/>
          <w:lang w:val="en-US"/>
        </w:rPr>
        <w:t>treatments</w:t>
      </w:r>
      <w:r w:rsidR="00147FBF" w:rsidRPr="00D53175">
        <w:rPr>
          <w:rFonts w:ascii="Arial" w:hAnsi="Arial" w:cs="Arial"/>
          <w:szCs w:val="24"/>
          <w:lang w:val="en-US"/>
        </w:rPr>
        <w:t>, t</w:t>
      </w:r>
      <w:r w:rsidRPr="00D53175">
        <w:rPr>
          <w:rFonts w:ascii="Arial" w:hAnsi="Arial" w:cs="Arial"/>
          <w:szCs w:val="24"/>
          <w:lang w:val="en-US"/>
        </w:rPr>
        <w:t>he maximum</w:t>
      </w:r>
      <w:r w:rsidR="000720C9" w:rsidRPr="00D53175">
        <w:rPr>
          <w:rFonts w:ascii="Arial" w:hAnsi="Arial" w:cs="Arial"/>
          <w:szCs w:val="24"/>
          <w:lang w:val="en-US"/>
        </w:rPr>
        <w:t xml:space="preserve"> removal </w:t>
      </w:r>
      <w:r w:rsidR="00147FBF" w:rsidRPr="00D53175">
        <w:rPr>
          <w:rFonts w:ascii="Arial" w:hAnsi="Arial" w:cs="Arial"/>
          <w:szCs w:val="24"/>
          <w:lang w:val="en-US"/>
        </w:rPr>
        <w:t>was achieved</w:t>
      </w:r>
      <w:r w:rsidR="000720C9" w:rsidRPr="00D53175">
        <w:rPr>
          <w:rFonts w:ascii="Arial" w:hAnsi="Arial" w:cs="Arial"/>
          <w:szCs w:val="24"/>
          <w:lang w:val="en-US"/>
        </w:rPr>
        <w:t xml:space="preserve"> </w:t>
      </w:r>
      <w:r w:rsidR="00147FBF" w:rsidRPr="00D53175">
        <w:rPr>
          <w:rFonts w:ascii="Arial" w:hAnsi="Arial" w:cs="Arial"/>
          <w:szCs w:val="24"/>
          <w:lang w:val="en-US"/>
        </w:rPr>
        <w:t xml:space="preserve">with </w:t>
      </w:r>
      <w:r w:rsidRPr="00D53175">
        <w:rPr>
          <w:rFonts w:ascii="Arial" w:hAnsi="Arial" w:cs="Arial"/>
          <w:szCs w:val="24"/>
          <w:lang w:val="en-US"/>
        </w:rPr>
        <w:t>the Lac-Magnetite</w:t>
      </w:r>
      <w:r w:rsidR="00147FBF" w:rsidRPr="00D53175">
        <w:rPr>
          <w:rFonts w:ascii="Arial" w:hAnsi="Arial" w:cs="Arial"/>
          <w:szCs w:val="24"/>
          <w:lang w:val="en-US"/>
        </w:rPr>
        <w:t xml:space="preserve"> except for</w:t>
      </w:r>
      <w:r w:rsidR="00F12589" w:rsidRPr="00D53175">
        <w:rPr>
          <w:rFonts w:ascii="Arial" w:hAnsi="Arial" w:cs="Arial"/>
          <w:szCs w:val="24"/>
          <w:lang w:val="en-US"/>
        </w:rPr>
        <w:t xml:space="preserve"> </w:t>
      </w:r>
      <w:r w:rsidR="00454294" w:rsidRPr="00D53175">
        <w:rPr>
          <w:rFonts w:ascii="Arial" w:hAnsi="Arial" w:cs="Arial"/>
          <w:szCs w:val="24"/>
          <w:lang w:val="en-US"/>
        </w:rPr>
        <w:t>one-</w:t>
      </w:r>
      <w:r w:rsidR="0063737F" w:rsidRPr="00D53175">
        <w:rPr>
          <w:rFonts w:ascii="Arial" w:hAnsi="Arial" w:cs="Arial"/>
          <w:szCs w:val="24"/>
          <w:lang w:val="en-US"/>
        </w:rPr>
        <w:t xml:space="preserve">loop at 10 mg/L and </w:t>
      </w:r>
      <w:r w:rsidR="00454294" w:rsidRPr="00D53175">
        <w:rPr>
          <w:rFonts w:ascii="Arial" w:hAnsi="Arial" w:cs="Arial"/>
          <w:szCs w:val="24"/>
          <w:lang w:val="en-US"/>
        </w:rPr>
        <w:t>two-</w:t>
      </w:r>
      <w:r w:rsidR="0063737F" w:rsidRPr="00D53175">
        <w:rPr>
          <w:rFonts w:ascii="Arial" w:hAnsi="Arial" w:cs="Arial"/>
          <w:szCs w:val="24"/>
          <w:lang w:val="en-US"/>
        </w:rPr>
        <w:t>horizontal loop at 20 mg/L</w:t>
      </w:r>
      <w:r w:rsidR="00454294" w:rsidRPr="00D53175">
        <w:rPr>
          <w:rFonts w:ascii="Arial" w:hAnsi="Arial" w:cs="Arial"/>
          <w:szCs w:val="24"/>
          <w:lang w:val="en-US"/>
        </w:rPr>
        <w:t>,</w:t>
      </w:r>
      <w:r w:rsidR="0063737F" w:rsidRPr="00D53175">
        <w:rPr>
          <w:rFonts w:ascii="Arial" w:hAnsi="Arial" w:cs="Arial"/>
          <w:szCs w:val="24"/>
          <w:lang w:val="en-US"/>
        </w:rPr>
        <w:t xml:space="preserve"> where bare magnetite nanoparticles were more effective</w:t>
      </w:r>
      <w:r w:rsidR="00925E0D" w:rsidRPr="00D53175">
        <w:rPr>
          <w:rFonts w:ascii="Arial" w:hAnsi="Arial" w:cs="Arial"/>
          <w:szCs w:val="24"/>
          <w:lang w:val="en-US"/>
        </w:rPr>
        <w:t>.</w:t>
      </w:r>
      <w:r w:rsidR="00F61EF5" w:rsidRPr="00D53175">
        <w:rPr>
          <w:rFonts w:ascii="Arial" w:hAnsi="Arial" w:cs="Arial"/>
          <w:szCs w:val="24"/>
          <w:lang w:val="en-US"/>
        </w:rPr>
        <w:t xml:space="preserve"> We attributed this superior performance to the adsorption of the dye molecules on the surface of the nanoparticles.</w:t>
      </w:r>
      <w:r w:rsidRPr="00D53175">
        <w:rPr>
          <w:rFonts w:ascii="Arial" w:hAnsi="Arial" w:cs="Arial"/>
          <w:szCs w:val="24"/>
          <w:lang w:val="en-US"/>
        </w:rPr>
        <w:t xml:space="preserve"> </w:t>
      </w:r>
      <w:r w:rsidR="00B10C95" w:rsidRPr="00D53175">
        <w:rPr>
          <w:rFonts w:ascii="Arial" w:hAnsi="Arial" w:cs="Arial"/>
          <w:szCs w:val="24"/>
          <w:lang w:val="en"/>
        </w:rPr>
        <w:t>The maximum removal of dye was 98.74%</w:t>
      </w:r>
      <w:r w:rsidR="00454294" w:rsidRPr="00D53175">
        <w:rPr>
          <w:rFonts w:ascii="Arial" w:hAnsi="Arial" w:cs="Arial"/>
          <w:szCs w:val="24"/>
          <w:lang w:val="en"/>
        </w:rPr>
        <w:t xml:space="preserve"> for</w:t>
      </w:r>
      <w:r w:rsidR="00B10C95" w:rsidRPr="00D53175">
        <w:rPr>
          <w:rFonts w:ascii="Arial" w:hAnsi="Arial" w:cs="Arial"/>
          <w:szCs w:val="24"/>
          <w:lang w:val="en"/>
        </w:rPr>
        <w:t xml:space="preserve"> the two-vertical-loop microreactor. </w:t>
      </w:r>
      <w:r w:rsidRPr="00D53175">
        <w:rPr>
          <w:rFonts w:ascii="Arial" w:hAnsi="Arial" w:cs="Arial"/>
          <w:szCs w:val="24"/>
          <w:lang w:val="en-US"/>
        </w:rPr>
        <w:t>The average removal</w:t>
      </w:r>
      <w:r w:rsidR="00454294" w:rsidRPr="00D53175">
        <w:rPr>
          <w:rFonts w:ascii="Arial" w:hAnsi="Arial" w:cs="Arial"/>
          <w:szCs w:val="24"/>
          <w:lang w:val="en-US"/>
        </w:rPr>
        <w:t xml:space="preserve"> for </w:t>
      </w:r>
      <w:r w:rsidR="00454294" w:rsidRPr="00D53175">
        <w:rPr>
          <w:rFonts w:ascii="Arial" w:eastAsia="Palatino Linotype" w:hAnsi="Arial" w:cs="Arial"/>
          <w:color w:val="222222"/>
          <w:szCs w:val="24"/>
          <w:lang w:val="en-US"/>
        </w:rPr>
        <w:t>Lac-Magnetite</w:t>
      </w:r>
      <w:r w:rsidRPr="00D53175">
        <w:rPr>
          <w:rFonts w:ascii="Arial" w:hAnsi="Arial" w:cs="Arial"/>
          <w:szCs w:val="24"/>
          <w:lang w:val="en-US"/>
        </w:rPr>
        <w:t xml:space="preserve"> </w:t>
      </w:r>
      <w:r w:rsidR="00454294" w:rsidRPr="00D53175">
        <w:rPr>
          <w:rFonts w:ascii="Arial" w:hAnsi="Arial" w:cs="Arial"/>
          <w:szCs w:val="24"/>
          <w:lang w:val="en-US"/>
        </w:rPr>
        <w:t>based on</w:t>
      </w:r>
      <w:r w:rsidRPr="00D53175">
        <w:rPr>
          <w:rFonts w:ascii="Arial" w:hAnsi="Arial" w:cs="Arial"/>
          <w:szCs w:val="24"/>
          <w:lang w:val="en-US"/>
        </w:rPr>
        <w:t xml:space="preserve"> absorbance (545 nm) </w:t>
      </w:r>
      <w:r w:rsidR="00097CA4" w:rsidRPr="00D53175">
        <w:rPr>
          <w:rFonts w:ascii="Arial" w:eastAsia="Palatino Linotype" w:hAnsi="Arial" w:cs="Arial"/>
          <w:color w:val="222222"/>
          <w:szCs w:val="24"/>
          <w:lang w:val="en-US"/>
        </w:rPr>
        <w:t>(</w:t>
      </w:r>
      <w:r w:rsidR="00097CA4" w:rsidRPr="00D53175">
        <w:rPr>
          <w:rFonts w:ascii="Arial" w:eastAsia="Palatino Linotype" w:hAnsi="Arial" w:cs="Arial"/>
          <w:color w:val="222222"/>
          <w:szCs w:val="24"/>
          <w:lang w:val="en-US"/>
        </w:rPr>
        <w:fldChar w:fldCharType="begin"/>
      </w:r>
      <w:r w:rsidR="00097CA4" w:rsidRPr="00D53175">
        <w:rPr>
          <w:rFonts w:ascii="Arial" w:eastAsia="Palatino Linotype" w:hAnsi="Arial" w:cs="Arial"/>
          <w:color w:val="222222"/>
          <w:szCs w:val="24"/>
          <w:lang w:val="en-US"/>
        </w:rPr>
        <w:instrText xml:space="preserve"> REF _Ref46076051 \h  \* MERGEFORMAT </w:instrText>
      </w:r>
      <w:r w:rsidR="00097CA4" w:rsidRPr="00D53175">
        <w:rPr>
          <w:rFonts w:ascii="Arial" w:eastAsia="Palatino Linotype" w:hAnsi="Arial" w:cs="Arial"/>
          <w:color w:val="222222"/>
          <w:szCs w:val="24"/>
          <w:lang w:val="en-US"/>
        </w:rPr>
      </w:r>
      <w:r w:rsidR="00097CA4" w:rsidRPr="00D53175">
        <w:rPr>
          <w:rFonts w:ascii="Arial" w:eastAsia="Palatino Linotype" w:hAnsi="Arial" w:cs="Arial"/>
          <w:color w:val="222222"/>
          <w:szCs w:val="24"/>
          <w:lang w:val="en-US"/>
        </w:rPr>
        <w:fldChar w:fldCharType="separate"/>
      </w:r>
      <w:r w:rsidR="00D4508B" w:rsidRPr="00D4508B">
        <w:rPr>
          <w:rFonts w:ascii="Arial" w:eastAsia="Palatino Linotype" w:hAnsi="Arial" w:cs="Arial"/>
          <w:color w:val="222222"/>
          <w:szCs w:val="24"/>
          <w:lang w:val="en-US"/>
        </w:rPr>
        <w:t>Figure 6</w:t>
      </w:r>
      <w:r w:rsidR="00097CA4" w:rsidRPr="00D53175">
        <w:rPr>
          <w:rFonts w:ascii="Arial" w:eastAsia="Palatino Linotype" w:hAnsi="Arial" w:cs="Arial"/>
          <w:color w:val="222222"/>
          <w:szCs w:val="24"/>
          <w:lang w:val="en-US"/>
        </w:rPr>
        <w:fldChar w:fldCharType="end"/>
      </w:r>
      <w:r w:rsidR="00097CA4" w:rsidRPr="00D53175">
        <w:rPr>
          <w:rFonts w:ascii="Arial" w:eastAsia="Palatino Linotype" w:hAnsi="Arial" w:cs="Arial"/>
          <w:color w:val="222222"/>
          <w:szCs w:val="24"/>
          <w:lang w:val="en-US"/>
        </w:rPr>
        <w:t xml:space="preserve">.A) </w:t>
      </w:r>
      <w:r w:rsidRPr="00D53175">
        <w:rPr>
          <w:rFonts w:ascii="Arial" w:eastAsia="Palatino Linotype" w:hAnsi="Arial" w:cs="Arial"/>
          <w:color w:val="222222"/>
          <w:szCs w:val="24"/>
          <w:lang w:val="en-US"/>
        </w:rPr>
        <w:t xml:space="preserve">was </w:t>
      </w:r>
      <w:r w:rsidR="00454294" w:rsidRPr="00D53175">
        <w:rPr>
          <w:rFonts w:ascii="Arial" w:eastAsia="Palatino Linotype" w:hAnsi="Arial" w:cs="Arial"/>
          <w:color w:val="222222"/>
          <w:szCs w:val="24"/>
          <w:lang w:val="en-US"/>
        </w:rPr>
        <w:t>91.08%, 74.38% and 96.21% for the</w:t>
      </w:r>
      <w:r w:rsidRPr="00D53175">
        <w:rPr>
          <w:rFonts w:ascii="Arial" w:eastAsia="Palatino Linotype" w:hAnsi="Arial" w:cs="Arial"/>
          <w:color w:val="222222"/>
          <w:szCs w:val="24"/>
          <w:lang w:val="en-US"/>
        </w:rPr>
        <w:t xml:space="preserve"> </w:t>
      </w:r>
      <w:r w:rsidR="00CC6A97" w:rsidRPr="00D53175">
        <w:rPr>
          <w:rFonts w:ascii="Arial" w:eastAsia="Palatino Linotype" w:hAnsi="Arial" w:cs="Arial"/>
          <w:color w:val="222222"/>
          <w:szCs w:val="24"/>
          <w:lang w:val="en-US"/>
        </w:rPr>
        <w:t>one-loop</w:t>
      </w:r>
      <w:r w:rsidRPr="00D53175">
        <w:rPr>
          <w:rFonts w:ascii="Arial" w:eastAsia="Palatino Linotype" w:hAnsi="Arial" w:cs="Arial"/>
          <w:color w:val="222222"/>
          <w:szCs w:val="24"/>
          <w:lang w:val="en-US"/>
        </w:rPr>
        <w:t xml:space="preserve">, </w:t>
      </w:r>
      <w:r w:rsidR="00CC6A97" w:rsidRPr="00D53175">
        <w:rPr>
          <w:rFonts w:ascii="Arial" w:eastAsia="Palatino Linotype" w:hAnsi="Arial" w:cs="Arial"/>
          <w:color w:val="222222"/>
          <w:szCs w:val="24"/>
          <w:lang w:val="en-US"/>
        </w:rPr>
        <w:t>two-horizontal-loop</w:t>
      </w:r>
      <w:r w:rsidRPr="00D53175">
        <w:rPr>
          <w:rFonts w:ascii="Arial" w:eastAsia="Palatino Linotype" w:hAnsi="Arial" w:cs="Arial"/>
          <w:color w:val="222222"/>
          <w:szCs w:val="24"/>
          <w:lang w:val="en-US"/>
        </w:rPr>
        <w:t xml:space="preserve">, and </w:t>
      </w:r>
      <w:r w:rsidR="00CC6A97" w:rsidRPr="00D53175">
        <w:rPr>
          <w:rFonts w:ascii="Arial" w:eastAsia="Palatino Linotype" w:hAnsi="Arial" w:cs="Arial"/>
          <w:color w:val="222222"/>
          <w:szCs w:val="24"/>
          <w:lang w:val="en-US"/>
        </w:rPr>
        <w:t>two-vertical-loop</w:t>
      </w:r>
      <w:r w:rsidR="00454294" w:rsidRPr="00D53175">
        <w:rPr>
          <w:rFonts w:ascii="Arial" w:eastAsia="Palatino Linotype" w:hAnsi="Arial" w:cs="Arial"/>
          <w:color w:val="222222"/>
          <w:szCs w:val="24"/>
          <w:lang w:val="en-US"/>
        </w:rPr>
        <w:t xml:space="preserve"> microreactors, respectively</w:t>
      </w:r>
      <w:r w:rsidRPr="00D53175">
        <w:rPr>
          <w:rFonts w:ascii="Arial" w:eastAsia="Palatino Linotype" w:hAnsi="Arial" w:cs="Arial"/>
          <w:color w:val="222222"/>
          <w:szCs w:val="24"/>
          <w:lang w:val="en-US"/>
        </w:rPr>
        <w:t xml:space="preserve">. </w:t>
      </w:r>
      <w:r w:rsidR="00454294" w:rsidRPr="00D53175">
        <w:rPr>
          <w:rFonts w:ascii="Arial" w:eastAsia="Palatino Linotype" w:hAnsi="Arial" w:cs="Arial"/>
          <w:color w:val="222222"/>
          <w:szCs w:val="24"/>
          <w:lang w:val="en-US"/>
        </w:rPr>
        <w:t>T</w:t>
      </w:r>
      <w:r w:rsidR="00C668D6" w:rsidRPr="00D53175">
        <w:rPr>
          <w:rFonts w:ascii="Arial" w:eastAsia="Palatino Linotype" w:hAnsi="Arial" w:cs="Arial"/>
          <w:color w:val="222222"/>
          <w:szCs w:val="24"/>
          <w:lang w:val="en-US"/>
        </w:rPr>
        <w:t>he dye removal</w:t>
      </w:r>
      <w:r w:rsidR="00633E00" w:rsidRPr="00D53175">
        <w:rPr>
          <w:rFonts w:ascii="Arial" w:eastAsia="Palatino Linotype" w:hAnsi="Arial" w:cs="Arial"/>
          <w:color w:val="222222"/>
          <w:szCs w:val="24"/>
          <w:lang w:val="en-US"/>
        </w:rPr>
        <w:t xml:space="preserve"> for the same treatment but</w:t>
      </w:r>
      <w:r w:rsidR="00C668D6" w:rsidRPr="00D53175">
        <w:rPr>
          <w:rFonts w:ascii="Arial" w:eastAsia="Palatino Linotype" w:hAnsi="Arial" w:cs="Arial"/>
          <w:color w:val="222222"/>
          <w:szCs w:val="24"/>
          <w:lang w:val="en-US"/>
        </w:rPr>
        <w:t xml:space="preserve"> </w:t>
      </w:r>
      <w:r w:rsidR="00454294" w:rsidRPr="00D53175">
        <w:rPr>
          <w:rFonts w:ascii="Arial" w:eastAsia="Palatino Linotype" w:hAnsi="Arial" w:cs="Arial"/>
          <w:color w:val="222222"/>
          <w:szCs w:val="24"/>
          <w:lang w:val="en-US"/>
        </w:rPr>
        <w:t xml:space="preserve">based on </w:t>
      </w:r>
      <w:r w:rsidR="00C668D6" w:rsidRPr="00D53175">
        <w:rPr>
          <w:rFonts w:ascii="Arial" w:eastAsia="Palatino Linotype" w:hAnsi="Arial" w:cs="Arial"/>
          <w:color w:val="222222"/>
          <w:szCs w:val="24"/>
          <w:lang w:val="en-US"/>
        </w:rPr>
        <w:t xml:space="preserve">the </w:t>
      </w:r>
      <w:r w:rsidRPr="00D53175">
        <w:rPr>
          <w:rFonts w:ascii="Arial" w:eastAsia="Palatino Linotype" w:hAnsi="Arial" w:cs="Arial"/>
          <w:color w:val="222222"/>
          <w:szCs w:val="24"/>
          <w:lang w:val="en-US"/>
        </w:rPr>
        <w:t xml:space="preserve">area </w:t>
      </w:r>
      <w:r w:rsidR="00633E00" w:rsidRPr="00D53175">
        <w:rPr>
          <w:rFonts w:ascii="Arial" w:eastAsia="Palatino Linotype" w:hAnsi="Arial" w:cs="Arial"/>
          <w:color w:val="222222"/>
          <w:szCs w:val="24"/>
          <w:lang w:val="en-US"/>
        </w:rPr>
        <w:t>under the absorbance</w:t>
      </w:r>
      <w:r w:rsidR="00C668D6" w:rsidRPr="00D53175">
        <w:rPr>
          <w:rFonts w:ascii="Arial" w:eastAsia="Palatino Linotype" w:hAnsi="Arial" w:cs="Arial"/>
          <w:color w:val="222222"/>
          <w:szCs w:val="24"/>
          <w:lang w:val="en-US"/>
        </w:rPr>
        <w:t xml:space="preserve"> spectrum</w:t>
      </w:r>
      <w:r w:rsidRPr="00D53175">
        <w:rPr>
          <w:rFonts w:ascii="Arial" w:eastAsia="Palatino Linotype" w:hAnsi="Arial" w:cs="Arial"/>
          <w:color w:val="222222"/>
          <w:szCs w:val="24"/>
          <w:lang w:val="en-US"/>
        </w:rPr>
        <w:t xml:space="preserve"> </w:t>
      </w:r>
      <w:r w:rsidR="008E5EAA" w:rsidRPr="00D53175">
        <w:rPr>
          <w:rFonts w:ascii="Arial" w:eastAsia="Palatino Linotype" w:hAnsi="Arial" w:cs="Arial"/>
          <w:color w:val="222222"/>
          <w:szCs w:val="24"/>
          <w:lang w:val="en-US"/>
        </w:rPr>
        <w:t>(</w:t>
      </w:r>
      <w:r w:rsidR="008E5EAA" w:rsidRPr="00D53175">
        <w:rPr>
          <w:rFonts w:ascii="Arial" w:eastAsia="Palatino Linotype" w:hAnsi="Arial" w:cs="Arial"/>
          <w:color w:val="222222"/>
          <w:szCs w:val="24"/>
          <w:lang w:val="en-US"/>
        </w:rPr>
        <w:fldChar w:fldCharType="begin"/>
      </w:r>
      <w:r w:rsidR="008E5EAA" w:rsidRPr="00D53175">
        <w:rPr>
          <w:rFonts w:ascii="Arial" w:eastAsia="Palatino Linotype" w:hAnsi="Arial" w:cs="Arial"/>
          <w:color w:val="222222"/>
          <w:szCs w:val="24"/>
          <w:lang w:val="en-US"/>
        </w:rPr>
        <w:instrText xml:space="preserve"> REF _Ref46076051 \h  \* MERGEFORMAT </w:instrText>
      </w:r>
      <w:r w:rsidR="008E5EAA" w:rsidRPr="00D53175">
        <w:rPr>
          <w:rFonts w:ascii="Arial" w:eastAsia="Palatino Linotype" w:hAnsi="Arial" w:cs="Arial"/>
          <w:color w:val="222222"/>
          <w:szCs w:val="24"/>
          <w:lang w:val="en-US"/>
        </w:rPr>
      </w:r>
      <w:r w:rsidR="008E5EAA" w:rsidRPr="00D53175">
        <w:rPr>
          <w:rFonts w:ascii="Arial" w:eastAsia="Palatino Linotype" w:hAnsi="Arial" w:cs="Arial"/>
          <w:color w:val="222222"/>
          <w:szCs w:val="24"/>
          <w:lang w:val="en-US"/>
        </w:rPr>
        <w:fldChar w:fldCharType="separate"/>
      </w:r>
      <w:r w:rsidR="00D4508B" w:rsidRPr="00D4508B">
        <w:rPr>
          <w:rFonts w:ascii="Arial" w:eastAsia="Palatino Linotype" w:hAnsi="Arial" w:cs="Arial"/>
          <w:color w:val="222222"/>
          <w:szCs w:val="24"/>
          <w:lang w:val="en-US"/>
        </w:rPr>
        <w:t>Figure 6</w:t>
      </w:r>
      <w:r w:rsidR="008E5EAA" w:rsidRPr="00D53175">
        <w:rPr>
          <w:rFonts w:ascii="Arial" w:eastAsia="Palatino Linotype" w:hAnsi="Arial" w:cs="Arial"/>
          <w:color w:val="222222"/>
          <w:szCs w:val="24"/>
          <w:lang w:val="en-US"/>
        </w:rPr>
        <w:fldChar w:fldCharType="end"/>
      </w:r>
      <w:r w:rsidR="008E5EAA" w:rsidRPr="00D53175">
        <w:rPr>
          <w:rFonts w:ascii="Arial" w:eastAsia="Palatino Linotype" w:hAnsi="Arial" w:cs="Arial"/>
          <w:color w:val="222222"/>
          <w:szCs w:val="24"/>
          <w:lang w:val="en-US"/>
        </w:rPr>
        <w:t>.B</w:t>
      </w:r>
      <w:r w:rsidRPr="00D53175">
        <w:rPr>
          <w:rFonts w:ascii="Arial" w:eastAsia="Palatino Linotype" w:hAnsi="Arial" w:cs="Arial"/>
          <w:color w:val="222222"/>
          <w:szCs w:val="24"/>
          <w:lang w:val="en-US"/>
        </w:rPr>
        <w:t xml:space="preserve">) </w:t>
      </w:r>
      <w:r w:rsidR="00633E00" w:rsidRPr="00D53175">
        <w:rPr>
          <w:rFonts w:ascii="Arial" w:eastAsia="Palatino Linotype" w:hAnsi="Arial" w:cs="Arial"/>
          <w:color w:val="222222"/>
          <w:szCs w:val="24"/>
          <w:lang w:val="en-US"/>
        </w:rPr>
        <w:t xml:space="preserve">approached 85.62%, 62.44%, and 93.56% for </w:t>
      </w:r>
      <w:r w:rsidRPr="00D53175">
        <w:rPr>
          <w:rFonts w:ascii="Arial" w:eastAsia="Palatino Linotype" w:hAnsi="Arial" w:cs="Arial"/>
          <w:color w:val="222222"/>
          <w:szCs w:val="24"/>
          <w:lang w:val="en-US"/>
        </w:rPr>
        <w:t xml:space="preserve">the three </w:t>
      </w:r>
      <w:r w:rsidR="00A719BB" w:rsidRPr="00D53175">
        <w:rPr>
          <w:rFonts w:ascii="Arial" w:eastAsia="Palatino Linotype" w:hAnsi="Arial" w:cs="Arial"/>
          <w:color w:val="222222"/>
          <w:szCs w:val="24"/>
          <w:lang w:val="en-US"/>
        </w:rPr>
        <w:t>microreactor</w:t>
      </w:r>
      <w:r w:rsidRPr="00D53175">
        <w:rPr>
          <w:rFonts w:ascii="Arial" w:eastAsia="Palatino Linotype" w:hAnsi="Arial" w:cs="Arial"/>
          <w:color w:val="222222"/>
          <w:szCs w:val="24"/>
          <w:lang w:val="en-US"/>
        </w:rPr>
        <w:t>s.</w:t>
      </w:r>
      <w:r w:rsidR="008E5EAA" w:rsidRPr="00D53175">
        <w:rPr>
          <w:rFonts w:ascii="Arial" w:eastAsia="Palatino Linotype" w:hAnsi="Arial" w:cs="Arial"/>
          <w:color w:val="222222"/>
          <w:szCs w:val="24"/>
          <w:lang w:val="en-US"/>
        </w:rPr>
        <w:t xml:space="preserve"> </w:t>
      </w:r>
      <w:r w:rsidR="00A71BD0" w:rsidRPr="00D53175">
        <w:rPr>
          <w:rFonts w:ascii="Arial" w:eastAsia="Palatino Linotype" w:hAnsi="Arial" w:cs="Arial"/>
          <w:color w:val="222222"/>
          <w:szCs w:val="24"/>
          <w:lang w:val="en-US"/>
        </w:rPr>
        <w:t>Taken together</w:t>
      </w:r>
      <w:r w:rsidR="000720C9" w:rsidRPr="00D53175">
        <w:rPr>
          <w:rFonts w:ascii="Arial" w:eastAsia="Palatino Linotype" w:hAnsi="Arial" w:cs="Arial"/>
          <w:color w:val="222222"/>
          <w:szCs w:val="24"/>
          <w:lang w:val="en-US"/>
        </w:rPr>
        <w:t>,</w:t>
      </w:r>
      <w:r w:rsidR="00A71BD0" w:rsidRPr="00D53175">
        <w:rPr>
          <w:rFonts w:ascii="Arial" w:eastAsia="Palatino Linotype" w:hAnsi="Arial" w:cs="Arial"/>
          <w:color w:val="222222"/>
          <w:szCs w:val="24"/>
          <w:lang w:val="en-US"/>
        </w:rPr>
        <w:t xml:space="preserve"> these results strongly suggest that</w:t>
      </w:r>
      <w:r w:rsidR="000720C9" w:rsidRPr="00D53175">
        <w:rPr>
          <w:rFonts w:ascii="Arial" w:eastAsia="Palatino Linotype" w:hAnsi="Arial" w:cs="Arial"/>
          <w:color w:val="222222"/>
          <w:szCs w:val="24"/>
          <w:lang w:val="en-US"/>
        </w:rPr>
        <w:t xml:space="preserve"> the microreactor </w:t>
      </w:r>
      <w:r w:rsidR="007448D7" w:rsidRPr="00D53175">
        <w:rPr>
          <w:rFonts w:ascii="Arial" w:eastAsia="Palatino Linotype" w:hAnsi="Arial" w:cs="Arial"/>
          <w:color w:val="222222"/>
          <w:szCs w:val="24"/>
          <w:lang w:val="en-US"/>
        </w:rPr>
        <w:t xml:space="preserve">with </w:t>
      </w:r>
      <w:r w:rsidR="00A71BD0" w:rsidRPr="00D53175">
        <w:rPr>
          <w:rFonts w:ascii="Arial" w:eastAsia="Palatino Linotype" w:hAnsi="Arial" w:cs="Arial"/>
          <w:color w:val="222222"/>
          <w:szCs w:val="24"/>
          <w:lang w:val="en-US"/>
        </w:rPr>
        <w:t>the best performance in terms of</w:t>
      </w:r>
      <w:r w:rsidR="000720C9" w:rsidRPr="00D53175">
        <w:rPr>
          <w:rFonts w:ascii="Arial" w:eastAsia="Palatino Linotype" w:hAnsi="Arial" w:cs="Arial"/>
          <w:color w:val="222222"/>
          <w:szCs w:val="24"/>
          <w:lang w:val="en-US"/>
        </w:rPr>
        <w:t xml:space="preserve"> the dye removal was the two-vertical-loop </w:t>
      </w:r>
      <w:r w:rsidR="00A71BD0" w:rsidRPr="00D53175">
        <w:rPr>
          <w:rFonts w:ascii="Arial" w:eastAsia="Palatino Linotype" w:hAnsi="Arial" w:cs="Arial"/>
          <w:color w:val="222222"/>
          <w:szCs w:val="24"/>
          <w:lang w:val="en-US"/>
        </w:rPr>
        <w:t>one</w:t>
      </w:r>
      <w:r w:rsidR="000720C9" w:rsidRPr="00D53175">
        <w:rPr>
          <w:rFonts w:ascii="Arial" w:eastAsia="Palatino Linotype" w:hAnsi="Arial" w:cs="Arial"/>
          <w:color w:val="222222"/>
          <w:szCs w:val="24"/>
          <w:lang w:val="en-US"/>
        </w:rPr>
        <w:t>.</w:t>
      </w:r>
      <w:r w:rsidR="00F84EB7" w:rsidRPr="00D53175">
        <w:rPr>
          <w:rFonts w:ascii="Arial" w:hAnsi="Arial" w:cs="Arial"/>
          <w:szCs w:val="24"/>
          <w:lang w:val="en-US"/>
        </w:rPr>
        <w:t xml:space="preserve"> </w:t>
      </w:r>
      <w:r w:rsidR="009E2D5B" w:rsidRPr="00D53175">
        <w:rPr>
          <w:rFonts w:ascii="Arial" w:hAnsi="Arial" w:cs="Arial"/>
          <w:szCs w:val="24"/>
          <w:lang w:val="en-US"/>
        </w:rPr>
        <w:t>Also,</w:t>
      </w:r>
      <w:r w:rsidR="00AA744B" w:rsidRPr="00D53175">
        <w:rPr>
          <w:rFonts w:ascii="Arial" w:hAnsi="Arial" w:cs="Arial"/>
          <w:szCs w:val="24"/>
          <w:lang w:val="en-US"/>
        </w:rPr>
        <w:t xml:space="preserve"> in the case of the Lac-Magnetite treatment, t</w:t>
      </w:r>
      <w:r w:rsidR="00F84EB7" w:rsidRPr="00D53175">
        <w:rPr>
          <w:rFonts w:ascii="Arial" w:hAnsi="Arial" w:cs="Arial"/>
          <w:szCs w:val="24"/>
          <w:lang w:val="en-US"/>
        </w:rPr>
        <w:t xml:space="preserve">he overall (absorbance peak and </w:t>
      </w:r>
      <w:r w:rsidR="00AA744B" w:rsidRPr="00D53175">
        <w:rPr>
          <w:rFonts w:ascii="Arial" w:hAnsi="Arial" w:cs="Arial"/>
          <w:szCs w:val="24"/>
          <w:lang w:val="en-US"/>
        </w:rPr>
        <w:t xml:space="preserve">area under the </w:t>
      </w:r>
      <w:r w:rsidR="00F84EB7" w:rsidRPr="00D53175">
        <w:rPr>
          <w:rFonts w:ascii="Arial" w:hAnsi="Arial" w:cs="Arial"/>
          <w:szCs w:val="24"/>
          <w:lang w:val="en-US"/>
        </w:rPr>
        <w:t xml:space="preserve">absorbance </w:t>
      </w:r>
      <w:r w:rsidR="00AA744B" w:rsidRPr="00D53175">
        <w:rPr>
          <w:rFonts w:ascii="Arial" w:hAnsi="Arial" w:cs="Arial"/>
          <w:szCs w:val="24"/>
          <w:lang w:val="en-US"/>
        </w:rPr>
        <w:t>spectrum</w:t>
      </w:r>
      <w:r w:rsidR="00F84EB7" w:rsidRPr="00D53175">
        <w:rPr>
          <w:rFonts w:ascii="Arial" w:hAnsi="Arial" w:cs="Arial"/>
          <w:szCs w:val="24"/>
          <w:lang w:val="en-US"/>
        </w:rPr>
        <w:t>) removal</w:t>
      </w:r>
      <w:r w:rsidR="00961743" w:rsidRPr="00D53175">
        <w:rPr>
          <w:rFonts w:ascii="Arial" w:hAnsi="Arial" w:cs="Arial"/>
          <w:szCs w:val="24"/>
          <w:lang w:val="en-US"/>
        </w:rPr>
        <w:t xml:space="preserve"> efficiencies</w:t>
      </w:r>
      <w:r w:rsidR="00F84EB7" w:rsidRPr="00D53175">
        <w:rPr>
          <w:rFonts w:ascii="Arial" w:hAnsi="Arial" w:cs="Arial"/>
          <w:szCs w:val="24"/>
          <w:lang w:val="en-US"/>
        </w:rPr>
        <w:t xml:space="preserve"> for this microreactor </w:t>
      </w:r>
      <w:r w:rsidR="00DE03E6" w:rsidRPr="00D53175">
        <w:rPr>
          <w:rFonts w:ascii="Arial" w:hAnsi="Arial" w:cs="Arial"/>
          <w:szCs w:val="24"/>
          <w:lang w:val="en-US"/>
        </w:rPr>
        <w:t>approached 98.05%, 93.87%, and 92.74% for the</w:t>
      </w:r>
      <w:r w:rsidR="00F84EB7" w:rsidRPr="00D53175">
        <w:rPr>
          <w:rFonts w:ascii="Arial" w:hAnsi="Arial" w:cs="Arial"/>
          <w:szCs w:val="24"/>
          <w:lang w:val="en-US"/>
        </w:rPr>
        <w:t xml:space="preserve"> low, medium, and high concentration</w:t>
      </w:r>
      <w:r w:rsidR="00F61EF5" w:rsidRPr="00D53175">
        <w:rPr>
          <w:rFonts w:ascii="Arial" w:hAnsi="Arial" w:cs="Arial"/>
          <w:szCs w:val="24"/>
          <w:lang w:val="en-US"/>
        </w:rPr>
        <w:t>s</w:t>
      </w:r>
      <w:r w:rsidR="00F84EB7" w:rsidRPr="00D53175">
        <w:rPr>
          <w:rFonts w:ascii="Arial" w:hAnsi="Arial" w:cs="Arial"/>
          <w:szCs w:val="24"/>
          <w:lang w:val="en-US"/>
        </w:rPr>
        <w:t xml:space="preserve"> of</w:t>
      </w:r>
      <w:r w:rsidR="00DE03E6" w:rsidRPr="00D53175">
        <w:rPr>
          <w:rFonts w:ascii="Arial" w:hAnsi="Arial" w:cs="Arial"/>
          <w:szCs w:val="24"/>
          <w:lang w:val="en-US"/>
        </w:rPr>
        <w:t xml:space="preserve"> dye evaluated</w:t>
      </w:r>
      <w:r w:rsidR="00F84EB7" w:rsidRPr="00D53175">
        <w:rPr>
          <w:rFonts w:ascii="Arial" w:hAnsi="Arial" w:cs="Arial"/>
          <w:szCs w:val="24"/>
          <w:lang w:val="en-US"/>
        </w:rPr>
        <w:t xml:space="preserve">. </w:t>
      </w:r>
    </w:p>
    <w:p w14:paraId="11961DF8" w14:textId="15482EAC" w:rsidR="00874FA0" w:rsidRPr="00F71838" w:rsidRDefault="00874FA0" w:rsidP="00874FA0">
      <w:pPr>
        <w:keepNext/>
        <w:jc w:val="center"/>
        <w:rPr>
          <w:rFonts w:ascii="Arial" w:hAnsi="Arial" w:cs="Arial"/>
          <w:szCs w:val="24"/>
          <w:lang w:val="en-US"/>
        </w:rPr>
      </w:pPr>
    </w:p>
    <w:p w14:paraId="62A4BB47" w14:textId="2E028C56" w:rsidR="00F71838" w:rsidRPr="00F71838" w:rsidRDefault="00F71838" w:rsidP="00F71838">
      <w:pPr>
        <w:keepNext/>
        <w:jc w:val="center"/>
        <w:rPr>
          <w:rFonts w:ascii="Arial" w:eastAsia="Times New Roman" w:hAnsi="Arial" w:cs="Arial"/>
          <w:snapToGrid w:val="0"/>
          <w:color w:val="000000"/>
          <w:w w:val="0"/>
          <w:szCs w:val="24"/>
          <w:u w:color="000000"/>
          <w:bdr w:val="none" w:sz="0" w:space="0" w:color="000000"/>
          <w:shd w:val="clear" w:color="000000" w:fill="000000"/>
          <w:lang w:val="x-none" w:eastAsia="x-none" w:bidi="x-none"/>
        </w:rPr>
      </w:pPr>
      <w:r>
        <w:rPr>
          <w:noProof/>
          <w:lang w:eastAsia="es-CO"/>
        </w:rPr>
        <w:drawing>
          <wp:inline distT="0" distB="0" distL="0" distR="0" wp14:anchorId="4BBCA2DE" wp14:editId="710F1B27">
            <wp:extent cx="4781550" cy="5579881"/>
            <wp:effectExtent l="0" t="0" r="0" b="1905"/>
            <wp:docPr id="6" name="Imagen 6" descr="C:\Users\MULTINSA\AppData\Local\Microsoft\Windows\INetCache\Content.Word\F5 Removal Percentag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LTINSA\AppData\Local\Microsoft\Windows\INetCache\Content.Word\F5 Removal Percentage.t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5930" cy="5596662"/>
                    </a:xfrm>
                    <a:prstGeom prst="rect">
                      <a:avLst/>
                    </a:prstGeom>
                    <a:noFill/>
                    <a:ln>
                      <a:noFill/>
                    </a:ln>
                  </pic:spPr>
                </pic:pic>
              </a:graphicData>
            </a:graphic>
          </wp:inline>
        </w:drawing>
      </w:r>
    </w:p>
    <w:p w14:paraId="26C89B4A" w14:textId="6D60B109" w:rsidR="00CE017A" w:rsidRPr="00D53175" w:rsidRDefault="00B5096F" w:rsidP="00874FA0">
      <w:pPr>
        <w:pStyle w:val="Caption"/>
        <w:jc w:val="center"/>
        <w:rPr>
          <w:rFonts w:ascii="Arial" w:hAnsi="Arial" w:cs="Arial"/>
          <w:sz w:val="24"/>
          <w:szCs w:val="24"/>
          <w:lang w:val="en-US"/>
        </w:rPr>
      </w:pPr>
      <w:bookmarkStart w:id="128" w:name="_Ref46076051"/>
      <w:r w:rsidRPr="00D53175">
        <w:rPr>
          <w:rFonts w:ascii="Arial" w:hAnsi="Arial" w:cs="Arial"/>
          <w:b/>
          <w:sz w:val="24"/>
          <w:szCs w:val="24"/>
          <w:lang w:val="en-US"/>
        </w:rPr>
        <w:t>Figure</w:t>
      </w:r>
      <w:r w:rsidR="00874FA0" w:rsidRPr="00D53175">
        <w:rPr>
          <w:rFonts w:ascii="Arial" w:hAnsi="Arial" w:cs="Arial"/>
          <w:b/>
          <w:sz w:val="24"/>
          <w:szCs w:val="24"/>
          <w:lang w:val="en-US"/>
        </w:rPr>
        <w:t xml:space="preserve"> </w:t>
      </w:r>
      <w:r w:rsidRPr="00D53175">
        <w:rPr>
          <w:rFonts w:ascii="Arial" w:hAnsi="Arial" w:cs="Arial"/>
          <w:b/>
          <w:sz w:val="24"/>
          <w:szCs w:val="24"/>
          <w:lang w:val="en-US"/>
        </w:rPr>
        <w:fldChar w:fldCharType="begin"/>
      </w:r>
      <w:r w:rsidRPr="00D53175">
        <w:rPr>
          <w:rFonts w:ascii="Arial" w:hAnsi="Arial" w:cs="Arial"/>
          <w:b/>
          <w:sz w:val="24"/>
          <w:szCs w:val="24"/>
          <w:lang w:val="en-US"/>
        </w:rPr>
        <w:instrText xml:space="preserve"> SEQ Figure \* ARABIC </w:instrText>
      </w:r>
      <w:r w:rsidRPr="00D53175">
        <w:rPr>
          <w:rFonts w:ascii="Arial" w:hAnsi="Arial" w:cs="Arial"/>
          <w:b/>
          <w:sz w:val="24"/>
          <w:szCs w:val="24"/>
          <w:lang w:val="en-US"/>
        </w:rPr>
        <w:fldChar w:fldCharType="separate"/>
      </w:r>
      <w:r w:rsidR="00D4508B">
        <w:rPr>
          <w:rFonts w:ascii="Arial" w:hAnsi="Arial" w:cs="Arial"/>
          <w:b/>
          <w:noProof/>
          <w:sz w:val="24"/>
          <w:szCs w:val="24"/>
          <w:lang w:val="en-US"/>
        </w:rPr>
        <w:t>6</w:t>
      </w:r>
      <w:r w:rsidRPr="00D53175">
        <w:rPr>
          <w:rFonts w:ascii="Arial" w:hAnsi="Arial" w:cs="Arial"/>
          <w:b/>
          <w:sz w:val="24"/>
          <w:szCs w:val="24"/>
          <w:lang w:val="en-US"/>
        </w:rPr>
        <w:fldChar w:fldCharType="end"/>
      </w:r>
      <w:bookmarkEnd w:id="128"/>
      <w:r w:rsidR="009209F4" w:rsidRPr="00D53175">
        <w:rPr>
          <w:rFonts w:ascii="Arial" w:hAnsi="Arial" w:cs="Arial"/>
          <w:b/>
          <w:sz w:val="24"/>
          <w:szCs w:val="24"/>
          <w:lang w:val="en-US"/>
        </w:rPr>
        <w:t>.</w:t>
      </w:r>
      <w:r w:rsidR="009209F4" w:rsidRPr="00D53175">
        <w:rPr>
          <w:rFonts w:ascii="Arial" w:hAnsi="Arial" w:cs="Arial"/>
          <w:sz w:val="24"/>
          <w:szCs w:val="24"/>
          <w:lang w:val="en-US"/>
        </w:rPr>
        <w:t xml:space="preserve"> </w:t>
      </w:r>
      <w:r w:rsidR="00B47341" w:rsidRPr="00D53175">
        <w:rPr>
          <w:rFonts w:ascii="Arial" w:hAnsi="Arial" w:cs="Arial"/>
          <w:sz w:val="24"/>
          <w:szCs w:val="24"/>
          <w:lang w:val="en-US"/>
        </w:rPr>
        <w:t xml:space="preserve">Removal </w:t>
      </w:r>
      <w:r w:rsidR="009D6418" w:rsidRPr="00D53175">
        <w:rPr>
          <w:rFonts w:ascii="Arial" w:hAnsi="Arial" w:cs="Arial"/>
          <w:sz w:val="24"/>
          <w:szCs w:val="24"/>
          <w:lang w:val="en-US"/>
        </w:rPr>
        <w:t xml:space="preserve">Percentage </w:t>
      </w:r>
      <w:r w:rsidR="00B47341" w:rsidRPr="00D53175">
        <w:rPr>
          <w:rFonts w:ascii="Arial" w:hAnsi="Arial" w:cs="Arial"/>
          <w:sz w:val="24"/>
          <w:szCs w:val="24"/>
          <w:lang w:val="en-US"/>
        </w:rPr>
        <w:t>of Eriochrome Black T Dye</w:t>
      </w:r>
      <w:r w:rsidR="00457555" w:rsidRPr="00D53175">
        <w:rPr>
          <w:rFonts w:ascii="Arial" w:hAnsi="Arial" w:cs="Arial"/>
          <w:sz w:val="24"/>
          <w:szCs w:val="24"/>
          <w:lang w:val="en-US"/>
        </w:rPr>
        <w:t xml:space="preserve"> </w:t>
      </w:r>
      <w:r w:rsidR="007101CA" w:rsidRPr="00D53175">
        <w:rPr>
          <w:rFonts w:ascii="Arial" w:hAnsi="Arial" w:cs="Arial"/>
          <w:sz w:val="24"/>
          <w:szCs w:val="24"/>
          <w:lang w:val="en-US"/>
        </w:rPr>
        <w:t xml:space="preserve">for </w:t>
      </w:r>
      <w:r w:rsidR="00457555" w:rsidRPr="00D53175">
        <w:rPr>
          <w:rFonts w:ascii="Arial" w:hAnsi="Arial" w:cs="Arial"/>
          <w:sz w:val="24"/>
          <w:szCs w:val="24"/>
          <w:lang w:val="en-US"/>
        </w:rPr>
        <w:t>the three</w:t>
      </w:r>
      <w:r w:rsidR="007101CA" w:rsidRPr="00D53175">
        <w:rPr>
          <w:rFonts w:ascii="Arial" w:hAnsi="Arial" w:cs="Arial"/>
          <w:sz w:val="24"/>
          <w:szCs w:val="24"/>
          <w:lang w:val="en-US"/>
        </w:rPr>
        <w:t xml:space="preserve"> studied</w:t>
      </w:r>
      <w:r w:rsidR="00262525" w:rsidRPr="00D53175">
        <w:rPr>
          <w:rFonts w:ascii="Arial" w:hAnsi="Arial" w:cs="Arial"/>
          <w:sz w:val="24"/>
          <w:szCs w:val="24"/>
          <w:lang w:val="en-US"/>
        </w:rPr>
        <w:t xml:space="preserve"> </w:t>
      </w:r>
      <w:r w:rsidR="007101CA" w:rsidRPr="00D53175">
        <w:rPr>
          <w:rFonts w:ascii="Arial" w:hAnsi="Arial" w:cs="Arial"/>
          <w:sz w:val="24"/>
          <w:szCs w:val="24"/>
          <w:lang w:val="en-US"/>
        </w:rPr>
        <w:t xml:space="preserve">microreactor configurations </w:t>
      </w:r>
      <w:r w:rsidR="00262525" w:rsidRPr="00D53175">
        <w:rPr>
          <w:rFonts w:ascii="Arial" w:hAnsi="Arial" w:cs="Arial"/>
          <w:sz w:val="24"/>
          <w:szCs w:val="24"/>
          <w:lang w:val="en-US"/>
        </w:rPr>
        <w:t>at low</w:t>
      </w:r>
      <w:r w:rsidR="00457555" w:rsidRPr="00D53175">
        <w:rPr>
          <w:rFonts w:ascii="Arial" w:hAnsi="Arial" w:cs="Arial"/>
          <w:sz w:val="24"/>
          <w:szCs w:val="24"/>
          <w:lang w:val="en-US"/>
        </w:rPr>
        <w:t>: 5 mg/L</w:t>
      </w:r>
      <w:r w:rsidR="00262525" w:rsidRPr="00D53175">
        <w:rPr>
          <w:rFonts w:ascii="Arial" w:hAnsi="Arial" w:cs="Arial"/>
          <w:sz w:val="24"/>
          <w:szCs w:val="24"/>
          <w:lang w:val="en-US"/>
        </w:rPr>
        <w:t>, medium</w:t>
      </w:r>
      <w:r w:rsidR="00457555" w:rsidRPr="00D53175">
        <w:rPr>
          <w:rFonts w:ascii="Arial" w:hAnsi="Arial" w:cs="Arial"/>
          <w:sz w:val="24"/>
          <w:szCs w:val="24"/>
          <w:lang w:val="en-US"/>
        </w:rPr>
        <w:t>: 10 mg/L</w:t>
      </w:r>
      <w:r w:rsidR="00262525" w:rsidRPr="00D53175">
        <w:rPr>
          <w:rFonts w:ascii="Arial" w:hAnsi="Arial" w:cs="Arial"/>
          <w:sz w:val="24"/>
          <w:szCs w:val="24"/>
          <w:lang w:val="en-US"/>
        </w:rPr>
        <w:t xml:space="preserve"> and high</w:t>
      </w:r>
      <w:r w:rsidR="00457555" w:rsidRPr="00D53175">
        <w:rPr>
          <w:rFonts w:ascii="Arial" w:hAnsi="Arial" w:cs="Arial"/>
          <w:sz w:val="24"/>
          <w:szCs w:val="24"/>
          <w:lang w:val="en-US"/>
        </w:rPr>
        <w:t>: 20</w:t>
      </w:r>
      <w:r w:rsidR="00262525" w:rsidRPr="00D53175">
        <w:rPr>
          <w:rFonts w:ascii="Arial" w:hAnsi="Arial" w:cs="Arial"/>
          <w:sz w:val="24"/>
          <w:szCs w:val="24"/>
          <w:lang w:val="en-US"/>
        </w:rPr>
        <w:t xml:space="preserve"> </w:t>
      </w:r>
      <w:r w:rsidR="00457555" w:rsidRPr="00D53175">
        <w:rPr>
          <w:rFonts w:ascii="Arial" w:hAnsi="Arial" w:cs="Arial"/>
          <w:sz w:val="24"/>
          <w:szCs w:val="24"/>
          <w:lang w:val="en-US"/>
        </w:rPr>
        <w:t xml:space="preserve">mg/L </w:t>
      </w:r>
      <w:r w:rsidR="00262525" w:rsidRPr="00D53175">
        <w:rPr>
          <w:rFonts w:ascii="Arial" w:hAnsi="Arial" w:cs="Arial"/>
          <w:sz w:val="24"/>
          <w:szCs w:val="24"/>
          <w:lang w:val="en-US"/>
        </w:rPr>
        <w:t>concentrations of dy</w:t>
      </w:r>
      <w:r w:rsidR="001D676E" w:rsidRPr="00D53175">
        <w:rPr>
          <w:rFonts w:ascii="Arial" w:hAnsi="Arial" w:cs="Arial"/>
          <w:sz w:val="24"/>
          <w:szCs w:val="24"/>
          <w:lang w:val="en-US"/>
        </w:rPr>
        <w:t xml:space="preserve">e. </w:t>
      </w:r>
      <w:r w:rsidR="00950530" w:rsidRPr="00D53175">
        <w:rPr>
          <w:rFonts w:ascii="Arial" w:hAnsi="Arial" w:cs="Arial"/>
          <w:sz w:val="24"/>
          <w:szCs w:val="24"/>
          <w:lang w:val="en-US"/>
        </w:rPr>
        <w:t xml:space="preserve">A) </w:t>
      </w:r>
      <w:r w:rsidR="007023C4" w:rsidRPr="00D53175">
        <w:rPr>
          <w:rFonts w:ascii="Arial" w:hAnsi="Arial" w:cs="Arial"/>
          <w:sz w:val="24"/>
          <w:szCs w:val="24"/>
          <w:lang w:val="en-US"/>
        </w:rPr>
        <w:t>as estimated</w:t>
      </w:r>
      <w:r w:rsidR="00B47341" w:rsidRPr="00D53175">
        <w:rPr>
          <w:rFonts w:ascii="Arial" w:hAnsi="Arial" w:cs="Arial"/>
          <w:sz w:val="24"/>
          <w:szCs w:val="24"/>
          <w:lang w:val="en-US"/>
        </w:rPr>
        <w:t xml:space="preserve"> by </w:t>
      </w:r>
      <w:r w:rsidR="00DF3315" w:rsidRPr="00D53175">
        <w:rPr>
          <w:rFonts w:ascii="Arial" w:hAnsi="Arial" w:cs="Arial"/>
          <w:sz w:val="24"/>
          <w:szCs w:val="24"/>
          <w:lang w:val="en-US"/>
        </w:rPr>
        <w:t>a</w:t>
      </w:r>
      <w:r w:rsidR="00B47341" w:rsidRPr="00D53175">
        <w:rPr>
          <w:rFonts w:ascii="Arial" w:hAnsi="Arial" w:cs="Arial"/>
          <w:sz w:val="24"/>
          <w:szCs w:val="24"/>
          <w:lang w:val="en-US"/>
        </w:rPr>
        <w:t>bsorbance</w:t>
      </w:r>
      <w:r w:rsidR="003F362A" w:rsidRPr="00D53175">
        <w:rPr>
          <w:rFonts w:ascii="Arial" w:hAnsi="Arial" w:cs="Arial"/>
          <w:sz w:val="24"/>
          <w:szCs w:val="24"/>
          <w:lang w:val="en-US"/>
        </w:rPr>
        <w:t xml:space="preserve"> peak</w:t>
      </w:r>
      <w:r w:rsidR="002057AA" w:rsidRPr="00D53175">
        <w:rPr>
          <w:rFonts w:ascii="Arial" w:hAnsi="Arial" w:cs="Arial"/>
          <w:sz w:val="24"/>
          <w:szCs w:val="24"/>
          <w:lang w:val="en-US"/>
        </w:rPr>
        <w:t xml:space="preserve">. B) </w:t>
      </w:r>
      <w:r w:rsidR="007023C4" w:rsidRPr="00D53175">
        <w:rPr>
          <w:rFonts w:ascii="Arial" w:hAnsi="Arial" w:cs="Arial"/>
          <w:sz w:val="24"/>
          <w:szCs w:val="24"/>
          <w:lang w:val="en-US"/>
        </w:rPr>
        <w:t xml:space="preserve">as estimated </w:t>
      </w:r>
      <w:r w:rsidR="002057AA" w:rsidRPr="00D53175">
        <w:rPr>
          <w:rFonts w:ascii="Arial" w:hAnsi="Arial" w:cs="Arial"/>
          <w:sz w:val="24"/>
          <w:szCs w:val="24"/>
          <w:lang w:val="en-US"/>
        </w:rPr>
        <w:t xml:space="preserve">by </w:t>
      </w:r>
      <w:r w:rsidR="003F362A" w:rsidRPr="00D53175">
        <w:rPr>
          <w:rFonts w:ascii="Arial" w:hAnsi="Arial" w:cs="Arial"/>
          <w:sz w:val="24"/>
          <w:szCs w:val="24"/>
          <w:lang w:val="en-US"/>
        </w:rPr>
        <w:t xml:space="preserve">absorbance </w:t>
      </w:r>
      <w:r w:rsidR="00DF3315" w:rsidRPr="00D53175">
        <w:rPr>
          <w:rFonts w:ascii="Arial" w:hAnsi="Arial" w:cs="Arial"/>
          <w:sz w:val="24"/>
          <w:szCs w:val="24"/>
          <w:lang w:val="en-US"/>
        </w:rPr>
        <w:t>a</w:t>
      </w:r>
      <w:r w:rsidR="002057AA" w:rsidRPr="00D53175">
        <w:rPr>
          <w:rFonts w:ascii="Arial" w:hAnsi="Arial" w:cs="Arial"/>
          <w:sz w:val="24"/>
          <w:szCs w:val="24"/>
          <w:lang w:val="en-US"/>
        </w:rPr>
        <w:t>rea</w:t>
      </w:r>
      <w:r w:rsidR="007101CA" w:rsidRPr="00D53175">
        <w:rPr>
          <w:rFonts w:ascii="Arial" w:hAnsi="Arial" w:cs="Arial"/>
          <w:sz w:val="24"/>
          <w:szCs w:val="24"/>
          <w:lang w:val="en-US"/>
        </w:rPr>
        <w:t>.</w:t>
      </w:r>
      <w:r w:rsidR="00516DF9" w:rsidRPr="00D53175">
        <w:rPr>
          <w:rFonts w:ascii="Arial" w:hAnsi="Arial" w:cs="Arial"/>
          <w:sz w:val="24"/>
          <w:szCs w:val="24"/>
          <w:lang w:val="en-US"/>
        </w:rPr>
        <w:t xml:space="preserve"> Maximum and minimum errors</w:t>
      </w:r>
      <w:r w:rsidR="00CB478B" w:rsidRPr="00D53175">
        <w:rPr>
          <w:rFonts w:ascii="Arial" w:hAnsi="Arial" w:cs="Arial"/>
          <w:sz w:val="24"/>
          <w:szCs w:val="24"/>
          <w:lang w:val="en-US"/>
        </w:rPr>
        <w:t xml:space="preserve"> </w:t>
      </w:r>
      <w:r w:rsidR="00516DF9" w:rsidRPr="00D53175">
        <w:rPr>
          <w:rFonts w:ascii="Arial" w:hAnsi="Arial" w:cs="Arial"/>
          <w:sz w:val="24"/>
          <w:szCs w:val="24"/>
          <w:lang w:val="en-US"/>
        </w:rPr>
        <w:t xml:space="preserve">are indicated </w:t>
      </w:r>
      <w:r w:rsidR="00CB478B" w:rsidRPr="00D53175">
        <w:rPr>
          <w:rFonts w:ascii="Arial" w:hAnsi="Arial" w:cs="Arial"/>
          <w:sz w:val="24"/>
          <w:szCs w:val="24"/>
          <w:lang w:val="en-US"/>
        </w:rPr>
        <w:t>with</w:t>
      </w:r>
      <w:r w:rsidR="00516DF9" w:rsidRPr="00D53175">
        <w:rPr>
          <w:rFonts w:ascii="Arial" w:hAnsi="Arial" w:cs="Arial"/>
          <w:sz w:val="24"/>
          <w:szCs w:val="24"/>
          <w:lang w:val="en-US"/>
        </w:rPr>
        <w:t xml:space="preserve"> the error bars.</w:t>
      </w:r>
      <w:r w:rsidR="00AF26B5" w:rsidRPr="00D53175">
        <w:rPr>
          <w:rFonts w:ascii="Arial" w:hAnsi="Arial" w:cs="Arial"/>
          <w:sz w:val="24"/>
          <w:szCs w:val="24"/>
          <w:lang w:val="en-US"/>
        </w:rPr>
        <w:t xml:space="preserve"> Percentage of oxidized Phenol in Artificial Wastewater for the two-vertical-loop microreactor at, </w:t>
      </w:r>
      <w:commentRangeStart w:id="129"/>
      <w:r w:rsidR="00AF26B5" w:rsidRPr="00D53175">
        <w:rPr>
          <w:rFonts w:ascii="Arial" w:hAnsi="Arial" w:cs="Arial"/>
          <w:sz w:val="24"/>
          <w:szCs w:val="24"/>
          <w:lang w:val="en-US"/>
        </w:rPr>
        <w:t xml:space="preserve">medium and high concentrations </w:t>
      </w:r>
      <w:commentRangeEnd w:id="129"/>
      <w:r w:rsidR="00534F38">
        <w:rPr>
          <w:rStyle w:val="CommentReference"/>
          <w:i w:val="0"/>
          <w:iCs w:val="0"/>
        </w:rPr>
        <w:commentReference w:id="129"/>
      </w:r>
      <w:r w:rsidR="00AF26B5" w:rsidRPr="00D53175">
        <w:rPr>
          <w:rFonts w:ascii="Arial" w:hAnsi="Arial" w:cs="Arial"/>
          <w:sz w:val="24"/>
          <w:szCs w:val="24"/>
          <w:lang w:val="en-US"/>
        </w:rPr>
        <w:t>of phenol. C) as estimated by absorbance peak. D) as estimated by absorbance area. Maximum and minimum errors are indicated with the error bars.</w:t>
      </w:r>
    </w:p>
    <w:p w14:paraId="22F85344" w14:textId="1545B916" w:rsidR="005F1003" w:rsidRPr="00D53175" w:rsidRDefault="008063C4" w:rsidP="007F7C1F">
      <w:pPr>
        <w:pStyle w:val="Heading3"/>
        <w:numPr>
          <w:ilvl w:val="2"/>
          <w:numId w:val="24"/>
        </w:numPr>
        <w:rPr>
          <w:rFonts w:ascii="Arial" w:hAnsi="Arial" w:cs="Arial"/>
          <w:lang w:val="en-US"/>
        </w:rPr>
      </w:pPr>
      <w:bookmarkStart w:id="130" w:name="_Toc58721036"/>
      <w:r w:rsidRPr="00D53175">
        <w:rPr>
          <w:rFonts w:ascii="Arial" w:hAnsi="Arial" w:cs="Arial"/>
          <w:lang w:val="en-US"/>
        </w:rPr>
        <w:t>Experimental tests for</w:t>
      </w:r>
      <w:r w:rsidR="00662EED" w:rsidRPr="00D53175">
        <w:rPr>
          <w:rFonts w:ascii="Arial" w:hAnsi="Arial" w:cs="Arial"/>
          <w:lang w:val="en-US"/>
        </w:rPr>
        <w:t xml:space="preserve"> </w:t>
      </w:r>
      <w:r w:rsidR="007101CA" w:rsidRPr="00D53175">
        <w:rPr>
          <w:rFonts w:ascii="Arial" w:hAnsi="Arial" w:cs="Arial"/>
          <w:lang w:val="en-US"/>
        </w:rPr>
        <w:t xml:space="preserve">biodegradation of phenol in </w:t>
      </w:r>
      <w:r w:rsidR="00E376DE" w:rsidRPr="00D53175">
        <w:rPr>
          <w:rFonts w:ascii="Arial" w:hAnsi="Arial" w:cs="Arial"/>
          <w:lang w:val="en-US"/>
        </w:rPr>
        <w:t>artificial wastewater</w:t>
      </w:r>
      <w:bookmarkEnd w:id="130"/>
    </w:p>
    <w:p w14:paraId="61F8B59F" w14:textId="268F70C2" w:rsidR="005F21D4" w:rsidRPr="00D53175" w:rsidRDefault="007448D7" w:rsidP="0060477A">
      <w:pPr>
        <w:spacing w:after="0"/>
        <w:jc w:val="both"/>
        <w:rPr>
          <w:rFonts w:ascii="Arial" w:hAnsi="Arial" w:cs="Arial"/>
          <w:szCs w:val="24"/>
          <w:lang w:val="en-US"/>
        </w:rPr>
      </w:pPr>
      <w:r w:rsidRPr="00D53175">
        <w:rPr>
          <w:rFonts w:ascii="Arial" w:hAnsi="Arial" w:cs="Arial"/>
          <w:szCs w:val="24"/>
          <w:lang w:val="en-US"/>
        </w:rPr>
        <w:t xml:space="preserve">Due to the </w:t>
      </w:r>
      <w:ins w:id="131" w:author="Juan Carlos Cruz Jimenez" w:date="2021-05-23T21:38:00Z">
        <w:r w:rsidR="00534F38">
          <w:rPr>
            <w:rFonts w:ascii="Arial" w:hAnsi="Arial" w:cs="Arial"/>
            <w:szCs w:val="24"/>
            <w:lang w:val="en-US"/>
          </w:rPr>
          <w:t xml:space="preserve">high </w:t>
        </w:r>
      </w:ins>
      <w:r w:rsidRPr="00D53175">
        <w:rPr>
          <w:rFonts w:ascii="Arial" w:hAnsi="Arial" w:cs="Arial"/>
          <w:szCs w:val="24"/>
          <w:lang w:val="en-US"/>
        </w:rPr>
        <w:t>performance of the two-vertical-loop microreactor, we conducted</w:t>
      </w:r>
      <w:r w:rsidR="00274A96" w:rsidRPr="00D53175">
        <w:rPr>
          <w:rFonts w:ascii="Arial" w:hAnsi="Arial" w:cs="Arial"/>
          <w:szCs w:val="24"/>
          <w:lang w:val="en-US"/>
        </w:rPr>
        <w:t xml:space="preserve"> biodegradation</w:t>
      </w:r>
      <w:r w:rsidRPr="00D53175">
        <w:rPr>
          <w:rFonts w:ascii="Arial" w:hAnsi="Arial" w:cs="Arial"/>
          <w:szCs w:val="24"/>
          <w:lang w:val="en-US"/>
        </w:rPr>
        <w:t xml:space="preserve"> test</w:t>
      </w:r>
      <w:r w:rsidR="00C2466A" w:rsidRPr="00D53175">
        <w:rPr>
          <w:rFonts w:ascii="Arial" w:hAnsi="Arial" w:cs="Arial"/>
          <w:szCs w:val="24"/>
          <w:lang w:val="en-US"/>
        </w:rPr>
        <w:t>s</w:t>
      </w:r>
      <w:r w:rsidR="00274A96" w:rsidRPr="00D53175">
        <w:rPr>
          <w:rFonts w:ascii="Arial" w:hAnsi="Arial" w:cs="Arial"/>
          <w:szCs w:val="24"/>
          <w:lang w:val="en-US"/>
        </w:rPr>
        <w:t xml:space="preserve"> </w:t>
      </w:r>
      <w:r w:rsidRPr="00D53175">
        <w:rPr>
          <w:rFonts w:ascii="Arial" w:hAnsi="Arial" w:cs="Arial"/>
          <w:szCs w:val="24"/>
          <w:lang w:val="en-US"/>
        </w:rPr>
        <w:t xml:space="preserve">for </w:t>
      </w:r>
      <w:r w:rsidR="00274A96" w:rsidRPr="00D53175">
        <w:rPr>
          <w:rFonts w:ascii="Arial" w:hAnsi="Arial" w:cs="Arial"/>
          <w:szCs w:val="24"/>
          <w:lang w:val="en-US"/>
        </w:rPr>
        <w:t xml:space="preserve">the </w:t>
      </w:r>
      <w:r w:rsidR="00C2466A" w:rsidRPr="00D53175">
        <w:rPr>
          <w:rFonts w:ascii="Arial" w:hAnsi="Arial" w:cs="Arial"/>
          <w:szCs w:val="24"/>
          <w:lang w:val="en-US"/>
        </w:rPr>
        <w:t xml:space="preserve">biodegradation of the </w:t>
      </w:r>
      <w:r w:rsidR="00274A96" w:rsidRPr="00D53175">
        <w:rPr>
          <w:rFonts w:ascii="Arial" w:hAnsi="Arial" w:cs="Arial"/>
          <w:szCs w:val="24"/>
          <w:lang w:val="en-US"/>
        </w:rPr>
        <w:t>phenol present in</w:t>
      </w:r>
      <w:r w:rsidR="00CA3A48" w:rsidRPr="00D53175">
        <w:rPr>
          <w:rFonts w:ascii="Arial" w:hAnsi="Arial" w:cs="Arial"/>
          <w:szCs w:val="24"/>
          <w:lang w:val="en-US"/>
        </w:rPr>
        <w:t xml:space="preserve"> the</w:t>
      </w:r>
      <w:r w:rsidR="00274A96" w:rsidRPr="00D53175">
        <w:rPr>
          <w:rFonts w:ascii="Arial" w:hAnsi="Arial" w:cs="Arial"/>
          <w:szCs w:val="24"/>
          <w:lang w:val="en-US"/>
        </w:rPr>
        <w:t xml:space="preserve"> artificial wastewater</w:t>
      </w:r>
      <w:r w:rsidRPr="00D53175">
        <w:rPr>
          <w:rFonts w:ascii="Arial" w:hAnsi="Arial" w:cs="Arial"/>
          <w:szCs w:val="24"/>
          <w:lang w:val="en-US"/>
        </w:rPr>
        <w:t xml:space="preserve">. During enzymatic catalysis, the laccase molecules oxidize </w:t>
      </w:r>
      <w:r w:rsidR="00306C4C" w:rsidRPr="00D53175">
        <w:rPr>
          <w:rFonts w:ascii="Arial" w:hAnsi="Arial" w:cs="Arial"/>
          <w:szCs w:val="24"/>
          <w:lang w:val="en-US"/>
        </w:rPr>
        <w:t>phenol</w:t>
      </w:r>
      <w:r w:rsidRPr="00D53175">
        <w:rPr>
          <w:rFonts w:ascii="Arial" w:hAnsi="Arial" w:cs="Arial"/>
          <w:szCs w:val="24"/>
          <w:lang w:val="en-US"/>
        </w:rPr>
        <w:t xml:space="preserve"> </w:t>
      </w:r>
      <w:r w:rsidRPr="00D53175">
        <w:rPr>
          <w:rFonts w:ascii="Arial" w:hAnsi="Arial" w:cs="Arial"/>
          <w:szCs w:val="24"/>
          <w:lang w:val="en-US"/>
        </w:rPr>
        <w:lastRenderedPageBreak/>
        <w:t>molecules</w:t>
      </w:r>
      <w:r w:rsidR="00306C4C" w:rsidRPr="00D53175">
        <w:rPr>
          <w:rFonts w:ascii="Arial" w:hAnsi="Arial" w:cs="Arial"/>
          <w:szCs w:val="24"/>
          <w:lang w:val="en-US"/>
        </w:rPr>
        <w:t xml:space="preserve"> </w:t>
      </w:r>
      <w:r w:rsidR="002D08C1" w:rsidRPr="00D53175">
        <w:rPr>
          <w:rFonts w:ascii="Arial" w:hAnsi="Arial" w:cs="Arial"/>
          <w:szCs w:val="24"/>
          <w:lang w:val="en-US"/>
        </w:rPr>
        <w:t>to form free radical</w:t>
      </w:r>
      <w:r w:rsidRPr="00D53175">
        <w:rPr>
          <w:rFonts w:ascii="Arial" w:hAnsi="Arial" w:cs="Arial"/>
          <w:szCs w:val="24"/>
          <w:lang w:val="en-US"/>
        </w:rPr>
        <w:t>s</w:t>
      </w:r>
      <w:r w:rsidR="00B721A2" w:rsidRPr="00D53175">
        <w:rPr>
          <w:rFonts w:ascii="Arial" w:hAnsi="Arial" w:cs="Arial"/>
          <w:szCs w:val="24"/>
          <w:lang w:val="en-US"/>
        </w:rPr>
        <w:t>,</w:t>
      </w:r>
      <w:r w:rsidRPr="00D53175">
        <w:rPr>
          <w:rFonts w:ascii="Arial" w:hAnsi="Arial" w:cs="Arial"/>
          <w:szCs w:val="24"/>
          <w:lang w:val="en-US"/>
        </w:rPr>
        <w:t xml:space="preserve"> which is followed by </w:t>
      </w:r>
      <w:r w:rsidR="00CB478B" w:rsidRPr="00D53175">
        <w:rPr>
          <w:rFonts w:ascii="Arial" w:hAnsi="Arial" w:cs="Arial"/>
          <w:szCs w:val="24"/>
          <w:lang w:val="en-US"/>
        </w:rPr>
        <w:t xml:space="preserve">their </w:t>
      </w:r>
      <w:r w:rsidR="00306C4C" w:rsidRPr="00D53175">
        <w:rPr>
          <w:rFonts w:ascii="Arial" w:hAnsi="Arial" w:cs="Arial"/>
          <w:szCs w:val="24"/>
          <w:lang w:val="en-US"/>
        </w:rPr>
        <w:t>decarboxylat</w:t>
      </w:r>
      <w:r w:rsidRPr="00D53175">
        <w:rPr>
          <w:rFonts w:ascii="Arial" w:hAnsi="Arial" w:cs="Arial"/>
          <w:szCs w:val="24"/>
          <w:lang w:val="en-US"/>
        </w:rPr>
        <w:t>ion</w:t>
      </w:r>
      <w:r w:rsidR="00306C4C" w:rsidRPr="00D53175">
        <w:rPr>
          <w:rFonts w:ascii="Arial" w:hAnsi="Arial" w:cs="Arial"/>
          <w:szCs w:val="24"/>
          <w:lang w:val="en-US"/>
        </w:rPr>
        <w:t xml:space="preserve"> and </w:t>
      </w:r>
      <w:r w:rsidR="00594257" w:rsidRPr="00D53175">
        <w:rPr>
          <w:rFonts w:ascii="Arial" w:hAnsi="Arial" w:cs="Arial"/>
          <w:szCs w:val="24"/>
          <w:lang w:val="en-US"/>
        </w:rPr>
        <w:t>demethylat</w:t>
      </w:r>
      <w:r w:rsidRPr="00D53175">
        <w:rPr>
          <w:rFonts w:ascii="Arial" w:hAnsi="Arial" w:cs="Arial"/>
          <w:szCs w:val="24"/>
          <w:lang w:val="en-US"/>
        </w:rPr>
        <w:t>ion</w:t>
      </w:r>
      <w:ins w:id="132" w:author="Juan Carlos Cruz Jimenez" w:date="2021-05-23T21:38:00Z">
        <w:r w:rsidR="007A2C38">
          <w:rPr>
            <w:rFonts w:ascii="Arial" w:hAnsi="Arial" w:cs="Arial"/>
            <w:szCs w:val="24"/>
            <w:lang w:val="en-US"/>
          </w:rPr>
          <w:t xml:space="preserve"> </w:t>
        </w:r>
      </w:ins>
      <w:r w:rsidR="00306C4C" w:rsidRPr="00D53175">
        <w:rPr>
          <w:rFonts w:ascii="Arial" w:hAnsi="Arial" w:cs="Arial"/>
          <w:szCs w:val="24"/>
          <w:lang w:val="en-US"/>
        </w:rPr>
        <w:fldChar w:fldCharType="begin" w:fldLock="1"/>
      </w:r>
      <w:r w:rsidR="00154822" w:rsidRPr="00D53175">
        <w:rPr>
          <w:rFonts w:ascii="Arial" w:hAnsi="Arial" w:cs="Arial"/>
          <w:szCs w:val="24"/>
          <w:lang w:val="en-US"/>
        </w:rPr>
        <w:instrText>ADDIN CSL_CITATION {"citationItems":[{"id":"ITEM-1","itemData":{"ISSN":"10567194","abstract":"Solid-state fermentation (SSF) processes involve the growth of microorganisms (typically fungi) on a solid material in the absence or near absence of free-flowing water. The wide range of solid materials used in SSF can be classified into two great categories: inert (synthetic materials) and non-inert (organic materials). The former only acts as an attachment place for the fungus, whereas the latter also functions as a source of nutrients, due to which it is called support-substrate. Utilisation of agro-industrial residues as support-substrates in SSF processes provides an alternative avenue and value-addition to these otherwise under-or non-utilised residues. SSF processes have shown to be particularly suitable for the production of enzymes by filamentous fungi, since they reproduce the natural living conditions of such fungi. In the present chapter the production of laccase enzyme by white-rot fungi under SSF is described.","author":[{"dropping-particle":"","family":"Toca-Herrera","given":"José Luis","non-dropping-particle":"","parse-names":false,"suffix":""},{"dropping-particle":"","family":"Osma","given":"Johann F.","non-dropping-particle":"","parse-names":false,"suffix":""},{"dropping-particle":"","family":"Rodriguez-Couto","given":"Susana","non-dropping-particle":"","parse-names":false,"suffix":""}],"container-title":"Communicating Current Research and Educational Topics and Trends in Applied Microbiology","editor":[{"dropping-particle":"","family":"Mendez-Vilas","given":"A.","non-dropping-particle":"","parse-names":false,"suffix":""}],"id":"ITEM-1","issued":{"date-parts":[["2007"]]},"page":"391-400","title":"Solid-state fermentation for laccase production","type":"chapter","volume":"10"},"uris":["http://www.mendeley.com/documents/?uuid=dfd9ba8b-1aeb-4a1c-9ddd-216a882059a0"]}],"mendeley":{"formattedCitation":"[25]","plainTextFormattedCitation":"[25]","previouslyFormattedCitation":"[25]"},"properties":{"noteIndex":0},"schema":"https://github.com/citation-style-language/schema/raw/master/csl-citation.json"}</w:instrText>
      </w:r>
      <w:r w:rsidR="00306C4C" w:rsidRPr="00D53175">
        <w:rPr>
          <w:rFonts w:ascii="Arial" w:hAnsi="Arial" w:cs="Arial"/>
          <w:szCs w:val="24"/>
          <w:lang w:val="en-US"/>
        </w:rPr>
        <w:fldChar w:fldCharType="separate"/>
      </w:r>
      <w:r w:rsidR="00306C4C" w:rsidRPr="00D53175">
        <w:rPr>
          <w:rFonts w:ascii="Arial" w:hAnsi="Arial" w:cs="Arial"/>
          <w:noProof/>
          <w:szCs w:val="24"/>
          <w:lang w:val="en-US"/>
        </w:rPr>
        <w:t>[25]</w:t>
      </w:r>
      <w:r w:rsidR="00306C4C" w:rsidRPr="00D53175">
        <w:rPr>
          <w:rFonts w:ascii="Arial" w:hAnsi="Arial" w:cs="Arial"/>
          <w:szCs w:val="24"/>
          <w:lang w:val="en-US"/>
        </w:rPr>
        <w:fldChar w:fldCharType="end"/>
      </w:r>
      <w:r w:rsidR="00306C4C"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{"citationItems":[{"id":"ITEM-1","itemData":{"DOI":"10.4061/2011/805187","ISSN":"20900406","abstract":"A large number of enzymes from bacteria, fungi, and plants have been reported to be involved in the biodegradation of toxic organic pollutants. Bioremediation is a cost effective and nature friendly biotechnology that is powered by microbial enzymes. The research activity in this area would contribute towards developing advanced bioprocess technology to reduce the toxicity of the pollutants and also to obtain novel useful substances. The information on the mechanisms of bioremediation-related enzymes such as oxido-reductases and hydrolases have been extensively studied. This review attempts to provide descriptive information on the enzymes from various microorganisms involved in the biodegradation of wide range of pollutants, applications, and suggestions required to overcome the limitations of their efficient use. © 2011 Chandrakant S. Karigar and Shwetha S. Rao.","author":[{"dropping-particle":"","family":"Karigar","given":"Chandrakant S.","non-dropping-particle":"","parse-names":false,"suffix":""},{"dropping-particle":"","family":"Rao","given":"Shwetha S.","non-dropping-particle":"","parse-names":false,"suffix":""}],"container-title":"Enzyme Research","id":"ITEM-1","issue":"1","issued":{"date-parts":[["2011"]]},"title":"Role of microbial enzymes in the bioremediation of pollutants: A review","type":"article-journal","volume":"2011"},"uris":["http://www.mendeley.com/documents/?uuid=30550b6a-63d1-47ba-85a1-d27ca791774b"]}],"mendeley":{"formattedCitation":"[44]","plainTextFormattedCitation":"[44]","previouslyFormattedCitation":"[43]"},"properties":{"noteIndex":0},"schema":"https://github.com/citation-style-language/schema/raw/master/csl-citation.json"}</w:instrText>
      </w:r>
      <w:r w:rsidR="00306C4C" w:rsidRPr="00D53175">
        <w:rPr>
          <w:rFonts w:ascii="Arial" w:hAnsi="Arial" w:cs="Arial"/>
          <w:szCs w:val="24"/>
          <w:lang w:val="en-US"/>
        </w:rPr>
        <w:fldChar w:fldCharType="separate"/>
      </w:r>
      <w:r w:rsidR="005639F6" w:rsidRPr="00D53175">
        <w:rPr>
          <w:rFonts w:ascii="Arial" w:hAnsi="Arial" w:cs="Arial"/>
          <w:noProof/>
          <w:szCs w:val="24"/>
          <w:lang w:val="en-US"/>
        </w:rPr>
        <w:t>[44]</w:t>
      </w:r>
      <w:r w:rsidR="00306C4C" w:rsidRPr="00D53175">
        <w:rPr>
          <w:rFonts w:ascii="Arial" w:hAnsi="Arial" w:cs="Arial"/>
          <w:szCs w:val="24"/>
          <w:lang w:val="en-US"/>
        </w:rPr>
        <w:fldChar w:fldCharType="end"/>
      </w:r>
      <w:r w:rsidR="00306C4C" w:rsidRPr="00D53175">
        <w:rPr>
          <w:rFonts w:ascii="Arial" w:hAnsi="Arial" w:cs="Arial"/>
          <w:szCs w:val="24"/>
          <w:lang w:val="en-US"/>
        </w:rPr>
        <w:t>.</w:t>
      </w:r>
    </w:p>
    <w:p w14:paraId="01FCCE3A" w14:textId="1EA90C60" w:rsidR="005F21D4" w:rsidRPr="00D53175" w:rsidRDefault="005F21D4" w:rsidP="0060477A">
      <w:pPr>
        <w:spacing w:after="0"/>
        <w:jc w:val="both"/>
        <w:rPr>
          <w:rFonts w:ascii="Arial" w:hAnsi="Arial" w:cs="Arial"/>
          <w:szCs w:val="24"/>
          <w:highlight w:val="yellow"/>
          <w:lang w:val="en-US"/>
        </w:rPr>
      </w:pPr>
    </w:p>
    <w:p w14:paraId="76792741" w14:textId="624660AF" w:rsidR="00363489" w:rsidRPr="00D53175" w:rsidRDefault="00AF26B5" w:rsidP="005F21D4">
      <w:pPr>
        <w:jc w:val="both"/>
        <w:rPr>
          <w:rFonts w:ascii="Arial" w:hAnsi="Arial" w:cs="Arial"/>
          <w:szCs w:val="24"/>
          <w:lang w:val="en-US"/>
        </w:rPr>
      </w:pPr>
      <w:r w:rsidRPr="00D53175">
        <w:rPr>
          <w:rFonts w:ascii="Arial" w:hAnsi="Arial" w:cs="Arial"/>
          <w:szCs w:val="24"/>
          <w:lang w:val="en-US"/>
        </w:rPr>
        <w:fldChar w:fldCharType="begin"/>
      </w:r>
      <w:r w:rsidRPr="00D53175">
        <w:rPr>
          <w:rFonts w:ascii="Arial" w:hAnsi="Arial" w:cs="Arial"/>
          <w:szCs w:val="24"/>
          <w:lang w:val="en-US"/>
        </w:rPr>
        <w:instrText xml:space="preserve"> REF _Ref46076051 \h </w:instrText>
      </w:r>
      <w:r w:rsidR="00D53175" w:rsidRPr="00D53175">
        <w:rPr>
          <w:rFonts w:ascii="Arial" w:hAnsi="Arial" w:cs="Arial"/>
          <w:szCs w:val="24"/>
          <w:lang w:val="en-US"/>
        </w:rPr>
        <w:instrText xml:space="preserve"> \* MERGEFORMAT </w:instrText>
      </w:r>
      <w:r w:rsidRPr="00D53175">
        <w:rPr>
          <w:rFonts w:ascii="Arial" w:hAnsi="Arial" w:cs="Arial"/>
          <w:szCs w:val="24"/>
          <w:lang w:val="en-US"/>
        </w:rPr>
      </w:r>
      <w:r w:rsidRPr="00D53175">
        <w:rPr>
          <w:rFonts w:ascii="Arial" w:hAnsi="Arial" w:cs="Arial"/>
          <w:szCs w:val="24"/>
          <w:lang w:val="en-US"/>
        </w:rPr>
        <w:fldChar w:fldCharType="separate"/>
      </w:r>
      <w:r w:rsidR="00D4508B" w:rsidRPr="00D53175">
        <w:rPr>
          <w:rFonts w:ascii="Arial" w:hAnsi="Arial" w:cs="Arial"/>
          <w:b/>
          <w:szCs w:val="24"/>
          <w:lang w:val="en-US"/>
        </w:rPr>
        <w:t xml:space="preserve">Figure </w:t>
      </w:r>
      <w:r w:rsidR="00D4508B">
        <w:rPr>
          <w:rFonts w:ascii="Arial" w:hAnsi="Arial" w:cs="Arial"/>
          <w:b/>
          <w:noProof/>
          <w:szCs w:val="24"/>
          <w:lang w:val="en-US"/>
        </w:rPr>
        <w:t>6</w:t>
      </w:r>
      <w:r w:rsidRPr="00D53175">
        <w:rPr>
          <w:rFonts w:ascii="Arial" w:hAnsi="Arial" w:cs="Arial"/>
          <w:szCs w:val="24"/>
          <w:lang w:val="en-US"/>
        </w:rPr>
        <w:fldChar w:fldCharType="end"/>
      </w:r>
      <w:r w:rsidRPr="00D53175">
        <w:rPr>
          <w:rFonts w:ascii="Arial" w:hAnsi="Arial" w:cs="Arial"/>
          <w:szCs w:val="24"/>
          <w:lang w:val="en-US"/>
        </w:rPr>
        <w:t xml:space="preserve"> </w:t>
      </w:r>
      <w:r w:rsidR="00274A96" w:rsidRPr="00D53175">
        <w:rPr>
          <w:rFonts w:ascii="Arial" w:hAnsi="Arial" w:cs="Arial"/>
          <w:szCs w:val="24"/>
          <w:lang w:val="en-US"/>
        </w:rPr>
        <w:t xml:space="preserve">shows the average </w:t>
      </w:r>
      <w:r w:rsidR="00E7688A" w:rsidRPr="00D53175">
        <w:rPr>
          <w:rFonts w:ascii="Arial" w:hAnsi="Arial" w:cs="Arial"/>
          <w:szCs w:val="24"/>
          <w:lang w:val="en-US"/>
        </w:rPr>
        <w:t xml:space="preserve">percentage of </w:t>
      </w:r>
      <w:r w:rsidR="00274A96" w:rsidRPr="00D53175">
        <w:rPr>
          <w:rFonts w:ascii="Arial" w:hAnsi="Arial" w:cs="Arial"/>
          <w:szCs w:val="24"/>
          <w:lang w:val="en-US"/>
        </w:rPr>
        <w:t xml:space="preserve">oxidized phenol </w:t>
      </w:r>
      <w:r w:rsidR="00B721A2" w:rsidRPr="00D53175">
        <w:rPr>
          <w:rFonts w:ascii="Arial" w:hAnsi="Arial" w:cs="Arial"/>
          <w:szCs w:val="24"/>
          <w:lang w:val="en-US"/>
        </w:rPr>
        <w:t xml:space="preserve">for </w:t>
      </w:r>
      <w:r w:rsidR="00274A96" w:rsidRPr="00D53175">
        <w:rPr>
          <w:rFonts w:ascii="Arial" w:hAnsi="Arial" w:cs="Arial"/>
          <w:szCs w:val="24"/>
          <w:lang w:val="en-US"/>
        </w:rPr>
        <w:t xml:space="preserve">both types of analysis </w:t>
      </w:r>
      <w:r w:rsidR="00E7688A" w:rsidRPr="00D53175">
        <w:rPr>
          <w:rFonts w:ascii="Arial" w:hAnsi="Arial" w:cs="Arial"/>
          <w:szCs w:val="24"/>
          <w:lang w:val="en-US"/>
        </w:rPr>
        <w:t xml:space="preserve">(i.e., </w:t>
      </w:r>
      <w:r w:rsidR="00274A96" w:rsidRPr="00D53175">
        <w:rPr>
          <w:rFonts w:ascii="Arial" w:hAnsi="Arial" w:cs="Arial"/>
          <w:szCs w:val="24"/>
          <w:lang w:val="en-US"/>
        </w:rPr>
        <w:t xml:space="preserve">absorbance peak and area </w:t>
      </w:r>
      <w:r w:rsidR="00E7688A" w:rsidRPr="00D53175">
        <w:rPr>
          <w:rFonts w:ascii="Arial" w:hAnsi="Arial" w:cs="Arial"/>
          <w:szCs w:val="24"/>
          <w:lang w:val="en-US"/>
        </w:rPr>
        <w:t>under the absorbance</w:t>
      </w:r>
      <w:r w:rsidR="00274A96" w:rsidRPr="00D53175">
        <w:rPr>
          <w:rFonts w:ascii="Arial" w:hAnsi="Arial" w:cs="Arial"/>
          <w:szCs w:val="24"/>
          <w:lang w:val="en-US"/>
        </w:rPr>
        <w:t xml:space="preserve"> spectrum</w:t>
      </w:r>
      <w:r w:rsidR="00E7688A" w:rsidRPr="00D53175">
        <w:rPr>
          <w:rFonts w:ascii="Arial" w:hAnsi="Arial" w:cs="Arial"/>
          <w:szCs w:val="24"/>
          <w:lang w:val="en-US"/>
        </w:rPr>
        <w:t>)</w:t>
      </w:r>
      <w:r w:rsidR="00274A96" w:rsidRPr="00D53175">
        <w:rPr>
          <w:rFonts w:ascii="Arial" w:hAnsi="Arial" w:cs="Arial"/>
          <w:szCs w:val="24"/>
          <w:lang w:val="en-US"/>
        </w:rPr>
        <w:t xml:space="preserve"> </w:t>
      </w:r>
      <w:r w:rsidR="00C16A30" w:rsidRPr="00D53175">
        <w:rPr>
          <w:rFonts w:ascii="Arial" w:hAnsi="Arial" w:cs="Arial"/>
          <w:szCs w:val="24"/>
          <w:lang w:val="en-US"/>
        </w:rPr>
        <w:t xml:space="preserve">and </w:t>
      </w:r>
      <w:r w:rsidR="00274A96" w:rsidRPr="00D53175">
        <w:rPr>
          <w:rFonts w:ascii="Arial" w:hAnsi="Arial" w:cs="Arial"/>
          <w:szCs w:val="24"/>
          <w:lang w:val="en-US"/>
        </w:rPr>
        <w:t xml:space="preserve">for each treatment and concentration evaluated. </w:t>
      </w:r>
      <w:r w:rsidR="00C16A30" w:rsidRPr="00D53175">
        <w:rPr>
          <w:rFonts w:ascii="Arial" w:hAnsi="Arial" w:cs="Arial"/>
          <w:szCs w:val="24"/>
          <w:lang w:val="en-US"/>
        </w:rPr>
        <w:t>T</w:t>
      </w:r>
      <w:r w:rsidR="00697FFE" w:rsidRPr="00D53175">
        <w:rPr>
          <w:rFonts w:ascii="Arial" w:hAnsi="Arial" w:cs="Arial"/>
          <w:szCs w:val="24"/>
          <w:lang w:val="en-US"/>
        </w:rPr>
        <w:t xml:space="preserve">he </w:t>
      </w:r>
      <w:r w:rsidR="00C16A30" w:rsidRPr="00D53175">
        <w:rPr>
          <w:rFonts w:ascii="Arial" w:hAnsi="Arial" w:cs="Arial"/>
          <w:szCs w:val="24"/>
          <w:lang w:val="en-US"/>
        </w:rPr>
        <w:t xml:space="preserve">negative percentages observed </w:t>
      </w:r>
      <w:r w:rsidR="00697FFE" w:rsidRPr="00D53175">
        <w:rPr>
          <w:rFonts w:ascii="Arial" w:hAnsi="Arial" w:cs="Arial"/>
          <w:szCs w:val="24"/>
          <w:lang w:val="en-US"/>
        </w:rPr>
        <w:t xml:space="preserve">in the absence </w:t>
      </w:r>
      <w:r w:rsidR="00A072C3" w:rsidRPr="00D53175">
        <w:rPr>
          <w:rFonts w:ascii="Arial" w:hAnsi="Arial" w:cs="Arial"/>
          <w:szCs w:val="24"/>
          <w:lang w:val="en-US"/>
        </w:rPr>
        <w:t xml:space="preserve">of </w:t>
      </w:r>
      <w:r w:rsidR="00697FFE" w:rsidRPr="00D53175">
        <w:rPr>
          <w:rFonts w:ascii="Arial" w:hAnsi="Arial" w:cs="Arial"/>
          <w:szCs w:val="24"/>
          <w:lang w:val="en-US"/>
        </w:rPr>
        <w:t xml:space="preserve">the </w:t>
      </w:r>
      <w:proofErr w:type="spellStart"/>
      <w:r w:rsidR="00BE3834" w:rsidRPr="00D53175">
        <w:rPr>
          <w:rFonts w:ascii="Arial" w:hAnsi="Arial" w:cs="Arial"/>
          <w:szCs w:val="24"/>
          <w:lang w:val="en-US"/>
        </w:rPr>
        <w:t>bionanocomposites</w:t>
      </w:r>
      <w:proofErr w:type="spellEnd"/>
      <w:r w:rsidR="00A072C3" w:rsidRPr="00D53175">
        <w:rPr>
          <w:rFonts w:ascii="Arial" w:hAnsi="Arial" w:cs="Arial"/>
          <w:szCs w:val="24"/>
          <w:lang w:val="en-US"/>
        </w:rPr>
        <w:t xml:space="preserve"> </w:t>
      </w:r>
      <w:r w:rsidR="00C16A30" w:rsidRPr="00D53175">
        <w:rPr>
          <w:rFonts w:ascii="Arial" w:hAnsi="Arial" w:cs="Arial"/>
          <w:szCs w:val="24"/>
          <w:lang w:val="en-US"/>
        </w:rPr>
        <w:t xml:space="preserve">can be attributed </w:t>
      </w:r>
      <w:r w:rsidR="00A072C3" w:rsidRPr="00D53175">
        <w:rPr>
          <w:rFonts w:ascii="Arial" w:hAnsi="Arial" w:cs="Arial"/>
          <w:szCs w:val="24"/>
          <w:lang w:val="en-US"/>
        </w:rPr>
        <w:t xml:space="preserve">to </w:t>
      </w:r>
      <w:r w:rsidR="0060477A" w:rsidRPr="00D53175">
        <w:rPr>
          <w:rFonts w:ascii="Arial" w:hAnsi="Arial" w:cs="Arial"/>
          <w:szCs w:val="24"/>
          <w:lang w:val="en-US"/>
        </w:rPr>
        <w:t xml:space="preserve">physical </w:t>
      </w:r>
      <w:r w:rsidR="00A072C3" w:rsidRPr="00D53175">
        <w:rPr>
          <w:rFonts w:ascii="Arial" w:hAnsi="Arial" w:cs="Arial"/>
          <w:szCs w:val="24"/>
          <w:lang w:val="en-US"/>
        </w:rPr>
        <w:t xml:space="preserve">adsorption </w:t>
      </w:r>
      <w:r w:rsidR="00C16A30" w:rsidRPr="00D53175">
        <w:rPr>
          <w:rFonts w:ascii="Arial" w:hAnsi="Arial" w:cs="Arial"/>
          <w:szCs w:val="24"/>
          <w:lang w:val="en-US"/>
        </w:rPr>
        <w:t xml:space="preserve">on </w:t>
      </w:r>
      <w:r w:rsidR="00286A6A" w:rsidRPr="00D53175">
        <w:rPr>
          <w:rFonts w:ascii="Arial" w:hAnsi="Arial" w:cs="Arial"/>
          <w:szCs w:val="24"/>
          <w:lang w:val="en-US"/>
        </w:rPr>
        <w:t xml:space="preserve">either </w:t>
      </w:r>
      <w:r w:rsidR="00C16A30" w:rsidRPr="00D53175">
        <w:rPr>
          <w:rFonts w:ascii="Arial" w:hAnsi="Arial" w:cs="Arial"/>
          <w:szCs w:val="24"/>
          <w:lang w:val="en-US"/>
        </w:rPr>
        <w:t xml:space="preserve">the walls of </w:t>
      </w:r>
      <w:r w:rsidR="00A072C3" w:rsidRPr="00D53175">
        <w:rPr>
          <w:rFonts w:ascii="Arial" w:hAnsi="Arial" w:cs="Arial"/>
          <w:szCs w:val="24"/>
          <w:lang w:val="en-US"/>
        </w:rPr>
        <w:t>the microreactor</w:t>
      </w:r>
      <w:r w:rsidR="00286A6A" w:rsidRPr="00D53175">
        <w:rPr>
          <w:rFonts w:ascii="Arial" w:hAnsi="Arial" w:cs="Arial"/>
          <w:szCs w:val="24"/>
          <w:lang w:val="en-US"/>
        </w:rPr>
        <w:t xml:space="preserve"> or </w:t>
      </w:r>
      <w:r w:rsidR="00C2466A" w:rsidRPr="00D53175">
        <w:rPr>
          <w:rFonts w:ascii="Arial" w:hAnsi="Arial" w:cs="Arial"/>
          <w:szCs w:val="24"/>
          <w:lang w:val="en-US"/>
        </w:rPr>
        <w:t xml:space="preserve">on </w:t>
      </w:r>
      <w:r w:rsidR="00286A6A" w:rsidRPr="00D53175">
        <w:rPr>
          <w:rFonts w:ascii="Arial" w:hAnsi="Arial" w:cs="Arial"/>
          <w:szCs w:val="24"/>
          <w:lang w:val="en-US"/>
        </w:rPr>
        <w:t>the nanoparticles</w:t>
      </w:r>
      <w:r w:rsidR="00CF6606" w:rsidRPr="00D53175">
        <w:rPr>
          <w:rFonts w:ascii="Arial" w:hAnsi="Arial" w:cs="Arial"/>
          <w:szCs w:val="24"/>
          <w:lang w:val="en-US"/>
        </w:rPr>
        <w:t xml:space="preserve">. </w:t>
      </w:r>
      <w:r w:rsidR="00286A6A" w:rsidRPr="00D53175">
        <w:rPr>
          <w:rFonts w:ascii="Arial" w:hAnsi="Arial" w:cs="Arial"/>
          <w:szCs w:val="24"/>
          <w:lang w:val="en-US"/>
        </w:rPr>
        <w:t>Importantly, during</w:t>
      </w:r>
      <w:r w:rsidR="00CF6606" w:rsidRPr="00D53175">
        <w:rPr>
          <w:rFonts w:ascii="Arial" w:hAnsi="Arial" w:cs="Arial"/>
          <w:szCs w:val="24"/>
          <w:lang w:val="en-US"/>
        </w:rPr>
        <w:t xml:space="preserve"> experimentation </w:t>
      </w:r>
      <w:r w:rsidR="00286A6A" w:rsidRPr="00D53175">
        <w:rPr>
          <w:rFonts w:ascii="Arial" w:hAnsi="Arial" w:cs="Arial"/>
          <w:szCs w:val="24"/>
          <w:lang w:val="en-US"/>
        </w:rPr>
        <w:t>we</w:t>
      </w:r>
      <w:r w:rsidR="00CF6606" w:rsidRPr="00D53175">
        <w:rPr>
          <w:rFonts w:ascii="Arial" w:hAnsi="Arial" w:cs="Arial"/>
          <w:szCs w:val="24"/>
          <w:lang w:val="en-US"/>
        </w:rPr>
        <w:t xml:space="preserve"> evidenced a change in the color of the samples</w:t>
      </w:r>
      <w:r w:rsidR="00286A6A" w:rsidRPr="00D53175">
        <w:rPr>
          <w:rFonts w:ascii="Arial" w:hAnsi="Arial" w:cs="Arial"/>
          <w:szCs w:val="24"/>
          <w:lang w:val="en-US"/>
        </w:rPr>
        <w:t xml:space="preserve"> (from </w:t>
      </w:r>
      <w:r w:rsidR="005512AA" w:rsidRPr="00D53175">
        <w:rPr>
          <w:rFonts w:ascii="Arial" w:hAnsi="Arial" w:cs="Arial"/>
          <w:szCs w:val="24"/>
          <w:lang w:val="en-US"/>
        </w:rPr>
        <w:t>transparent</w:t>
      </w:r>
      <w:r w:rsidR="00286A6A" w:rsidRPr="00D53175">
        <w:rPr>
          <w:rFonts w:ascii="Arial" w:hAnsi="Arial" w:cs="Arial"/>
          <w:szCs w:val="24"/>
          <w:lang w:val="en-US"/>
        </w:rPr>
        <w:t xml:space="preserve"> to </w:t>
      </w:r>
      <w:r w:rsidR="005512AA" w:rsidRPr="00D53175">
        <w:rPr>
          <w:rFonts w:ascii="Arial" w:hAnsi="Arial" w:cs="Arial"/>
          <w:szCs w:val="24"/>
          <w:lang w:val="en-US"/>
        </w:rPr>
        <w:t>yellow</w:t>
      </w:r>
      <w:r w:rsidR="00286A6A" w:rsidRPr="00D53175">
        <w:rPr>
          <w:rFonts w:ascii="Arial" w:hAnsi="Arial" w:cs="Arial"/>
          <w:szCs w:val="24"/>
          <w:lang w:val="en-US"/>
        </w:rPr>
        <w:t>)</w:t>
      </w:r>
      <w:r w:rsidR="00CF6606" w:rsidRPr="00D53175">
        <w:rPr>
          <w:rFonts w:ascii="Arial" w:hAnsi="Arial" w:cs="Arial"/>
          <w:szCs w:val="24"/>
          <w:lang w:val="en-US"/>
        </w:rPr>
        <w:t xml:space="preserve"> after the treatment, </w:t>
      </w:r>
      <w:r w:rsidR="00CB478B" w:rsidRPr="00D53175">
        <w:rPr>
          <w:rFonts w:ascii="Arial" w:hAnsi="Arial" w:cs="Arial"/>
          <w:szCs w:val="24"/>
          <w:lang w:val="en-US"/>
        </w:rPr>
        <w:t xml:space="preserve">most likely </w:t>
      </w:r>
      <w:r w:rsidR="00CF6606" w:rsidRPr="00D53175">
        <w:rPr>
          <w:rFonts w:ascii="Arial" w:hAnsi="Arial" w:cs="Arial"/>
          <w:szCs w:val="24"/>
          <w:lang w:val="en-US"/>
        </w:rPr>
        <w:t xml:space="preserve">caused by interactions with the manufacture </w:t>
      </w:r>
      <w:r w:rsidR="00286A6A" w:rsidRPr="00D53175">
        <w:rPr>
          <w:rFonts w:ascii="Arial" w:hAnsi="Arial" w:cs="Arial"/>
          <w:szCs w:val="24"/>
          <w:lang w:val="en-US"/>
        </w:rPr>
        <w:t xml:space="preserve">material </w:t>
      </w:r>
      <w:r w:rsidR="00CF6606" w:rsidRPr="00D53175">
        <w:rPr>
          <w:rFonts w:ascii="Arial" w:hAnsi="Arial" w:cs="Arial"/>
          <w:szCs w:val="24"/>
          <w:lang w:val="en-US"/>
        </w:rPr>
        <w:t xml:space="preserve">or the </w:t>
      </w:r>
      <w:r w:rsidR="00286A6A" w:rsidRPr="00D53175">
        <w:rPr>
          <w:rFonts w:ascii="Arial" w:hAnsi="Arial" w:cs="Arial"/>
          <w:szCs w:val="24"/>
          <w:lang w:val="en-US"/>
        </w:rPr>
        <w:t>used adhesive</w:t>
      </w:r>
      <w:r w:rsidR="00CF6606" w:rsidRPr="00D53175">
        <w:rPr>
          <w:rFonts w:ascii="Arial" w:hAnsi="Arial" w:cs="Arial"/>
          <w:szCs w:val="24"/>
          <w:lang w:val="en-US"/>
        </w:rPr>
        <w:t>.</w:t>
      </w:r>
      <w:r w:rsidR="00A072C3" w:rsidRPr="00D53175">
        <w:rPr>
          <w:rFonts w:ascii="Arial" w:hAnsi="Arial" w:cs="Arial"/>
          <w:szCs w:val="24"/>
          <w:lang w:val="en-US"/>
        </w:rPr>
        <w:t xml:space="preserve"> </w:t>
      </w:r>
      <w:r w:rsidR="005F21D4" w:rsidRPr="00D53175">
        <w:rPr>
          <w:rFonts w:ascii="Arial" w:hAnsi="Arial" w:cs="Arial"/>
          <w:szCs w:val="24"/>
          <w:lang w:val="en-US"/>
        </w:rPr>
        <w:t>In</w:t>
      </w:r>
      <w:r w:rsidR="00286A6A" w:rsidRPr="00D53175">
        <w:rPr>
          <w:rFonts w:ascii="Arial" w:hAnsi="Arial" w:cs="Arial"/>
          <w:szCs w:val="24"/>
          <w:lang w:val="en-US"/>
        </w:rPr>
        <w:t xml:space="preserve"> all cases,</w:t>
      </w:r>
      <w:r w:rsidR="005F21D4" w:rsidRPr="00D53175">
        <w:rPr>
          <w:rFonts w:ascii="Arial" w:hAnsi="Arial" w:cs="Arial"/>
          <w:szCs w:val="24"/>
          <w:lang w:val="en-US"/>
        </w:rPr>
        <w:t xml:space="preserve"> the Lac-Magnetite treatment</w:t>
      </w:r>
      <w:r w:rsidR="00286A6A" w:rsidRPr="00D53175">
        <w:rPr>
          <w:rFonts w:ascii="Arial" w:hAnsi="Arial" w:cs="Arial"/>
          <w:szCs w:val="24"/>
          <w:lang w:val="en-US"/>
        </w:rPr>
        <w:t xml:space="preserve"> showed </w:t>
      </w:r>
      <w:r w:rsidR="005F21D4" w:rsidRPr="00D53175">
        <w:rPr>
          <w:rFonts w:ascii="Arial" w:hAnsi="Arial" w:cs="Arial"/>
          <w:szCs w:val="24"/>
          <w:lang w:val="en-US"/>
        </w:rPr>
        <w:t xml:space="preserve">positive </w:t>
      </w:r>
      <w:r w:rsidR="00286A6A" w:rsidRPr="00D53175">
        <w:rPr>
          <w:rFonts w:ascii="Arial" w:hAnsi="Arial" w:cs="Arial"/>
          <w:szCs w:val="24"/>
          <w:lang w:val="en-US"/>
        </w:rPr>
        <w:t xml:space="preserve">percentages of </w:t>
      </w:r>
      <w:r w:rsidR="005F21D4" w:rsidRPr="00D53175">
        <w:rPr>
          <w:rFonts w:ascii="Arial" w:hAnsi="Arial" w:cs="Arial"/>
          <w:szCs w:val="24"/>
          <w:lang w:val="en-US"/>
        </w:rPr>
        <w:t xml:space="preserve">oxidized phenol, which </w:t>
      </w:r>
      <w:r w:rsidR="00286A6A" w:rsidRPr="00D53175">
        <w:rPr>
          <w:rFonts w:ascii="Arial" w:hAnsi="Arial" w:cs="Arial"/>
          <w:szCs w:val="24"/>
          <w:lang w:val="en-US"/>
        </w:rPr>
        <w:t>confirmed the</w:t>
      </w:r>
      <w:r w:rsidR="005F21D4" w:rsidRPr="00D53175">
        <w:rPr>
          <w:rFonts w:ascii="Arial" w:hAnsi="Arial" w:cs="Arial"/>
          <w:szCs w:val="24"/>
          <w:lang w:val="en-US"/>
        </w:rPr>
        <w:t xml:space="preserve"> oxidation carried out by the </w:t>
      </w:r>
      <w:r w:rsidR="00286A6A" w:rsidRPr="00D53175">
        <w:rPr>
          <w:rFonts w:ascii="Arial" w:hAnsi="Arial" w:cs="Arial"/>
          <w:szCs w:val="24"/>
          <w:lang w:val="en-US"/>
        </w:rPr>
        <w:t xml:space="preserve">immobilized </w:t>
      </w:r>
      <w:r w:rsidR="005F21D4" w:rsidRPr="00D53175">
        <w:rPr>
          <w:rFonts w:ascii="Arial" w:hAnsi="Arial" w:cs="Arial"/>
          <w:szCs w:val="24"/>
          <w:lang w:val="en-US"/>
        </w:rPr>
        <w:t>Laccase</w:t>
      </w:r>
      <w:r w:rsidR="00286A6A" w:rsidRPr="00D53175">
        <w:rPr>
          <w:rFonts w:ascii="Arial" w:hAnsi="Arial" w:cs="Arial"/>
          <w:szCs w:val="24"/>
          <w:lang w:val="en-US"/>
        </w:rPr>
        <w:t xml:space="preserve"> molecules</w:t>
      </w:r>
      <w:r w:rsidR="005F21D4" w:rsidRPr="00D53175">
        <w:rPr>
          <w:rFonts w:ascii="Arial" w:hAnsi="Arial" w:cs="Arial"/>
          <w:szCs w:val="24"/>
          <w:lang w:val="en-US"/>
        </w:rPr>
        <w:t xml:space="preserve">. </w:t>
      </w:r>
      <w:r w:rsidR="00A072C3" w:rsidRPr="00D53175">
        <w:rPr>
          <w:rFonts w:ascii="Arial" w:hAnsi="Arial" w:cs="Arial"/>
          <w:szCs w:val="24"/>
          <w:lang w:val="en-US"/>
        </w:rPr>
        <w:t>The maximum oxidation</w:t>
      </w:r>
      <w:r w:rsidR="00CF6606" w:rsidRPr="00D53175">
        <w:rPr>
          <w:rFonts w:ascii="Arial" w:hAnsi="Arial" w:cs="Arial"/>
          <w:szCs w:val="24"/>
          <w:lang w:val="en-US"/>
        </w:rPr>
        <w:t>, 79.89%,</w:t>
      </w:r>
      <w:r w:rsidR="00A072C3" w:rsidRPr="00D53175">
        <w:rPr>
          <w:rFonts w:ascii="Arial" w:hAnsi="Arial" w:cs="Arial"/>
          <w:szCs w:val="24"/>
          <w:lang w:val="en-US"/>
        </w:rPr>
        <w:t xml:space="preserve"> </w:t>
      </w:r>
      <w:r w:rsidR="00286A6A" w:rsidRPr="00D53175">
        <w:rPr>
          <w:rFonts w:ascii="Arial" w:hAnsi="Arial" w:cs="Arial"/>
          <w:szCs w:val="24"/>
          <w:lang w:val="en-US"/>
        </w:rPr>
        <w:t xml:space="preserve">was obtained for </w:t>
      </w:r>
      <w:r w:rsidR="00CF6606" w:rsidRPr="00D53175">
        <w:rPr>
          <w:rFonts w:ascii="Arial" w:hAnsi="Arial" w:cs="Arial"/>
          <w:szCs w:val="24"/>
          <w:lang w:val="en-US"/>
        </w:rPr>
        <w:t xml:space="preserve">the Lac-Magnetite treatment </w:t>
      </w:r>
      <w:r w:rsidR="00286A6A" w:rsidRPr="00D53175">
        <w:rPr>
          <w:rFonts w:ascii="Arial" w:hAnsi="Arial" w:cs="Arial"/>
          <w:szCs w:val="24"/>
          <w:lang w:val="en-US"/>
        </w:rPr>
        <w:t xml:space="preserve">at </w:t>
      </w:r>
      <w:r w:rsidR="00CB478B" w:rsidRPr="00D53175">
        <w:rPr>
          <w:rFonts w:ascii="Arial" w:hAnsi="Arial" w:cs="Arial"/>
          <w:szCs w:val="24"/>
          <w:lang w:val="en-US"/>
        </w:rPr>
        <w:t xml:space="preserve">the </w:t>
      </w:r>
      <w:r w:rsidR="00CF6606" w:rsidRPr="00D53175">
        <w:rPr>
          <w:rFonts w:ascii="Arial" w:hAnsi="Arial" w:cs="Arial"/>
          <w:szCs w:val="24"/>
          <w:lang w:val="en-US"/>
        </w:rPr>
        <w:t>low</w:t>
      </w:r>
      <w:r w:rsidR="00286A6A" w:rsidRPr="00D53175">
        <w:rPr>
          <w:rFonts w:ascii="Arial" w:hAnsi="Arial" w:cs="Arial"/>
          <w:szCs w:val="24"/>
          <w:lang w:val="en-US"/>
        </w:rPr>
        <w:t>est</w:t>
      </w:r>
      <w:r w:rsidR="00CF6606" w:rsidRPr="00D53175">
        <w:rPr>
          <w:rFonts w:ascii="Arial" w:hAnsi="Arial" w:cs="Arial"/>
          <w:szCs w:val="24"/>
          <w:lang w:val="en-US"/>
        </w:rPr>
        <w:t xml:space="preserve"> </w:t>
      </w:r>
      <w:r w:rsidR="00C2466A" w:rsidRPr="00D53175">
        <w:rPr>
          <w:rFonts w:ascii="Arial" w:hAnsi="Arial" w:cs="Arial"/>
          <w:szCs w:val="24"/>
          <w:lang w:val="en-US"/>
        </w:rPr>
        <w:t xml:space="preserve">dye </w:t>
      </w:r>
      <w:r w:rsidR="00CF6606" w:rsidRPr="00D53175">
        <w:rPr>
          <w:rFonts w:ascii="Arial" w:hAnsi="Arial" w:cs="Arial"/>
          <w:szCs w:val="24"/>
          <w:lang w:val="en-US"/>
        </w:rPr>
        <w:t>concentration.</w:t>
      </w:r>
      <w:r w:rsidR="005F21D4" w:rsidRPr="00D53175">
        <w:rPr>
          <w:rFonts w:ascii="Arial" w:hAnsi="Arial" w:cs="Arial"/>
          <w:szCs w:val="24"/>
          <w:lang w:val="en-US"/>
        </w:rPr>
        <w:t xml:space="preserve"> </w:t>
      </w:r>
    </w:p>
    <w:p w14:paraId="6A400A63" w14:textId="4B30F777" w:rsidR="60A20E65" w:rsidRPr="00D53175" w:rsidRDefault="00FB7D0C" w:rsidP="00D4508B">
      <w:pPr>
        <w:keepNext/>
        <w:jc w:val="center"/>
        <w:rPr>
          <w:rFonts w:ascii="Arial" w:hAnsi="Arial" w:cs="Arial"/>
          <w:szCs w:val="24"/>
          <w:lang w:val="en-US"/>
        </w:rPr>
      </w:pPr>
      <w:r w:rsidRPr="00D53175">
        <w:rPr>
          <w:rFonts w:ascii="Arial" w:hAnsi="Arial" w:cs="Arial"/>
          <w:szCs w:val="24"/>
          <w:lang w:val="en-US"/>
        </w:rPr>
        <w:t xml:space="preserve"> </w:t>
      </w:r>
    </w:p>
    <w:p w14:paraId="6D9F0000" w14:textId="04BB2974" w:rsidR="00E47BA3" w:rsidRPr="00D53175" w:rsidRDefault="00D47B0C" w:rsidP="007F7C1F">
      <w:pPr>
        <w:pStyle w:val="Heading3"/>
        <w:numPr>
          <w:ilvl w:val="2"/>
          <w:numId w:val="24"/>
        </w:numPr>
        <w:rPr>
          <w:rFonts w:ascii="Arial" w:hAnsi="Arial" w:cs="Arial"/>
          <w:lang w:val="en-US"/>
        </w:rPr>
      </w:pPr>
      <w:bookmarkStart w:id="133" w:name="_Toc58721037"/>
      <w:r w:rsidRPr="00D53175">
        <w:rPr>
          <w:rFonts w:ascii="Arial" w:hAnsi="Arial" w:cs="Arial"/>
          <w:lang w:val="en-US"/>
        </w:rPr>
        <w:t>T</w:t>
      </w:r>
      <w:r w:rsidR="00077709" w:rsidRPr="00D53175">
        <w:rPr>
          <w:rFonts w:ascii="Arial" w:hAnsi="Arial" w:cs="Arial"/>
          <w:lang w:val="en-US"/>
        </w:rPr>
        <w:t xml:space="preserve">reatment </w:t>
      </w:r>
      <w:r w:rsidRPr="00D53175">
        <w:rPr>
          <w:rFonts w:ascii="Arial" w:hAnsi="Arial" w:cs="Arial"/>
          <w:lang w:val="en-US"/>
        </w:rPr>
        <w:t xml:space="preserve">with a large volume </w:t>
      </w:r>
      <w:r w:rsidR="00077709" w:rsidRPr="00D53175">
        <w:rPr>
          <w:rFonts w:ascii="Arial" w:hAnsi="Arial" w:cs="Arial"/>
          <w:lang w:val="en-US"/>
        </w:rPr>
        <w:t xml:space="preserve">of </w:t>
      </w:r>
      <w:r w:rsidR="00E47BA3" w:rsidRPr="00D53175">
        <w:rPr>
          <w:rFonts w:ascii="Arial" w:hAnsi="Arial" w:cs="Arial"/>
          <w:lang w:val="en-US"/>
        </w:rPr>
        <w:t>real wastewater</w:t>
      </w:r>
      <w:bookmarkEnd w:id="133"/>
      <w:r w:rsidR="00E47BA3" w:rsidRPr="00D53175">
        <w:rPr>
          <w:rFonts w:ascii="Arial" w:hAnsi="Arial" w:cs="Arial"/>
          <w:lang w:val="en-US"/>
        </w:rPr>
        <w:t xml:space="preserve"> </w:t>
      </w:r>
    </w:p>
    <w:p w14:paraId="67F57ABA" w14:textId="7FCA37C3" w:rsidR="00921FB2" w:rsidRPr="00D53175" w:rsidRDefault="00D92D44" w:rsidP="00C33588">
      <w:pPr>
        <w:jc w:val="both"/>
        <w:rPr>
          <w:rFonts w:ascii="Arial" w:hAnsi="Arial" w:cs="Arial"/>
          <w:szCs w:val="24"/>
          <w:lang w:val="en-US"/>
        </w:rPr>
      </w:pPr>
      <w:r w:rsidRPr="00D53175">
        <w:rPr>
          <w:rFonts w:ascii="Arial" w:hAnsi="Arial" w:cs="Arial"/>
          <w:szCs w:val="24"/>
          <w:lang w:val="en-US"/>
        </w:rPr>
        <w:t>A l</w:t>
      </w:r>
      <w:r w:rsidR="00153D53" w:rsidRPr="00D53175">
        <w:rPr>
          <w:rFonts w:ascii="Arial" w:hAnsi="Arial" w:cs="Arial"/>
          <w:szCs w:val="24"/>
          <w:lang w:val="en-US"/>
        </w:rPr>
        <w:t xml:space="preserve">arge </w:t>
      </w:r>
      <w:r w:rsidR="00921FB2" w:rsidRPr="00D53175">
        <w:rPr>
          <w:rFonts w:ascii="Arial" w:hAnsi="Arial" w:cs="Arial"/>
          <w:szCs w:val="24"/>
          <w:lang w:val="en-US"/>
        </w:rPr>
        <w:t>v</w:t>
      </w:r>
      <w:r w:rsidR="00153D53" w:rsidRPr="00D53175">
        <w:rPr>
          <w:rFonts w:ascii="Arial" w:hAnsi="Arial" w:cs="Arial"/>
          <w:szCs w:val="24"/>
          <w:lang w:val="en-US"/>
        </w:rPr>
        <w:t xml:space="preserve">olume real wastewater sample was treated </w:t>
      </w:r>
      <w:del w:id="134" w:author="Juan Carlos Cruz Jimenez" w:date="2021-05-23T21:41:00Z">
        <w:r w:rsidR="00153D53" w:rsidRPr="00D53175" w:rsidDel="007A2C38">
          <w:rPr>
            <w:rFonts w:ascii="Arial" w:hAnsi="Arial" w:cs="Arial"/>
            <w:szCs w:val="24"/>
            <w:lang w:val="en-US"/>
          </w:rPr>
          <w:delText xml:space="preserve">in </w:delText>
        </w:r>
      </w:del>
      <w:ins w:id="135" w:author="Juan Carlos Cruz Jimenez" w:date="2021-05-23T21:41:00Z">
        <w:r w:rsidR="007A2C38">
          <w:rPr>
            <w:rFonts w:ascii="Arial" w:hAnsi="Arial" w:cs="Arial"/>
            <w:szCs w:val="24"/>
            <w:lang w:val="en-US"/>
          </w:rPr>
          <w:t>with</w:t>
        </w:r>
        <w:r w:rsidR="007A2C38" w:rsidRPr="00D53175">
          <w:rPr>
            <w:rFonts w:ascii="Arial" w:hAnsi="Arial" w:cs="Arial"/>
            <w:szCs w:val="24"/>
            <w:lang w:val="en-US"/>
          </w:rPr>
          <w:t xml:space="preserve"> </w:t>
        </w:r>
      </w:ins>
      <w:r w:rsidR="00153D53" w:rsidRPr="00D53175">
        <w:rPr>
          <w:rFonts w:ascii="Arial" w:hAnsi="Arial" w:cs="Arial"/>
          <w:szCs w:val="24"/>
          <w:lang w:val="en-US"/>
        </w:rPr>
        <w:t xml:space="preserve">the </w:t>
      </w:r>
      <w:r w:rsidR="00CC6A97" w:rsidRPr="00D53175">
        <w:rPr>
          <w:rFonts w:ascii="Arial" w:hAnsi="Arial" w:cs="Arial"/>
          <w:szCs w:val="24"/>
          <w:lang w:val="en-US"/>
        </w:rPr>
        <w:t>two-vertical-loop</w:t>
      </w:r>
      <w:r w:rsidR="00153D53" w:rsidRPr="00D53175">
        <w:rPr>
          <w:rFonts w:ascii="Arial" w:hAnsi="Arial" w:cs="Arial"/>
          <w:szCs w:val="24"/>
          <w:lang w:val="en-US"/>
        </w:rPr>
        <w:t xml:space="preserve"> microreactor </w:t>
      </w:r>
      <w:r w:rsidRPr="00D53175">
        <w:rPr>
          <w:rFonts w:ascii="Arial" w:hAnsi="Arial" w:cs="Arial"/>
          <w:szCs w:val="24"/>
          <w:lang w:val="en-US"/>
        </w:rPr>
        <w:t xml:space="preserve">in the presence of </w:t>
      </w:r>
      <w:r w:rsidR="00153D53" w:rsidRPr="00D53175">
        <w:rPr>
          <w:rFonts w:ascii="Arial" w:hAnsi="Arial" w:cs="Arial"/>
          <w:szCs w:val="24"/>
          <w:lang w:val="en-US"/>
        </w:rPr>
        <w:t xml:space="preserve">Lac-Magnetite. </w:t>
      </w:r>
      <w:r w:rsidR="00C06D21" w:rsidRPr="00D53175">
        <w:rPr>
          <w:rFonts w:ascii="Arial" w:hAnsi="Arial" w:cs="Arial"/>
          <w:szCs w:val="24"/>
          <w:lang w:val="en-US"/>
        </w:rPr>
        <w:fldChar w:fldCharType="begin"/>
      </w:r>
      <w:r w:rsidR="00C06D21" w:rsidRPr="00D53175">
        <w:rPr>
          <w:rFonts w:ascii="Arial" w:hAnsi="Arial" w:cs="Arial"/>
          <w:szCs w:val="24"/>
          <w:lang w:val="en-US"/>
        </w:rPr>
        <w:instrText xml:space="preserve"> REF _Ref71622988 \h  \* MERGEFORMAT </w:instrText>
      </w:r>
      <w:r w:rsidR="00C06D21" w:rsidRPr="00D53175">
        <w:rPr>
          <w:rFonts w:ascii="Arial" w:hAnsi="Arial" w:cs="Arial"/>
          <w:szCs w:val="24"/>
          <w:lang w:val="en-US"/>
        </w:rPr>
      </w:r>
      <w:r w:rsidR="00C06D21" w:rsidRPr="00D53175">
        <w:rPr>
          <w:rFonts w:ascii="Arial" w:hAnsi="Arial" w:cs="Arial"/>
          <w:szCs w:val="24"/>
          <w:lang w:val="en-US"/>
        </w:rPr>
        <w:fldChar w:fldCharType="separate"/>
      </w:r>
      <w:r w:rsidR="00C06D21" w:rsidRPr="00D53175">
        <w:rPr>
          <w:rFonts w:ascii="Arial" w:hAnsi="Arial" w:cs="Arial"/>
          <w:szCs w:val="24"/>
          <w:lang w:val="en-US"/>
        </w:rPr>
        <w:t xml:space="preserve">Table </w:t>
      </w:r>
      <w:r w:rsidR="00C06D21" w:rsidRPr="00D53175">
        <w:rPr>
          <w:rFonts w:ascii="Arial" w:hAnsi="Arial" w:cs="Arial"/>
          <w:noProof/>
          <w:szCs w:val="24"/>
          <w:lang w:val="en-US"/>
        </w:rPr>
        <w:t>2</w:t>
      </w:r>
      <w:r w:rsidR="00C06D21" w:rsidRPr="00D53175">
        <w:rPr>
          <w:rFonts w:ascii="Arial" w:hAnsi="Arial" w:cs="Arial"/>
          <w:szCs w:val="24"/>
          <w:lang w:val="en-US"/>
        </w:rPr>
        <w:fldChar w:fldCharType="end"/>
      </w:r>
      <w:r w:rsidR="00C06D21" w:rsidRPr="00D53175">
        <w:rPr>
          <w:rFonts w:ascii="Arial" w:hAnsi="Arial" w:cs="Arial"/>
          <w:szCs w:val="24"/>
          <w:lang w:val="en-US"/>
        </w:rPr>
        <w:t xml:space="preserve"> </w:t>
      </w:r>
      <w:r w:rsidR="00505EB8" w:rsidRPr="00D53175">
        <w:rPr>
          <w:rFonts w:ascii="Arial" w:hAnsi="Arial" w:cs="Arial"/>
          <w:szCs w:val="24"/>
          <w:lang w:val="en-US"/>
        </w:rPr>
        <w:t>show</w:t>
      </w:r>
      <w:r w:rsidRPr="00D53175">
        <w:rPr>
          <w:rFonts w:ascii="Arial" w:hAnsi="Arial" w:cs="Arial"/>
          <w:szCs w:val="24"/>
          <w:lang w:val="en-US"/>
        </w:rPr>
        <w:t>s</w:t>
      </w:r>
      <w:r w:rsidR="00505EB8" w:rsidRPr="00D53175">
        <w:rPr>
          <w:rFonts w:ascii="Arial" w:hAnsi="Arial" w:cs="Arial"/>
          <w:szCs w:val="24"/>
          <w:lang w:val="en-US"/>
        </w:rPr>
        <w:t xml:space="preserve"> the </w:t>
      </w:r>
      <w:r w:rsidRPr="00D53175">
        <w:rPr>
          <w:rFonts w:ascii="Arial" w:hAnsi="Arial" w:cs="Arial"/>
          <w:szCs w:val="24"/>
          <w:lang w:val="en-US"/>
        </w:rPr>
        <w:t>collected</w:t>
      </w:r>
      <w:r w:rsidR="00505EB8" w:rsidRPr="00D53175">
        <w:rPr>
          <w:rFonts w:ascii="Arial" w:hAnsi="Arial" w:cs="Arial"/>
          <w:szCs w:val="24"/>
          <w:lang w:val="en-US"/>
        </w:rPr>
        <w:t xml:space="preserve"> environmental parameters </w:t>
      </w:r>
      <w:r w:rsidRPr="00D53175">
        <w:rPr>
          <w:rFonts w:ascii="Arial" w:hAnsi="Arial" w:cs="Arial"/>
          <w:szCs w:val="24"/>
          <w:lang w:val="en-US"/>
        </w:rPr>
        <w:t>for</w:t>
      </w:r>
      <w:r w:rsidR="00505EB8" w:rsidRPr="00D53175">
        <w:rPr>
          <w:rFonts w:ascii="Arial" w:hAnsi="Arial" w:cs="Arial"/>
          <w:szCs w:val="24"/>
          <w:lang w:val="en-US"/>
        </w:rPr>
        <w:t xml:space="preserve"> </w:t>
      </w:r>
      <w:r w:rsidRPr="00D53175">
        <w:rPr>
          <w:rFonts w:ascii="Arial" w:hAnsi="Arial" w:cs="Arial"/>
          <w:szCs w:val="24"/>
          <w:lang w:val="en-US"/>
        </w:rPr>
        <w:t xml:space="preserve">the wastewater </w:t>
      </w:r>
      <w:r w:rsidR="00505EB8" w:rsidRPr="00D53175">
        <w:rPr>
          <w:rFonts w:ascii="Arial" w:hAnsi="Arial" w:cs="Arial"/>
          <w:szCs w:val="24"/>
          <w:lang w:val="en-US"/>
        </w:rPr>
        <w:t xml:space="preserve">samples </w:t>
      </w:r>
      <w:r w:rsidRPr="00D53175">
        <w:rPr>
          <w:rFonts w:ascii="Arial" w:hAnsi="Arial" w:cs="Arial"/>
          <w:szCs w:val="24"/>
          <w:lang w:val="en-US"/>
        </w:rPr>
        <w:t>before (U-RW) and after (T-RW) treatment</w:t>
      </w:r>
      <w:r w:rsidR="00505EB8" w:rsidRPr="00D53175">
        <w:rPr>
          <w:rFonts w:ascii="Arial" w:hAnsi="Arial" w:cs="Arial"/>
          <w:szCs w:val="24"/>
          <w:lang w:val="en-US"/>
        </w:rPr>
        <w:t>.</w:t>
      </w:r>
      <w:r w:rsidR="00153D53" w:rsidRPr="00D53175">
        <w:rPr>
          <w:rFonts w:ascii="Arial" w:hAnsi="Arial" w:cs="Arial"/>
          <w:szCs w:val="24"/>
          <w:lang w:val="en-US"/>
        </w:rPr>
        <w:t xml:space="preserve"> </w:t>
      </w:r>
      <w:r w:rsidR="00F03577" w:rsidRPr="00D53175">
        <w:rPr>
          <w:rFonts w:ascii="Arial" w:hAnsi="Arial" w:cs="Arial"/>
          <w:szCs w:val="24"/>
          <w:lang w:val="en-US"/>
        </w:rPr>
        <w:t xml:space="preserve">The </w:t>
      </w:r>
      <w:r w:rsidR="00F03577" w:rsidRPr="00D53175">
        <w:rPr>
          <w:rFonts w:ascii="Arial" w:eastAsia="Palatino Linotype" w:hAnsi="Arial" w:cs="Arial"/>
          <w:color w:val="222222"/>
          <w:szCs w:val="24"/>
          <w:lang w:val="en-US"/>
        </w:rPr>
        <w:t>removal ratio for phenol approached 17.86%,</w:t>
      </w:r>
      <w:r w:rsidR="00F03577" w:rsidRPr="00D53175">
        <w:rPr>
          <w:rFonts w:ascii="Arial" w:hAnsi="Arial" w:cs="Arial"/>
          <w:szCs w:val="24"/>
          <w:lang w:val="en-US"/>
        </w:rPr>
        <w:t xml:space="preserve"> achieving a final concentration of 16.10 mg/L</w:t>
      </w:r>
      <w:r w:rsidR="004804FE" w:rsidRPr="00D53175">
        <w:rPr>
          <w:rFonts w:ascii="Arial" w:hAnsi="Arial" w:cs="Arial"/>
          <w:szCs w:val="24"/>
          <w:lang w:val="en-US"/>
        </w:rPr>
        <w:t>, which</w:t>
      </w:r>
      <w:r w:rsidR="00F03577" w:rsidRPr="00D53175">
        <w:rPr>
          <w:rFonts w:ascii="Arial" w:hAnsi="Arial" w:cs="Arial"/>
          <w:szCs w:val="24"/>
          <w:lang w:val="en-US"/>
        </w:rPr>
        <w:t xml:space="preserve"> is</w:t>
      </w:r>
      <w:r w:rsidR="005F4D1A" w:rsidRPr="00D53175">
        <w:rPr>
          <w:rFonts w:ascii="Arial" w:hAnsi="Arial" w:cs="Arial"/>
          <w:szCs w:val="24"/>
          <w:lang w:val="en-US"/>
        </w:rPr>
        <w:t xml:space="preserve"> close but</w:t>
      </w:r>
      <w:r w:rsidR="00F03577" w:rsidRPr="00D53175">
        <w:rPr>
          <w:rFonts w:ascii="Arial" w:hAnsi="Arial" w:cs="Arial"/>
          <w:szCs w:val="24"/>
          <w:lang w:val="en-US"/>
        </w:rPr>
        <w:t xml:space="preserve"> still </w:t>
      </w:r>
      <w:r w:rsidR="004804FE" w:rsidRPr="00D53175">
        <w:rPr>
          <w:rFonts w:ascii="Arial" w:hAnsi="Arial" w:cs="Arial"/>
          <w:szCs w:val="24"/>
          <w:lang w:val="en-US"/>
        </w:rPr>
        <w:t xml:space="preserve">greater </w:t>
      </w:r>
      <w:r w:rsidR="00F03577" w:rsidRPr="00D53175">
        <w:rPr>
          <w:rFonts w:ascii="Arial" w:hAnsi="Arial" w:cs="Arial"/>
          <w:szCs w:val="24"/>
          <w:lang w:val="en-US"/>
        </w:rPr>
        <w:t>than the maximum</w:t>
      </w:r>
      <w:r w:rsidR="004804FE" w:rsidRPr="00D53175">
        <w:rPr>
          <w:rFonts w:ascii="Arial" w:hAnsi="Arial" w:cs="Arial"/>
          <w:szCs w:val="24"/>
          <w:lang w:val="en-US"/>
        </w:rPr>
        <w:t xml:space="preserve"> permissible level</w:t>
      </w:r>
      <w:r w:rsidR="00F03577" w:rsidRPr="00D53175">
        <w:rPr>
          <w:rFonts w:ascii="Arial" w:hAnsi="Arial" w:cs="Arial"/>
          <w:szCs w:val="24"/>
          <w:lang w:val="en-US"/>
        </w:rPr>
        <w:t xml:space="preserve"> </w:t>
      </w:r>
      <w:r w:rsidR="004804FE" w:rsidRPr="00D53175">
        <w:rPr>
          <w:rFonts w:ascii="Arial" w:hAnsi="Arial" w:cs="Arial"/>
          <w:szCs w:val="24"/>
          <w:lang w:val="en-US"/>
        </w:rPr>
        <w:t xml:space="preserve">for </w:t>
      </w:r>
      <w:r w:rsidR="00F03577" w:rsidRPr="00D53175">
        <w:rPr>
          <w:rFonts w:ascii="Arial" w:hAnsi="Arial" w:cs="Arial"/>
          <w:szCs w:val="24"/>
          <w:lang w:val="en-US"/>
        </w:rPr>
        <w:t>drinking water</w:t>
      </w:r>
      <w:r w:rsidR="005F4D1A" w:rsidRPr="00D53175">
        <w:rPr>
          <w:rFonts w:ascii="Arial" w:hAnsi="Arial" w:cs="Arial"/>
          <w:szCs w:val="24"/>
          <w:lang w:val="en-US"/>
        </w:rPr>
        <w:t xml:space="preserve"> in the U.S.</w:t>
      </w:r>
      <w:r w:rsidR="004804FE" w:rsidRPr="00D53175">
        <w:rPr>
          <w:rFonts w:ascii="Arial" w:hAnsi="Arial" w:cs="Arial"/>
          <w:szCs w:val="24"/>
          <w:lang w:val="en-US"/>
        </w:rPr>
        <w:t xml:space="preserve"> i.e.,</w:t>
      </w:r>
      <w:r w:rsidR="00F03577" w:rsidRPr="00D53175">
        <w:rPr>
          <w:rFonts w:ascii="Arial" w:hAnsi="Arial" w:cs="Arial"/>
          <w:szCs w:val="24"/>
          <w:lang w:val="en-US"/>
        </w:rPr>
        <w:t xml:space="preserve"> of 11 mg/L </w:t>
      </w:r>
      <w:r w:rsidR="00F03577" w:rsidRPr="00D53175">
        <w:rPr>
          <w:rFonts w:ascii="Arial" w:eastAsia="Palatino Linotype" w:hAnsi="Arial" w:cs="Arial"/>
          <w:color w:val="222222"/>
          <w:szCs w:val="24"/>
          <w:lang w:val="en-US"/>
        </w:rPr>
        <w:fldChar w:fldCharType="begin" w:fldLock="1"/>
      </w:r>
      <w:r w:rsidR="005639F6" w:rsidRPr="00D53175">
        <w:rPr>
          <w:rFonts w:ascii="Arial" w:eastAsia="Palatino Linotype" w:hAnsi="Arial" w:cs="Arial"/>
          <w:color w:val="222222"/>
          <w:szCs w:val="24"/>
          <w:lang w:val="en-US"/>
        </w:rPr>
        <w:instrText>ADDIN CSL_CITATION {"citationItems":[{"id":"ITEM-1","itemData":{"DOI":"10.1201/9781420061888_ch131","abstract":"Agency for Toxic Substances and Disease Registry (ATSDR). Atlanta, GA: U.S. Department of Health and Human Services, Public Health Service.","author":[{"dropping-particle":"","family":"Agency for Toxic Substances and Disease Registry","given":"","non-dropping-particle":"","parse-names":false,"suffix":""}],"container-title":"ATSDR's Toxicological Profiles","id":"ITEM-1","issued":{"date-parts":[["2020"]]},"page":"1-5","publisher":"CRC Press","publisher-place":"Atlanta, GA","title":"Toxicological Profile for Phenol","type":"chapter"},"uris":["http://www.mendeley.com/documents/?uuid=79f0f863-55c0-3cdd-b258-acdfd4a0a715"]}],"mendeley":{"formattedCitation":"[45]","plainTextFormattedCitation":"[45]","previouslyFormattedCitation":"[44]"},"properties":{"noteIndex":0},"schema":"https://github.com/citation-style-language/schema/raw/master/csl-citation.json"}</w:instrText>
      </w:r>
      <w:r w:rsidR="00F03577" w:rsidRPr="00D53175">
        <w:rPr>
          <w:rFonts w:ascii="Arial" w:eastAsia="Palatino Linotype" w:hAnsi="Arial" w:cs="Arial"/>
          <w:color w:val="222222"/>
          <w:szCs w:val="24"/>
          <w:lang w:val="en-US"/>
        </w:rPr>
        <w:fldChar w:fldCharType="separate"/>
      </w:r>
      <w:r w:rsidR="005639F6" w:rsidRPr="00D53175">
        <w:rPr>
          <w:rFonts w:ascii="Arial" w:eastAsia="Palatino Linotype" w:hAnsi="Arial" w:cs="Arial"/>
          <w:noProof/>
          <w:color w:val="222222"/>
          <w:szCs w:val="24"/>
          <w:lang w:val="en-US"/>
        </w:rPr>
        <w:t>[45]</w:t>
      </w:r>
      <w:r w:rsidR="00F03577" w:rsidRPr="00D53175">
        <w:rPr>
          <w:rFonts w:ascii="Arial" w:eastAsia="Palatino Linotype" w:hAnsi="Arial" w:cs="Arial"/>
          <w:color w:val="222222"/>
          <w:szCs w:val="24"/>
          <w:lang w:val="en-US"/>
        </w:rPr>
        <w:fldChar w:fldCharType="end"/>
      </w:r>
      <w:r w:rsidR="002211A8" w:rsidRPr="00D53175">
        <w:rPr>
          <w:rFonts w:ascii="Arial" w:hAnsi="Arial" w:cs="Arial"/>
          <w:szCs w:val="24"/>
          <w:lang w:val="en-US"/>
        </w:rPr>
        <w:t xml:space="preserve"> as imposed</w:t>
      </w:r>
      <w:r w:rsidR="00F03577" w:rsidRPr="00D53175">
        <w:rPr>
          <w:rFonts w:ascii="Arial" w:hAnsi="Arial" w:cs="Arial"/>
          <w:szCs w:val="24"/>
          <w:lang w:val="en-US"/>
        </w:rPr>
        <w:t xml:space="preserve"> by the United States Environmental Protection Agency (EPA)</w:t>
      </w:r>
      <w:r w:rsidR="002211A8" w:rsidRPr="00D53175">
        <w:rPr>
          <w:rFonts w:ascii="Arial" w:hAnsi="Arial" w:cs="Arial"/>
          <w:szCs w:val="24"/>
          <w:lang w:val="en-US"/>
        </w:rPr>
        <w:t xml:space="preserve"> regulations</w:t>
      </w:r>
      <w:r w:rsidR="00F03577" w:rsidRPr="00D53175">
        <w:rPr>
          <w:rFonts w:ascii="Arial" w:hAnsi="Arial" w:cs="Arial"/>
          <w:szCs w:val="24"/>
          <w:lang w:val="en-US"/>
        </w:rPr>
        <w:t xml:space="preserve">. However, </w:t>
      </w:r>
      <w:r w:rsidR="005F4D1A" w:rsidRPr="00D53175">
        <w:rPr>
          <w:rFonts w:ascii="Arial" w:hAnsi="Arial" w:cs="Arial"/>
          <w:szCs w:val="24"/>
          <w:lang w:val="en-US"/>
        </w:rPr>
        <w:t>this reduction is promising and encouraged us to continue exploring further improvements to the microreactors in future contributions</w:t>
      </w:r>
      <w:r w:rsidR="00F03577" w:rsidRPr="00D53175">
        <w:rPr>
          <w:rFonts w:ascii="Arial" w:hAnsi="Arial" w:cs="Arial"/>
          <w:szCs w:val="24"/>
          <w:lang w:val="en-US"/>
        </w:rPr>
        <w:t>.</w:t>
      </w:r>
      <w:r w:rsidR="000B7AEE" w:rsidRPr="00D53175">
        <w:rPr>
          <w:rFonts w:ascii="Arial" w:hAnsi="Arial" w:cs="Arial"/>
          <w:szCs w:val="24"/>
          <w:lang w:val="en-US"/>
        </w:rPr>
        <w:t xml:space="preserve"> </w:t>
      </w:r>
      <w:r w:rsidR="00921FB2" w:rsidRPr="00D53175">
        <w:rPr>
          <w:rFonts w:ascii="Arial" w:hAnsi="Arial" w:cs="Arial"/>
          <w:szCs w:val="24"/>
          <w:lang w:val="en-US"/>
        </w:rPr>
        <w:t xml:space="preserve">Moreover, </w:t>
      </w:r>
      <w:r w:rsidR="005F4D1A" w:rsidRPr="00D53175">
        <w:rPr>
          <w:rFonts w:ascii="Arial" w:hAnsi="Arial" w:cs="Arial"/>
          <w:szCs w:val="24"/>
          <w:lang w:val="en-US"/>
        </w:rPr>
        <w:t>no other microreactor has been</w:t>
      </w:r>
      <w:r w:rsidR="00921FB2" w:rsidRPr="00D53175">
        <w:rPr>
          <w:rFonts w:ascii="Arial" w:hAnsi="Arial" w:cs="Arial"/>
          <w:szCs w:val="24"/>
          <w:lang w:val="en-US"/>
        </w:rPr>
        <w:t xml:space="preserve"> </w:t>
      </w:r>
      <w:r w:rsidR="005F4D1A" w:rsidRPr="00D53175">
        <w:rPr>
          <w:rFonts w:ascii="Arial" w:hAnsi="Arial" w:cs="Arial"/>
          <w:szCs w:val="24"/>
          <w:lang w:val="en-US"/>
        </w:rPr>
        <w:t xml:space="preserve">identified </w:t>
      </w:r>
      <w:r w:rsidR="00921FB2" w:rsidRPr="00D53175">
        <w:rPr>
          <w:rFonts w:ascii="Arial" w:hAnsi="Arial" w:cs="Arial"/>
          <w:szCs w:val="24"/>
          <w:lang w:val="en-US"/>
        </w:rPr>
        <w:t xml:space="preserve">in the literature </w:t>
      </w:r>
      <w:r w:rsidR="005F4D1A" w:rsidRPr="00D53175">
        <w:rPr>
          <w:rFonts w:ascii="Arial" w:hAnsi="Arial" w:cs="Arial"/>
          <w:szCs w:val="24"/>
          <w:lang w:val="en-US"/>
        </w:rPr>
        <w:t xml:space="preserve">capable of continuous operation for phenol remediation employing </w:t>
      </w:r>
      <w:r w:rsidR="009E2D5B" w:rsidRPr="00D53175">
        <w:rPr>
          <w:rFonts w:ascii="Arial" w:hAnsi="Arial" w:cs="Arial"/>
          <w:szCs w:val="24"/>
          <w:lang w:val="en-US"/>
        </w:rPr>
        <w:t xml:space="preserve">large volumes of </w:t>
      </w:r>
      <w:r w:rsidR="00921FB2" w:rsidRPr="00D53175">
        <w:rPr>
          <w:rFonts w:ascii="Arial" w:hAnsi="Arial" w:cs="Arial"/>
          <w:szCs w:val="24"/>
          <w:lang w:val="en-US"/>
        </w:rPr>
        <w:t xml:space="preserve">real wastewater </w:t>
      </w:r>
      <w:r w:rsidR="009E2D5B" w:rsidRPr="00D53175">
        <w:rPr>
          <w:rFonts w:ascii="Arial" w:hAnsi="Arial" w:cs="Arial"/>
          <w:szCs w:val="24"/>
          <w:lang w:val="en-US"/>
        </w:rPr>
        <w:t xml:space="preserve">that also offers the possibility for </w:t>
      </w:r>
      <w:r w:rsidR="00921FB2" w:rsidRPr="00D53175">
        <w:rPr>
          <w:rFonts w:ascii="Arial" w:hAnsi="Arial" w:cs="Arial"/>
          <w:szCs w:val="24"/>
          <w:lang w:val="en-US"/>
        </w:rPr>
        <w:t xml:space="preserve">in-line and real-time </w:t>
      </w:r>
      <w:r w:rsidR="009E2D5B" w:rsidRPr="00D53175">
        <w:rPr>
          <w:rFonts w:ascii="Arial" w:hAnsi="Arial" w:cs="Arial"/>
          <w:szCs w:val="24"/>
          <w:lang w:val="en-US"/>
        </w:rPr>
        <w:t>monitoring</w:t>
      </w:r>
      <w:r w:rsidR="00921FB2" w:rsidRPr="00D53175">
        <w:rPr>
          <w:rFonts w:ascii="Arial" w:hAnsi="Arial" w:cs="Arial"/>
          <w:szCs w:val="24"/>
          <w:lang w:val="en-US"/>
        </w:rPr>
        <w:t xml:space="preserve">. </w:t>
      </w:r>
      <w:r w:rsidR="009E2D5B" w:rsidRPr="00D53175">
        <w:rPr>
          <w:rFonts w:ascii="Arial" w:hAnsi="Arial" w:cs="Arial"/>
          <w:szCs w:val="24"/>
          <w:lang w:val="en-US"/>
        </w:rPr>
        <w:t xml:space="preserve">In this regard, </w:t>
      </w:r>
      <w:r w:rsidR="00681A5A" w:rsidRPr="00D53175">
        <w:rPr>
          <w:rFonts w:ascii="Arial" w:hAnsi="Arial" w:cs="Arial"/>
          <w:szCs w:val="24"/>
          <w:lang w:val="en-US"/>
        </w:rPr>
        <w:t>recent reports indicate that most successful phenol remediation strategies of real wastewater rely</w:t>
      </w:r>
      <w:r w:rsidR="009E2D5B" w:rsidRPr="00D53175">
        <w:rPr>
          <w:rFonts w:ascii="Arial" w:hAnsi="Arial" w:cs="Arial"/>
          <w:szCs w:val="24"/>
          <w:lang w:val="en-US"/>
        </w:rPr>
        <w:t xml:space="preserve"> </w:t>
      </w:r>
      <w:r w:rsidR="00681A5A" w:rsidRPr="00D53175">
        <w:rPr>
          <w:rFonts w:ascii="Arial" w:hAnsi="Arial" w:cs="Arial"/>
          <w:szCs w:val="24"/>
          <w:lang w:val="en-US"/>
        </w:rPr>
        <w:t xml:space="preserve">on batch </w:t>
      </w:r>
      <w:r w:rsidR="00921FB2" w:rsidRPr="00D53175">
        <w:rPr>
          <w:rFonts w:ascii="Arial" w:hAnsi="Arial" w:cs="Arial"/>
          <w:szCs w:val="24"/>
          <w:lang w:val="en-US"/>
        </w:rPr>
        <w:t>biodegradation processes</w:t>
      </w:r>
      <w:r w:rsidR="00681A5A" w:rsidRPr="00D53175">
        <w:rPr>
          <w:rFonts w:ascii="Arial" w:hAnsi="Arial" w:cs="Arial"/>
          <w:szCs w:val="24"/>
          <w:lang w:val="en-US"/>
        </w:rPr>
        <w:t xml:space="preserve"> </w:t>
      </w:r>
      <w:r w:rsidR="00BE1B75"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{"citationItems":[{"id":"ITEM-1","itemData":{"DOI":"10.1016/j.eti.2020.100865","ISSN":"23521864","abstract":"Prosopis juliflora or Mesquite, one of the world's worst invaders, yields low-purity peroxidases (MPx), which remove phenols from the wastewater of textile and leather industries. Within 30 min, MPx removes phenols from wastewater of the textile industry (94.95 ± 0.82%) and leather industry (91.49 ± 1.54%). After treatment with MPx, the residual phenol in the wastewater remained much below the environmentally safe limit outlined by the USEPA. For maximum phenols removal, MPx requires 4–6 mM H2O2, whereas Horseradish peroxidase (HRP), a commercially available and the most widely used peroxidase, uses 8 mM H2O2. MPx perform better than (HRP), in parameters such as phenol removal efficiency, need of chemical additive, stability, and time of preparation. MPx, therefore, offer an economically viable method for wastewater treatment and also obviate several challenges of using purified enzymes. Extraction from the non-edible invasive plant is an added benefit as it does not require specific cultivation conditions and address the concern of competing with food resource. Further, using an invasive plant as a bioresource will help in the management of aggressive invaders like P. julifora. We report a procedure to prepare MPx with a lesser number of chemicals and use it with a low concentration of H2O2 for remediation of phenol from industrial wastewater. MPx, with high phenol removal capacity, shows the potential to act as an economic but effective alternative to purified peroxidases for environmental remediation withstanding the principles of the circular economy.","author":[{"dropping-particle":"","family":"Garg","given":"Shafali","non-dropping-particle":"","parse-names":false,"suffix":""},{"dropping-particle":"","family":"Kumar","given":"Pankaj","non-dropping-particle":"","parse-names":false,"suffix":""},{"dropping-particle":"","family":"Singh","given":"Savita","non-dropping-particle":"","parse-names":false,"suffix":""},{"dropping-particle":"","family":"Yadav","given":"Archana","non-dropping-particle":"","parse-names":false,"suffix":""},{"dropping-particle":"","family":"Dumée","given":"Ludovic F.","non-dropping-particle":"","parse-names":false,"suffix":""},{"dropping-particle":"","family":"Sharma","given":"Radhey Shyam","non-dropping-particle":"","parse-names":false,"suffix":""},{"dropping-particle":"","family":"Mishra","given":"Vandana","non-dropping-particle":"","parse-names":false,"suffix":""}],"container-title":"Environmental Technology &amp; Innovation","id":"ITEM-1","issued":{"date-parts":[["2020","8","1"]]},"page":"100865","publisher":"Elsevier B.V.","title":"Prosopis juliflora peroxidases for phenol remediation from industrial wastewater — An innovative practice for environmental sustainability","type":"article-journal","volume":"19"},"uris":["http://www.mendeley.com/documents/?uuid=7722904f-52ec-3d69-8625-2dbb7a76e6b4"]}],"mendeley":{"formattedCitation":"[46]","plainTextFormattedCitation":"[46]","previouslyFormattedCitation":"[45]"},"properties":{"noteIndex":0},"schema":"https://github.com/citation-style-language/schema/raw/master/csl-citation.json"}</w:instrText>
      </w:r>
      <w:r w:rsidR="00BE1B75" w:rsidRPr="00D53175">
        <w:rPr>
          <w:rFonts w:ascii="Arial" w:hAnsi="Arial" w:cs="Arial"/>
          <w:szCs w:val="24"/>
          <w:lang w:val="en-US"/>
        </w:rPr>
        <w:fldChar w:fldCharType="separate"/>
      </w:r>
      <w:r w:rsidR="005639F6" w:rsidRPr="00D53175">
        <w:rPr>
          <w:rFonts w:ascii="Arial" w:hAnsi="Arial" w:cs="Arial"/>
          <w:noProof/>
          <w:szCs w:val="24"/>
          <w:lang w:val="en-US"/>
        </w:rPr>
        <w:t>[46]</w:t>
      </w:r>
      <w:r w:rsidR="00BE1B75" w:rsidRPr="00D53175">
        <w:rPr>
          <w:rFonts w:ascii="Arial" w:hAnsi="Arial" w:cs="Arial"/>
          <w:szCs w:val="24"/>
          <w:lang w:val="en-US"/>
        </w:rPr>
        <w:fldChar w:fldCharType="end"/>
      </w:r>
      <w:r w:rsidR="00921FB2" w:rsidRPr="00D53175">
        <w:rPr>
          <w:rFonts w:ascii="Arial" w:hAnsi="Arial" w:cs="Arial"/>
          <w:szCs w:val="24"/>
          <w:lang w:val="en-US"/>
        </w:rPr>
        <w:t xml:space="preserve">. </w:t>
      </w:r>
      <w:r w:rsidR="00A2496A" w:rsidRPr="00D53175">
        <w:rPr>
          <w:rFonts w:ascii="Arial" w:hAnsi="Arial" w:cs="Arial"/>
          <w:szCs w:val="24"/>
          <w:lang w:val="en-US"/>
        </w:rPr>
        <w:t xml:space="preserve">For instance, </w:t>
      </w:r>
      <w:r w:rsidR="00A03A4D" w:rsidRPr="00D53175">
        <w:rPr>
          <w:rFonts w:ascii="Arial" w:hAnsi="Arial" w:cs="Arial"/>
          <w:szCs w:val="24"/>
          <w:lang w:val="en-US"/>
        </w:rPr>
        <w:t xml:space="preserve">Garg </w:t>
      </w:r>
      <w:r w:rsidR="00A2496A" w:rsidRPr="00D53175">
        <w:rPr>
          <w:rFonts w:ascii="Arial" w:hAnsi="Arial" w:cs="Arial"/>
          <w:szCs w:val="24"/>
          <w:lang w:val="en-US"/>
        </w:rPr>
        <w:t xml:space="preserve">et al. reported the use </w:t>
      </w:r>
      <w:r w:rsidR="00A03A4D" w:rsidRPr="00D53175">
        <w:rPr>
          <w:rFonts w:ascii="Arial" w:hAnsi="Arial" w:cs="Arial"/>
          <w:szCs w:val="24"/>
          <w:lang w:val="en-US"/>
        </w:rPr>
        <w:t>of low-purity peroxidases extracts</w:t>
      </w:r>
      <w:r w:rsidR="00A2496A" w:rsidRPr="00D53175">
        <w:rPr>
          <w:rFonts w:ascii="Arial" w:hAnsi="Arial" w:cs="Arial"/>
          <w:szCs w:val="24"/>
          <w:lang w:val="en-US"/>
        </w:rPr>
        <w:t xml:space="preserve"> for the removal of phenol</w:t>
      </w:r>
      <w:r w:rsidR="00921FB2" w:rsidRPr="00D53175">
        <w:rPr>
          <w:rFonts w:ascii="Arial" w:hAnsi="Arial" w:cs="Arial"/>
          <w:szCs w:val="24"/>
          <w:lang w:val="en-US"/>
        </w:rPr>
        <w:t xml:space="preserve"> </w:t>
      </w:r>
      <w:r w:rsidR="00A2496A" w:rsidRPr="00D53175">
        <w:rPr>
          <w:rFonts w:ascii="Arial" w:hAnsi="Arial" w:cs="Arial"/>
          <w:szCs w:val="24"/>
          <w:lang w:val="en-US"/>
        </w:rPr>
        <w:t xml:space="preserve">from textile industry wastewater in a batch process with an efficiency of </w:t>
      </w:r>
      <w:r w:rsidR="00921FB2" w:rsidRPr="00D53175">
        <w:rPr>
          <w:rFonts w:ascii="Arial" w:hAnsi="Arial" w:cs="Arial"/>
          <w:szCs w:val="24"/>
          <w:lang w:val="en-US"/>
        </w:rPr>
        <w:t>94.95 ± 0.82%</w:t>
      </w:r>
      <w:r w:rsidR="00A2496A" w:rsidRPr="00D53175">
        <w:rPr>
          <w:rFonts w:ascii="Arial" w:hAnsi="Arial" w:cs="Arial"/>
          <w:szCs w:val="24"/>
          <w:lang w:val="en-US"/>
        </w:rPr>
        <w:t>. Additionally,</w:t>
      </w:r>
      <w:r w:rsidR="00921FB2" w:rsidRPr="00D53175">
        <w:rPr>
          <w:rFonts w:ascii="Arial" w:hAnsi="Arial" w:cs="Arial"/>
          <w:szCs w:val="24"/>
          <w:lang w:val="en-US"/>
        </w:rPr>
        <w:t xml:space="preserve"> </w:t>
      </w:r>
      <w:r w:rsidR="00A2496A" w:rsidRPr="00D53175">
        <w:rPr>
          <w:rFonts w:ascii="Arial" w:hAnsi="Arial" w:cs="Arial"/>
          <w:szCs w:val="24"/>
          <w:lang w:val="en-US"/>
        </w:rPr>
        <w:t xml:space="preserve">the same process led to </w:t>
      </w:r>
      <w:r w:rsidR="00921FB2" w:rsidRPr="00D53175">
        <w:rPr>
          <w:rFonts w:ascii="Arial" w:hAnsi="Arial" w:cs="Arial"/>
          <w:szCs w:val="24"/>
          <w:lang w:val="en-US"/>
        </w:rPr>
        <w:t xml:space="preserve">91.49 ± 1.54% </w:t>
      </w:r>
      <w:r w:rsidR="00A2496A" w:rsidRPr="00D53175">
        <w:rPr>
          <w:rFonts w:ascii="Arial" w:hAnsi="Arial" w:cs="Arial"/>
          <w:szCs w:val="24"/>
          <w:lang w:val="en-US"/>
        </w:rPr>
        <w:t>removal efficiency in</w:t>
      </w:r>
      <w:r w:rsidR="00921FB2" w:rsidRPr="00D53175">
        <w:rPr>
          <w:rFonts w:ascii="Arial" w:hAnsi="Arial" w:cs="Arial"/>
          <w:szCs w:val="24"/>
          <w:lang w:val="en-US"/>
        </w:rPr>
        <w:t xml:space="preserve"> leather industry wastewater</w:t>
      </w:r>
      <w:r w:rsidR="00BE1B75" w:rsidRPr="00D53175">
        <w:rPr>
          <w:rFonts w:ascii="Arial" w:hAnsi="Arial" w:cs="Arial"/>
          <w:szCs w:val="24"/>
          <w:lang w:val="en-US"/>
        </w:rPr>
        <w:t xml:space="preserve"> </w:t>
      </w:r>
      <w:r w:rsidR="00921FB2"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{"citationItems":[{"id":"ITEM-1","itemData":{"DOI":"10.1016/j.eti.2020.100865","ISSN":"23521864","abstract":"Prosopis juliflora or Mesquite, one of the world's worst invaders, yields low-purity peroxidases (MPx), which remove phenols from the wastewater of textile and leather industries. Within 30 min, MPx removes phenols from wastewater of the textile industry (94.95 ± 0.82%) and leather industry (91.49 ± 1.54%). After treatment with MPx, the residual phenol in the wastewater remained much below the environmentally safe limit outlined by the USEPA. For maximum phenols removal, MPx requires 4–6 mM H2O2, whereas Horseradish peroxidase (HRP), a commercially available and the most widely used peroxidase, uses 8 mM H2O2. MPx perform better than (HRP), in parameters such as phenol removal efficiency, need of chemical additive, stability, and time of preparation. MPx, therefore, offer an economically viable method for wastewater treatment and also obviate several challenges of using purified enzymes. Extraction from the non-edible invasive plant is an added benefit as it does not require specific cultivation conditions and address the concern of competing with food resource. Further, using an invasive plant as a bioresource will help in the management of aggressive invaders like P. julifora. We report a procedure to prepare MPx with a lesser number of chemicals and use it with a low concentration of H2O2 for remediation of phenol from industrial wastewater. MPx, with high phenol removal capacity, shows the potential to act as an economic but effective alternative to purified peroxidases for environmental remediation withstanding the principles of the circular economy.","author":[{"dropping-particle":"","family":"Garg","given":"Shafali","non-dropping-particle":"","parse-names":false,"suffix":""},{"dropping-particle":"","family":"Kumar","given":"Pankaj","non-dropping-particle":"","parse-names":false,"suffix":""},{"dropping-particle":"","family":"Singh","given":"Savita","non-dropping-particle":"","parse-names":false,"suffix":""},{"dropping-particle":"","family":"Yadav","given":"Archana","non-dropping-particle":"","parse-names":false,"suffix":""},{"dropping-particle":"","family":"Dumée","given":"Ludovic F.","non-dropping-particle":"","parse-names":false,"suffix":""},{"dropping-particle":"","family":"Sharma","given":"Radhey Shyam","non-dropping-particle":"","parse-names":false,"suffix":""},{"dropping-particle":"","family":"Mishra","given":"Vandana","non-dropping-particle":"","parse-names":false,"suffix":""}],"container-title":"Environmental Technology &amp; Innovation","id":"ITEM-1","issued":{"date-parts":[["2020","8","1"]]},"page":"100865","publisher":"Elsevier B.V.","title":"Prosopis juliflora peroxidases for phenol remediation from industrial wastewater — An innovative practice for environmental sustainability","type":"article-journal","volume":"19"},"uris":["http://www.mendeley.com/documents/?uuid=7722904f-52ec-3d69-8625-2dbb7a76e6b4"]}],"mendeley":{"formattedCitation":"[46]","plainTextFormattedCitation":"[46]","previouslyFormattedCitation":"[45]"},"properties":{"noteIndex":0},"schema":"https://github.com/citation-style-language/schema/raw/master/csl-citation.json"}</w:instrText>
      </w:r>
      <w:r w:rsidR="00921FB2" w:rsidRPr="00D53175">
        <w:rPr>
          <w:rFonts w:ascii="Arial" w:hAnsi="Arial" w:cs="Arial"/>
          <w:szCs w:val="24"/>
          <w:lang w:val="en-US"/>
        </w:rPr>
        <w:fldChar w:fldCharType="separate"/>
      </w:r>
      <w:r w:rsidR="005639F6" w:rsidRPr="00D53175">
        <w:rPr>
          <w:rFonts w:ascii="Arial" w:hAnsi="Arial" w:cs="Arial"/>
          <w:noProof/>
          <w:szCs w:val="24"/>
          <w:lang w:val="en-US"/>
        </w:rPr>
        <w:t>[46]</w:t>
      </w:r>
      <w:r w:rsidR="00921FB2" w:rsidRPr="00D53175">
        <w:rPr>
          <w:rFonts w:ascii="Arial" w:hAnsi="Arial" w:cs="Arial"/>
          <w:szCs w:val="24"/>
          <w:lang w:val="en-US"/>
        </w:rPr>
        <w:fldChar w:fldCharType="end"/>
      </w:r>
      <w:r w:rsidR="00C2466A" w:rsidRPr="00D53175">
        <w:rPr>
          <w:rFonts w:ascii="Arial" w:hAnsi="Arial" w:cs="Arial"/>
          <w:szCs w:val="24"/>
          <w:lang w:val="en-US"/>
        </w:rPr>
        <w:t>.</w:t>
      </w:r>
      <w:r w:rsidR="00921FB2" w:rsidRPr="00D53175">
        <w:rPr>
          <w:rFonts w:ascii="Arial" w:hAnsi="Arial" w:cs="Arial"/>
          <w:szCs w:val="24"/>
          <w:lang w:val="en-US"/>
        </w:rPr>
        <w:t xml:space="preserve"> </w:t>
      </w:r>
      <w:proofErr w:type="spellStart"/>
      <w:r w:rsidR="00BE1B75" w:rsidRPr="00D53175">
        <w:rPr>
          <w:rFonts w:ascii="Arial" w:hAnsi="Arial" w:cs="Arial"/>
          <w:szCs w:val="24"/>
          <w:lang w:val="en-US"/>
        </w:rPr>
        <w:t>Hayati</w:t>
      </w:r>
      <w:proofErr w:type="spellEnd"/>
      <w:r w:rsidR="00BE1B75" w:rsidRPr="00D53175">
        <w:rPr>
          <w:rFonts w:ascii="Arial" w:hAnsi="Arial" w:cs="Arial"/>
          <w:szCs w:val="24"/>
          <w:lang w:val="en-US"/>
        </w:rPr>
        <w:t xml:space="preserve"> et al. reported a</w:t>
      </w:r>
      <w:r w:rsidR="00921FB2" w:rsidRPr="00D53175">
        <w:rPr>
          <w:rFonts w:ascii="Arial" w:hAnsi="Arial" w:cs="Arial"/>
          <w:szCs w:val="24"/>
          <w:lang w:val="en-US"/>
        </w:rPr>
        <w:t xml:space="preserve"> removal ratio of 85.9% (TOC) and 92.1% (COD), with </w:t>
      </w:r>
      <w:proofErr w:type="spellStart"/>
      <w:r w:rsidR="00921FB2" w:rsidRPr="00D53175">
        <w:rPr>
          <w:rFonts w:ascii="Arial" w:hAnsi="Arial" w:cs="Arial"/>
          <w:szCs w:val="24"/>
          <w:lang w:val="en-US"/>
        </w:rPr>
        <w:t>GZnTi</w:t>
      </w:r>
      <w:proofErr w:type="spellEnd"/>
      <w:r w:rsidR="00921FB2" w:rsidRPr="00D53175">
        <w:rPr>
          <w:rFonts w:ascii="Arial" w:hAnsi="Arial" w:cs="Arial"/>
          <w:szCs w:val="24"/>
          <w:lang w:val="en-US"/>
        </w:rPr>
        <w:t xml:space="preserve"> nanocomposites </w:t>
      </w:r>
      <w:r w:rsidR="00921FB2"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{"citationItems":[{"id":"ITEM-1","itemData":{"DOI":"10.1039/c8ra07936f","ISSN":"20462069","abstract":"ZnO/TiO2 anchored on a reduced graphene oxide (rGO) ternary nanocomposite heterojunction was synthesized via the multi-step method including hydrothermal, solvothermal and sol-gel methods. XRD, Raman, FESEM, EDX, Dot Mapping EDS, BET, FTIR, UV-VIS, TGA, and EIS techniques were utilized for characterizing as-synthesized catalysts. The XRD and Raman data proved the formation of anatase phase TiO2 and wurtzite phase ZnO in the prepared samples. Further, the UV-Vis spectrum confirmed that the band gap value of ZnO/TiO2 diminished on introduction of graphene oxide. Photocatalytic performance of the fabricated catalysts was investigated by decontamination of phenol in aqueous solutions. The effect of different operational factors such as pH, catalyst dosage, phenol concentration, and light illumination was investigated to find the optimum decontamination conditions. According to the results, complete degradation of phenol was achieved at pH = 4, catalyst dosage of 0.6 g L−1, light intensity of 150 W, and phenol initial concentration of 60 ppm at 160 min under visible light illumination. With the addition of graphene oxide to the composite, a significant increase was detected in the photocatalytic performance due to the higher available surface area and lower electron/hole recombination rate. In addition, the scavenging experiments revealed that the ·OH is responsible for the degradation of phenol during the reaction. The degradation mechanism, economic performance, mineralization, and recyclability were also investigated. Kinetic studies confirmed that photocatalytic degradation process followed the pseudo-first-order kinetic model. A case of real wastewater treatment was used to examine the performance of the catalyst for real case studies.","author":[{"dropping-particle":"","family":"Hayati","given":"Farzan","non-dropping-particle":"","parse-names":false,"suffix":""},{"dropping-particle":"","family":"Isari","given":"Ali Akbar","non-dropping-particle":"","parse-names":false,"suffix":""},{"dropping-particle":"","family":"Fattahi","given":"Moslem","non-dropping-particle":"","parse-names":false,"suffix":""},{"dropping-particle":"","family":"Anvaripour","given":"Bagher","non-dropping-particle":"","parse-names":false,"suffix":""},{"dropping-particle":"","family":"Jorfi","given":"Sahand","non-dropping-particle":"","parse-names":false,"suffix":""}],"container-title":"RSC Advances","id":"ITEM-1","issue":"70","issued":{"date-parts":[["2018","11","30"]]},"page":"40035-40053","publisher":"Royal Society of Chemistry","title":"Photocatalytic decontamination of phenol and petrochemical wastewater through ZnO/TiO2 decorated on reduced graphene oxide nanocomposite: influential operating factors, mechanism, and electrical energy consumption","type":"article-journal","volume":"8"},"uris":["http://www.mendeley.com/documents/?uuid=8dde41e6-acd9-3472-9631-1e65973da209"]}],"mendeley":{"formattedCitation":"[47]","plainTextFormattedCitation":"[47]","previouslyFormattedCitation":"[46]"},"properties":{"noteIndex":0},"schema":"https://github.com/citation-style-language/schema/raw/master/csl-citation.json"}</w:instrText>
      </w:r>
      <w:r w:rsidR="00921FB2" w:rsidRPr="00D53175">
        <w:rPr>
          <w:rFonts w:ascii="Arial" w:hAnsi="Arial" w:cs="Arial"/>
          <w:szCs w:val="24"/>
          <w:lang w:val="en-US"/>
        </w:rPr>
        <w:fldChar w:fldCharType="separate"/>
      </w:r>
      <w:r w:rsidR="005639F6" w:rsidRPr="00D53175">
        <w:rPr>
          <w:rFonts w:ascii="Arial" w:hAnsi="Arial" w:cs="Arial"/>
          <w:noProof/>
          <w:szCs w:val="24"/>
          <w:lang w:val="en-US"/>
        </w:rPr>
        <w:t>[47]</w:t>
      </w:r>
      <w:r w:rsidR="00921FB2" w:rsidRPr="00D53175">
        <w:rPr>
          <w:rFonts w:ascii="Arial" w:hAnsi="Arial" w:cs="Arial"/>
          <w:szCs w:val="24"/>
          <w:lang w:val="en-US"/>
        </w:rPr>
        <w:fldChar w:fldCharType="end"/>
      </w:r>
      <w:r w:rsidR="00921FB2" w:rsidRPr="00D53175">
        <w:rPr>
          <w:rFonts w:ascii="Arial" w:hAnsi="Arial" w:cs="Arial"/>
          <w:szCs w:val="24"/>
          <w:lang w:val="en-US"/>
        </w:rPr>
        <w:t>.</w:t>
      </w:r>
    </w:p>
    <w:p w14:paraId="157A26D8" w14:textId="21C84E33" w:rsidR="00BF5874" w:rsidRPr="00D53175" w:rsidRDefault="00BF5874" w:rsidP="00C33588">
      <w:pPr>
        <w:jc w:val="both"/>
        <w:rPr>
          <w:rFonts w:ascii="Arial" w:hAnsi="Arial" w:cs="Arial"/>
          <w:szCs w:val="24"/>
          <w:lang w:val="en-US"/>
        </w:rPr>
      </w:pPr>
      <w:r w:rsidRPr="00D53175">
        <w:rPr>
          <w:rFonts w:ascii="Arial" w:eastAsia="Times New Roman" w:hAnsi="Arial" w:cs="Arial"/>
          <w:color w:val="000000"/>
          <w:szCs w:val="24"/>
          <w:lang w:val="en-US" w:eastAsia="es-CO"/>
        </w:rPr>
        <w:t xml:space="preserve">As there are amine groups present </w:t>
      </w:r>
      <w:r w:rsidR="00A2496A" w:rsidRPr="00D53175">
        <w:rPr>
          <w:rFonts w:ascii="Arial" w:eastAsia="Times New Roman" w:hAnsi="Arial" w:cs="Arial"/>
          <w:color w:val="000000"/>
          <w:szCs w:val="24"/>
          <w:lang w:val="en-US" w:eastAsia="es-CO"/>
        </w:rPr>
        <w:t xml:space="preserve">in </w:t>
      </w:r>
      <w:r w:rsidRPr="00D53175">
        <w:rPr>
          <w:rFonts w:ascii="Arial" w:eastAsia="Times New Roman" w:hAnsi="Arial" w:cs="Arial"/>
          <w:color w:val="000000"/>
          <w:szCs w:val="24"/>
          <w:lang w:val="en-US" w:eastAsia="es-CO"/>
        </w:rPr>
        <w:t xml:space="preserve">the molecules used as linkers </w:t>
      </w:r>
      <w:r w:rsidR="00807DC2" w:rsidRPr="00D53175">
        <w:rPr>
          <w:rFonts w:ascii="Arial" w:eastAsia="Times New Roman" w:hAnsi="Arial" w:cs="Arial"/>
          <w:color w:val="000000"/>
          <w:szCs w:val="24"/>
          <w:lang w:val="en-US" w:eastAsia="es-CO"/>
        </w:rPr>
        <w:t>to complete the</w:t>
      </w:r>
      <w:r w:rsidRPr="00D53175">
        <w:rPr>
          <w:rFonts w:ascii="Arial" w:eastAsia="Times New Roman" w:hAnsi="Arial" w:cs="Arial"/>
          <w:color w:val="000000"/>
          <w:szCs w:val="24"/>
          <w:lang w:val="en-US" w:eastAsia="es-CO"/>
        </w:rPr>
        <w:t xml:space="preserve"> immobilization process, t</w:t>
      </w:r>
      <w:r w:rsidRPr="00D53175">
        <w:rPr>
          <w:rFonts w:ascii="Arial" w:hAnsi="Arial" w:cs="Arial"/>
          <w:szCs w:val="24"/>
          <w:lang w:val="en-US"/>
        </w:rPr>
        <w:t>he nitrogen</w:t>
      </w:r>
      <w:r w:rsidR="00807DC2" w:rsidRPr="00D53175">
        <w:rPr>
          <w:rFonts w:ascii="Arial" w:hAnsi="Arial" w:cs="Arial"/>
          <w:szCs w:val="24"/>
          <w:lang w:val="en-US"/>
        </w:rPr>
        <w:t xml:space="preserve"> content</w:t>
      </w:r>
      <w:r w:rsidRPr="00D53175">
        <w:rPr>
          <w:rFonts w:ascii="Arial" w:hAnsi="Arial" w:cs="Arial"/>
          <w:szCs w:val="24"/>
          <w:lang w:val="en-US"/>
        </w:rPr>
        <w:t xml:space="preserve"> becomes a</w:t>
      </w:r>
      <w:r w:rsidR="00C33588" w:rsidRPr="00D53175">
        <w:rPr>
          <w:rFonts w:ascii="Arial" w:hAnsi="Arial" w:cs="Arial"/>
          <w:szCs w:val="24"/>
          <w:lang w:val="en-US"/>
        </w:rPr>
        <w:t xml:space="preserve"> parameter of interest. </w:t>
      </w:r>
      <w:r w:rsidR="00807DC2" w:rsidRPr="00D53175">
        <w:rPr>
          <w:rFonts w:ascii="Arial" w:hAnsi="Arial" w:cs="Arial"/>
          <w:szCs w:val="24"/>
          <w:lang w:val="en-US"/>
        </w:rPr>
        <w:t>According to the results of two different</w:t>
      </w:r>
      <w:r w:rsidRPr="00D53175">
        <w:rPr>
          <w:rFonts w:ascii="Arial" w:hAnsi="Arial" w:cs="Arial"/>
          <w:szCs w:val="24"/>
          <w:lang w:val="en-US"/>
        </w:rPr>
        <w:t xml:space="preserve"> techniques</w:t>
      </w:r>
      <w:r w:rsidR="00C33588" w:rsidRPr="00D53175">
        <w:rPr>
          <w:rFonts w:ascii="Arial" w:hAnsi="Arial" w:cs="Arial"/>
          <w:szCs w:val="24"/>
          <w:lang w:val="en-US"/>
        </w:rPr>
        <w:t>,</w:t>
      </w:r>
      <w:r w:rsidRPr="00D53175">
        <w:rPr>
          <w:rFonts w:ascii="Arial" w:hAnsi="Arial" w:cs="Arial"/>
          <w:szCs w:val="24"/>
          <w:lang w:val="en-US"/>
        </w:rPr>
        <w:t xml:space="preserve"> </w:t>
      </w:r>
      <w:r w:rsidR="00807DC2" w:rsidRPr="00D53175">
        <w:rPr>
          <w:rFonts w:ascii="Arial" w:hAnsi="Arial" w:cs="Arial"/>
          <w:szCs w:val="24"/>
          <w:lang w:val="en-US"/>
        </w:rPr>
        <w:t xml:space="preserve">i.e., </w:t>
      </w:r>
      <w:r w:rsidRPr="00D53175">
        <w:rPr>
          <w:rFonts w:ascii="Arial" w:eastAsia="Times New Roman" w:hAnsi="Arial" w:cs="Arial"/>
          <w:color w:val="000000"/>
          <w:szCs w:val="24"/>
          <w:lang w:val="en-US" w:eastAsia="es-CO"/>
        </w:rPr>
        <w:t>Ammoniacal nitrogen</w:t>
      </w:r>
      <w:r w:rsidRPr="00D53175">
        <w:rPr>
          <w:rFonts w:ascii="Arial" w:hAnsi="Arial" w:cs="Arial"/>
          <w:szCs w:val="24"/>
          <w:lang w:val="en-US"/>
        </w:rPr>
        <w:t xml:space="preserve"> and </w:t>
      </w:r>
      <w:proofErr w:type="spellStart"/>
      <w:r w:rsidRPr="00D53175">
        <w:rPr>
          <w:rFonts w:ascii="Arial" w:eastAsia="Times New Roman" w:hAnsi="Arial" w:cs="Arial"/>
          <w:color w:val="000000"/>
          <w:szCs w:val="24"/>
          <w:lang w:val="en-US" w:eastAsia="es-CO"/>
        </w:rPr>
        <w:t>Kjeldahl</w:t>
      </w:r>
      <w:proofErr w:type="spellEnd"/>
      <w:r w:rsidRPr="00D53175">
        <w:rPr>
          <w:rFonts w:ascii="Arial" w:eastAsia="Times New Roman" w:hAnsi="Arial" w:cs="Arial"/>
          <w:color w:val="000000"/>
          <w:szCs w:val="24"/>
          <w:lang w:val="en-US" w:eastAsia="es-CO"/>
        </w:rPr>
        <w:t xml:space="preserve"> total nitrogen, </w:t>
      </w:r>
      <w:r w:rsidR="00807DC2" w:rsidRPr="00D53175">
        <w:rPr>
          <w:rFonts w:ascii="Arial" w:eastAsia="Times New Roman" w:hAnsi="Arial" w:cs="Arial"/>
          <w:color w:val="000000"/>
          <w:szCs w:val="24"/>
          <w:lang w:val="en-US" w:eastAsia="es-CO"/>
        </w:rPr>
        <w:t>the</w:t>
      </w:r>
      <w:r w:rsidR="00C33588" w:rsidRPr="00D53175">
        <w:rPr>
          <w:rFonts w:ascii="Arial" w:eastAsia="Times New Roman" w:hAnsi="Arial" w:cs="Arial"/>
          <w:color w:val="000000"/>
          <w:szCs w:val="24"/>
          <w:lang w:val="en-US" w:eastAsia="es-CO"/>
        </w:rPr>
        <w:t xml:space="preserve"> </w:t>
      </w:r>
      <w:r w:rsidR="00807DC2" w:rsidRPr="00D53175">
        <w:rPr>
          <w:rFonts w:ascii="Arial" w:eastAsia="Times New Roman" w:hAnsi="Arial" w:cs="Arial"/>
          <w:color w:val="000000"/>
          <w:szCs w:val="24"/>
          <w:lang w:val="en-US" w:eastAsia="es-CO"/>
        </w:rPr>
        <w:t>N</w:t>
      </w:r>
      <w:r w:rsidR="00C33588" w:rsidRPr="00D53175">
        <w:rPr>
          <w:rFonts w:ascii="Arial" w:eastAsia="Times New Roman" w:hAnsi="Arial" w:cs="Arial"/>
          <w:color w:val="000000"/>
          <w:szCs w:val="24"/>
          <w:lang w:val="en-US" w:eastAsia="es-CO"/>
        </w:rPr>
        <w:t xml:space="preserve">itrogen </w:t>
      </w:r>
      <w:r w:rsidR="00C33588" w:rsidRPr="00D53175">
        <w:rPr>
          <w:rFonts w:ascii="Arial" w:hAnsi="Arial" w:cs="Arial"/>
          <w:szCs w:val="24"/>
          <w:lang w:val="en-US"/>
        </w:rPr>
        <w:t xml:space="preserve">removal ratio </w:t>
      </w:r>
      <w:r w:rsidR="00807DC2" w:rsidRPr="00D53175">
        <w:rPr>
          <w:rFonts w:ascii="Arial" w:hAnsi="Arial" w:cs="Arial"/>
          <w:szCs w:val="24"/>
          <w:lang w:val="en-US"/>
        </w:rPr>
        <w:t xml:space="preserve">was </w:t>
      </w:r>
      <w:r w:rsidR="00C33588" w:rsidRPr="00D53175">
        <w:rPr>
          <w:rFonts w:ascii="Arial" w:eastAsia="Times New Roman" w:hAnsi="Arial" w:cs="Arial"/>
          <w:color w:val="000000"/>
          <w:szCs w:val="24"/>
          <w:lang w:val="en-US" w:eastAsia="es-CO"/>
        </w:rPr>
        <w:t xml:space="preserve">16.67% and 20.16%, respectively. </w:t>
      </w:r>
      <w:r w:rsidR="007D6B0B" w:rsidRPr="00D53175">
        <w:rPr>
          <w:rFonts w:ascii="Arial" w:eastAsia="Times New Roman" w:hAnsi="Arial" w:cs="Arial"/>
          <w:color w:val="000000"/>
          <w:szCs w:val="24"/>
          <w:lang w:val="en-US" w:eastAsia="es-CO"/>
        </w:rPr>
        <w:t>This indicates that</w:t>
      </w:r>
      <w:r w:rsidR="00C33588" w:rsidRPr="00D53175">
        <w:rPr>
          <w:rFonts w:ascii="Arial" w:hAnsi="Arial" w:cs="Arial"/>
          <w:szCs w:val="24"/>
          <w:lang w:val="en-US"/>
        </w:rPr>
        <w:t xml:space="preserve"> the functionalization</w:t>
      </w:r>
      <w:r w:rsidR="007D6B0B" w:rsidRPr="00D53175">
        <w:rPr>
          <w:rFonts w:ascii="Arial" w:hAnsi="Arial" w:cs="Arial"/>
          <w:szCs w:val="24"/>
          <w:lang w:val="en-US"/>
        </w:rPr>
        <w:t xml:space="preserve"> of the </w:t>
      </w:r>
      <w:proofErr w:type="spellStart"/>
      <w:r w:rsidR="00BE3834" w:rsidRPr="00D53175">
        <w:rPr>
          <w:rFonts w:ascii="Arial" w:hAnsi="Arial" w:cs="Arial"/>
          <w:szCs w:val="24"/>
          <w:lang w:val="en-US"/>
        </w:rPr>
        <w:t>bionanocomposites</w:t>
      </w:r>
      <w:proofErr w:type="spellEnd"/>
      <w:r w:rsidR="007D6B0B" w:rsidRPr="00D53175">
        <w:rPr>
          <w:rFonts w:ascii="Arial" w:hAnsi="Arial" w:cs="Arial"/>
          <w:szCs w:val="24"/>
          <w:lang w:val="en-US"/>
        </w:rPr>
        <w:t xml:space="preserve"> was successful</w:t>
      </w:r>
      <w:r w:rsidR="00C33588" w:rsidRPr="00D53175">
        <w:rPr>
          <w:rFonts w:ascii="Arial" w:hAnsi="Arial" w:cs="Arial"/>
          <w:szCs w:val="24"/>
          <w:lang w:val="en-US"/>
        </w:rPr>
        <w:t xml:space="preserve">. </w:t>
      </w:r>
      <w:r w:rsidR="00E05950" w:rsidRPr="00D53175">
        <w:rPr>
          <w:rFonts w:ascii="Arial" w:hAnsi="Arial" w:cs="Arial"/>
          <w:szCs w:val="24"/>
          <w:lang w:val="en-US"/>
        </w:rPr>
        <w:t xml:space="preserve">Additionally, as the emission limit value (ELV) for nitrogen in wastewater by the regulation presented by the United States Environmental Protection Agency </w:t>
      </w:r>
      <w:r w:rsidR="00E05950" w:rsidRPr="00D53175">
        <w:rPr>
          <w:rFonts w:ascii="Arial" w:hAnsi="Arial" w:cs="Arial"/>
          <w:szCs w:val="24"/>
          <w:lang w:val="en-US"/>
        </w:rPr>
        <w:lastRenderedPageBreak/>
        <w:t>(EPA), is 10 mg/L and 15</w:t>
      </w:r>
      <w:r w:rsidR="00BE1B75" w:rsidRPr="00D53175">
        <w:rPr>
          <w:rFonts w:ascii="Arial" w:hAnsi="Arial" w:cs="Arial"/>
          <w:szCs w:val="24"/>
          <w:lang w:val="en-US"/>
        </w:rPr>
        <w:t xml:space="preserve"> </w:t>
      </w:r>
      <w:r w:rsidR="00E05950" w:rsidRPr="00D53175">
        <w:rPr>
          <w:rFonts w:ascii="Arial" w:hAnsi="Arial" w:cs="Arial"/>
          <w:szCs w:val="24"/>
          <w:lang w:val="en-US"/>
        </w:rPr>
        <w:t>mg/L</w:t>
      </w:r>
      <w:r w:rsidR="00137674" w:rsidRPr="00D53175">
        <w:rPr>
          <w:rFonts w:ascii="Arial" w:hAnsi="Arial" w:cs="Arial"/>
          <w:szCs w:val="24"/>
          <w:lang w:val="en-US"/>
        </w:rPr>
        <w:t xml:space="preserve"> </w:t>
      </w:r>
      <w:r w:rsidR="00137674"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{"citationItems":[{"id":"ITEM-1","itemData":{"author":[{"dropping-particle":"","family":"Uisce Eireann Irish Water","given":"","non-dropping-particle":"","parse-names":false,"suffix":""}],"id":"ITEM-1","issued":{"date-parts":[["2018"]]},"number-of-pages":"8","publisher-place":"Dublin","title":"Courtmacsherry-Timoleague Waste Water Discharge Licence - Technical Amendment Application D0294-0","type":"report"},"uris":["http://www.mendeley.com/documents/?uuid=ad7a1a47-291d-3b8b-888f-336c1fa39e7b"]}],"mendeley":{"formattedCitation":"[48]","plainTextFormattedCitation":"[48]","previouslyFormattedCitation":"[47]"},"properties":{"noteIndex":0},"schema":"https://github.com/citation-style-language/schema/raw/master/csl-citation.json"}</w:instrText>
      </w:r>
      <w:r w:rsidR="00137674" w:rsidRPr="00D53175">
        <w:rPr>
          <w:rFonts w:ascii="Arial" w:hAnsi="Arial" w:cs="Arial"/>
          <w:szCs w:val="24"/>
          <w:lang w:val="en-US"/>
        </w:rPr>
        <w:fldChar w:fldCharType="separate"/>
      </w:r>
      <w:r w:rsidR="005639F6" w:rsidRPr="00D53175">
        <w:rPr>
          <w:rFonts w:ascii="Arial" w:hAnsi="Arial" w:cs="Arial"/>
          <w:noProof/>
          <w:szCs w:val="24"/>
          <w:lang w:val="en-US"/>
        </w:rPr>
        <w:t>[48]</w:t>
      </w:r>
      <w:r w:rsidR="00137674" w:rsidRPr="00D53175">
        <w:rPr>
          <w:rFonts w:ascii="Arial" w:hAnsi="Arial" w:cs="Arial"/>
          <w:szCs w:val="24"/>
          <w:lang w:val="en-US"/>
        </w:rPr>
        <w:fldChar w:fldCharType="end"/>
      </w:r>
      <w:r w:rsidR="00E05950" w:rsidRPr="00D53175">
        <w:rPr>
          <w:rFonts w:ascii="Arial" w:hAnsi="Arial" w:cs="Arial"/>
          <w:szCs w:val="24"/>
          <w:lang w:val="en-US"/>
        </w:rPr>
        <w:t xml:space="preserve">, </w:t>
      </w:r>
      <w:r w:rsidR="00BE1B75" w:rsidRPr="00D53175">
        <w:rPr>
          <w:rFonts w:ascii="Arial" w:hAnsi="Arial" w:cs="Arial"/>
          <w:szCs w:val="24"/>
          <w:lang w:val="en-US"/>
        </w:rPr>
        <w:t xml:space="preserve">for </w:t>
      </w:r>
      <w:r w:rsidR="00BE1B75" w:rsidRPr="00D53175">
        <w:rPr>
          <w:rFonts w:ascii="Arial" w:eastAsia="Times New Roman" w:hAnsi="Arial" w:cs="Arial"/>
          <w:color w:val="000000"/>
          <w:szCs w:val="24"/>
          <w:lang w:val="en-US" w:eastAsia="es-CO"/>
        </w:rPr>
        <w:t>Ammoniacal nitrogen</w:t>
      </w:r>
      <w:r w:rsidR="00BE1B75" w:rsidRPr="00D53175">
        <w:rPr>
          <w:rFonts w:ascii="Arial" w:hAnsi="Arial" w:cs="Arial"/>
          <w:szCs w:val="24"/>
          <w:lang w:val="en-US"/>
        </w:rPr>
        <w:t xml:space="preserve"> and </w:t>
      </w:r>
      <w:proofErr w:type="spellStart"/>
      <w:r w:rsidR="00BE1B75" w:rsidRPr="00D53175">
        <w:rPr>
          <w:rFonts w:ascii="Arial" w:eastAsia="Times New Roman" w:hAnsi="Arial" w:cs="Arial"/>
          <w:color w:val="000000"/>
          <w:szCs w:val="24"/>
          <w:lang w:val="en-US" w:eastAsia="es-CO"/>
        </w:rPr>
        <w:t>Kjeldahl</w:t>
      </w:r>
      <w:proofErr w:type="spellEnd"/>
      <w:r w:rsidR="00BE1B75" w:rsidRPr="00D53175">
        <w:rPr>
          <w:rFonts w:ascii="Arial" w:eastAsia="Times New Roman" w:hAnsi="Arial" w:cs="Arial"/>
          <w:color w:val="000000"/>
          <w:szCs w:val="24"/>
          <w:lang w:val="en-US" w:eastAsia="es-CO"/>
        </w:rPr>
        <w:t xml:space="preserve"> total nitrogen</w:t>
      </w:r>
      <w:r w:rsidR="00BE1B75" w:rsidRPr="00D53175">
        <w:rPr>
          <w:rFonts w:ascii="Arial" w:hAnsi="Arial" w:cs="Arial"/>
          <w:szCs w:val="24"/>
          <w:lang w:val="en-US"/>
        </w:rPr>
        <w:t xml:space="preserve"> </w:t>
      </w:r>
      <w:r w:rsidR="00E05950" w:rsidRPr="00D53175">
        <w:rPr>
          <w:rFonts w:ascii="Arial" w:hAnsi="Arial" w:cs="Arial"/>
          <w:szCs w:val="24"/>
          <w:lang w:val="en-US"/>
        </w:rPr>
        <w:t xml:space="preserve">respectively; the treatment is </w:t>
      </w:r>
      <w:r w:rsidR="00C2466A" w:rsidRPr="00D53175">
        <w:rPr>
          <w:rFonts w:ascii="Arial" w:hAnsi="Arial" w:cs="Arial"/>
          <w:szCs w:val="24"/>
          <w:lang w:val="en-US"/>
        </w:rPr>
        <w:t xml:space="preserve">likely </w:t>
      </w:r>
      <w:r w:rsidR="00E05950" w:rsidRPr="00D53175">
        <w:rPr>
          <w:rFonts w:ascii="Arial" w:hAnsi="Arial" w:cs="Arial"/>
          <w:szCs w:val="24"/>
          <w:lang w:val="en-US"/>
        </w:rPr>
        <w:t>helping in the nitrogen removal</w:t>
      </w:r>
      <w:r w:rsidR="00BE1B75" w:rsidRPr="00D53175">
        <w:rPr>
          <w:rFonts w:ascii="Arial" w:hAnsi="Arial" w:cs="Arial"/>
          <w:szCs w:val="24"/>
          <w:lang w:val="en-US"/>
        </w:rPr>
        <w:t xml:space="preserve"> (</w:t>
      </w:r>
      <w:ins w:id="136" w:author="Juan Carlos Cruz Jimenez" w:date="2021-05-23T21:51:00Z">
        <w:r w:rsidR="00323AD1">
          <w:rPr>
            <w:rFonts w:ascii="Arial" w:hAnsi="Arial" w:cs="Arial"/>
            <w:szCs w:val="24"/>
            <w:lang w:val="en-US"/>
          </w:rPr>
          <w:t>f</w:t>
        </w:r>
      </w:ins>
      <w:del w:id="137" w:author="Juan Carlos Cruz Jimenez" w:date="2021-05-23T21:51:00Z">
        <w:r w:rsidR="00BE1B75" w:rsidRPr="00D53175" w:rsidDel="00323AD1">
          <w:rPr>
            <w:rFonts w:ascii="Arial" w:hAnsi="Arial" w:cs="Arial"/>
            <w:szCs w:val="24"/>
            <w:lang w:val="en-US"/>
          </w:rPr>
          <w:delText>F</w:delText>
        </w:r>
      </w:del>
      <w:r w:rsidR="00BE1B75" w:rsidRPr="00D53175">
        <w:rPr>
          <w:rFonts w:ascii="Arial" w:hAnsi="Arial" w:cs="Arial"/>
          <w:szCs w:val="24"/>
          <w:lang w:val="en-US"/>
        </w:rPr>
        <w:t>inal concentrations of 0.50 and 9.90 mg/L)</w:t>
      </w:r>
      <w:r w:rsidR="00C2466A" w:rsidRPr="00D53175">
        <w:rPr>
          <w:rFonts w:ascii="Arial" w:hAnsi="Arial" w:cs="Arial"/>
          <w:szCs w:val="24"/>
          <w:lang w:val="en-US"/>
        </w:rPr>
        <w:t xml:space="preserve"> as well</w:t>
      </w:r>
      <w:r w:rsidR="00E05950" w:rsidRPr="00D53175">
        <w:rPr>
          <w:rFonts w:ascii="Arial" w:hAnsi="Arial" w:cs="Arial"/>
          <w:szCs w:val="24"/>
          <w:lang w:val="en-US"/>
        </w:rPr>
        <w:t xml:space="preserve">. </w:t>
      </w:r>
      <w:r w:rsidR="00C33588" w:rsidRPr="00D53175">
        <w:rPr>
          <w:rFonts w:ascii="Arial" w:hAnsi="Arial" w:cs="Arial"/>
          <w:szCs w:val="24"/>
          <w:lang w:val="en-US"/>
        </w:rPr>
        <w:t>In the case of the biochemical oxygen demand</w:t>
      </w:r>
      <w:r w:rsidR="00DF0E95" w:rsidRPr="00D53175">
        <w:rPr>
          <w:rFonts w:ascii="Arial" w:hAnsi="Arial" w:cs="Arial"/>
          <w:szCs w:val="24"/>
          <w:lang w:val="en-US"/>
        </w:rPr>
        <w:t xml:space="preserve"> (BOD)</w:t>
      </w:r>
      <w:r w:rsidR="00C33588" w:rsidRPr="00D53175">
        <w:rPr>
          <w:rFonts w:ascii="Arial" w:hAnsi="Arial" w:cs="Arial"/>
          <w:szCs w:val="24"/>
          <w:lang w:val="en-US"/>
        </w:rPr>
        <w:t>, the removal ratio was 10.39%, which allow</w:t>
      </w:r>
      <w:r w:rsidR="00A177B7" w:rsidRPr="00D53175">
        <w:rPr>
          <w:rFonts w:ascii="Arial" w:hAnsi="Arial" w:cs="Arial"/>
          <w:szCs w:val="24"/>
          <w:lang w:val="en-US"/>
        </w:rPr>
        <w:t>ed us</w:t>
      </w:r>
      <w:r w:rsidR="00C33588" w:rsidRPr="00D53175">
        <w:rPr>
          <w:rFonts w:ascii="Arial" w:hAnsi="Arial" w:cs="Arial"/>
          <w:szCs w:val="24"/>
          <w:lang w:val="en-US"/>
        </w:rPr>
        <w:t xml:space="preserve"> to </w:t>
      </w:r>
      <w:r w:rsidR="0072169A" w:rsidRPr="00D53175">
        <w:rPr>
          <w:rFonts w:ascii="Arial" w:hAnsi="Arial" w:cs="Arial"/>
          <w:szCs w:val="24"/>
          <w:lang w:val="en-US"/>
        </w:rPr>
        <w:t>conclude</w:t>
      </w:r>
      <w:r w:rsidR="00C33588" w:rsidRPr="00D53175">
        <w:rPr>
          <w:rFonts w:ascii="Arial" w:hAnsi="Arial" w:cs="Arial"/>
          <w:szCs w:val="24"/>
          <w:lang w:val="en-US"/>
        </w:rPr>
        <w:t xml:space="preserve"> that the treatment </w:t>
      </w:r>
      <w:r w:rsidR="00A177B7" w:rsidRPr="00D53175">
        <w:rPr>
          <w:rFonts w:ascii="Arial" w:hAnsi="Arial" w:cs="Arial"/>
          <w:szCs w:val="24"/>
          <w:lang w:val="en-US"/>
        </w:rPr>
        <w:t xml:space="preserve">might be useful to </w:t>
      </w:r>
      <w:r w:rsidR="00C33588" w:rsidRPr="00D53175">
        <w:rPr>
          <w:rFonts w:ascii="Arial" w:hAnsi="Arial" w:cs="Arial"/>
          <w:szCs w:val="24"/>
          <w:lang w:val="en-US"/>
        </w:rPr>
        <w:t xml:space="preserve">prevent the growth of </w:t>
      </w:r>
      <w:r w:rsidR="00DF0E95" w:rsidRPr="00D53175">
        <w:rPr>
          <w:rFonts w:ascii="Arial" w:hAnsi="Arial" w:cs="Arial"/>
          <w:szCs w:val="24"/>
          <w:lang w:val="en-US"/>
        </w:rPr>
        <w:t>microorganisms</w:t>
      </w:r>
      <w:r w:rsidR="00C33588" w:rsidRPr="00D53175">
        <w:rPr>
          <w:rFonts w:ascii="Arial" w:hAnsi="Arial" w:cs="Arial"/>
          <w:szCs w:val="24"/>
          <w:lang w:val="en-US"/>
        </w:rPr>
        <w:t xml:space="preserve"> </w:t>
      </w:r>
      <w:r w:rsidR="00A94F6A" w:rsidRPr="00D53175">
        <w:rPr>
          <w:rFonts w:ascii="Arial" w:hAnsi="Arial" w:cs="Arial"/>
          <w:szCs w:val="24"/>
          <w:lang w:val="en-US"/>
        </w:rPr>
        <w:t xml:space="preserve">during treatment of </w:t>
      </w:r>
      <w:r w:rsidR="00A177B7" w:rsidRPr="00D53175">
        <w:rPr>
          <w:rFonts w:ascii="Arial" w:hAnsi="Arial" w:cs="Arial"/>
          <w:szCs w:val="24"/>
          <w:lang w:val="en-US"/>
        </w:rPr>
        <w:t>waste</w:t>
      </w:r>
      <w:r w:rsidR="00C33588" w:rsidRPr="00D53175">
        <w:rPr>
          <w:rFonts w:ascii="Arial" w:hAnsi="Arial" w:cs="Arial"/>
          <w:szCs w:val="24"/>
          <w:lang w:val="en-US"/>
        </w:rPr>
        <w:t>waters.</w:t>
      </w:r>
      <w:r w:rsidRPr="00D53175">
        <w:rPr>
          <w:rFonts w:ascii="Arial" w:hAnsi="Arial" w:cs="Arial"/>
          <w:szCs w:val="24"/>
          <w:lang w:val="en-US"/>
        </w:rPr>
        <w:t xml:space="preserve"> </w:t>
      </w:r>
    </w:p>
    <w:p w14:paraId="2BC78294" w14:textId="4CB81386" w:rsidR="00F323AB" w:rsidRPr="00D53175" w:rsidRDefault="00C06D21" w:rsidP="00C06D21">
      <w:pPr>
        <w:pStyle w:val="Caption"/>
        <w:rPr>
          <w:rFonts w:ascii="Arial" w:hAnsi="Arial" w:cs="Arial"/>
          <w:sz w:val="24"/>
          <w:szCs w:val="24"/>
          <w:lang w:val="en-US"/>
        </w:rPr>
      </w:pPr>
      <w:bookmarkStart w:id="138" w:name="_Ref71622988"/>
      <w:r w:rsidRPr="00D53175">
        <w:rPr>
          <w:rFonts w:ascii="Arial" w:hAnsi="Arial" w:cs="Arial"/>
          <w:sz w:val="24"/>
          <w:szCs w:val="24"/>
          <w:lang w:val="en-US"/>
        </w:rPr>
        <w:t xml:space="preserve">Table </w:t>
      </w:r>
      <w:r w:rsidRPr="00D53175">
        <w:rPr>
          <w:rFonts w:ascii="Arial" w:hAnsi="Arial" w:cs="Arial"/>
          <w:sz w:val="24"/>
          <w:szCs w:val="24"/>
        </w:rPr>
        <w:fldChar w:fldCharType="begin"/>
      </w:r>
      <w:r w:rsidRPr="00D53175">
        <w:rPr>
          <w:rFonts w:ascii="Arial" w:hAnsi="Arial" w:cs="Arial"/>
          <w:sz w:val="24"/>
          <w:szCs w:val="24"/>
          <w:lang w:val="en-US"/>
        </w:rPr>
        <w:instrText xml:space="preserve"> SEQ Table \* ARABIC </w:instrText>
      </w:r>
      <w:r w:rsidRPr="00D53175">
        <w:rPr>
          <w:rFonts w:ascii="Arial" w:hAnsi="Arial" w:cs="Arial"/>
          <w:sz w:val="24"/>
          <w:szCs w:val="24"/>
        </w:rPr>
        <w:fldChar w:fldCharType="separate"/>
      </w:r>
      <w:r w:rsidRPr="00D53175">
        <w:rPr>
          <w:rFonts w:ascii="Arial" w:hAnsi="Arial" w:cs="Arial"/>
          <w:noProof/>
          <w:sz w:val="24"/>
          <w:szCs w:val="24"/>
          <w:lang w:val="en-US"/>
        </w:rPr>
        <w:t>2</w:t>
      </w:r>
      <w:r w:rsidRPr="00D53175">
        <w:rPr>
          <w:rFonts w:ascii="Arial" w:hAnsi="Arial" w:cs="Arial"/>
          <w:sz w:val="24"/>
          <w:szCs w:val="24"/>
        </w:rPr>
        <w:fldChar w:fldCharType="end"/>
      </w:r>
      <w:bookmarkEnd w:id="138"/>
      <w:r w:rsidRPr="00D53175">
        <w:rPr>
          <w:rFonts w:ascii="Arial" w:hAnsi="Arial" w:cs="Arial"/>
          <w:sz w:val="24"/>
          <w:szCs w:val="24"/>
          <w:lang w:val="en-US"/>
        </w:rPr>
        <w:t xml:space="preserve">.Characterization of the large volume samples of real wastewater treated with the developed </w:t>
      </w:r>
      <w:proofErr w:type="spellStart"/>
      <w:r w:rsidRPr="00D53175">
        <w:rPr>
          <w:rFonts w:ascii="Arial" w:hAnsi="Arial" w:cs="Arial"/>
          <w:sz w:val="24"/>
          <w:szCs w:val="24"/>
          <w:lang w:val="en-US"/>
        </w:rPr>
        <w:t>bionanocomposites</w:t>
      </w:r>
      <w:proofErr w:type="spellEnd"/>
    </w:p>
    <w:tbl>
      <w:tblPr>
        <w:tblW w:w="9067" w:type="dxa"/>
        <w:jc w:val="center"/>
        <w:tblLayout w:type="fixed"/>
        <w:tblCellMar>
          <w:left w:w="70" w:type="dxa"/>
          <w:right w:w="70" w:type="dxa"/>
        </w:tblCellMar>
        <w:tblLook w:val="04A0" w:firstRow="1" w:lastRow="0" w:firstColumn="1" w:lastColumn="0" w:noHBand="0" w:noVBand="1"/>
      </w:tblPr>
      <w:tblGrid>
        <w:gridCol w:w="3650"/>
        <w:gridCol w:w="1070"/>
        <w:gridCol w:w="1069"/>
        <w:gridCol w:w="1719"/>
        <w:gridCol w:w="1559"/>
      </w:tblGrid>
      <w:tr w:rsidR="00E47BA3" w:rsidRPr="00D53175" w14:paraId="2799EE8B" w14:textId="77777777" w:rsidTr="003317F6">
        <w:trPr>
          <w:trHeight w:val="340"/>
          <w:jc w:val="center"/>
        </w:trPr>
        <w:tc>
          <w:tcPr>
            <w:tcW w:w="3650"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140796E5" w14:textId="77777777" w:rsidR="00E47BA3" w:rsidRPr="00D53175" w:rsidRDefault="00E47BA3" w:rsidP="00E47BA3">
            <w:pPr>
              <w:spacing w:after="0" w:line="240" w:lineRule="auto"/>
              <w:jc w:val="center"/>
              <w:rPr>
                <w:rFonts w:ascii="Arial" w:eastAsia="Times New Roman" w:hAnsi="Arial" w:cs="Arial"/>
                <w:b/>
                <w:bCs/>
                <w:color w:val="000000"/>
                <w:szCs w:val="24"/>
                <w:lang w:val="en-US" w:eastAsia="es-CO"/>
              </w:rPr>
            </w:pPr>
            <w:r w:rsidRPr="00D53175">
              <w:rPr>
                <w:rFonts w:ascii="Arial" w:eastAsia="Times New Roman" w:hAnsi="Arial" w:cs="Arial"/>
                <w:b/>
                <w:bCs/>
                <w:color w:val="000000"/>
                <w:szCs w:val="24"/>
                <w:lang w:val="en-US" w:eastAsia="es-CO"/>
              </w:rPr>
              <w:t>Parameter</w:t>
            </w:r>
          </w:p>
        </w:tc>
        <w:tc>
          <w:tcPr>
            <w:tcW w:w="3858" w:type="dxa"/>
            <w:gridSpan w:val="3"/>
            <w:tcBorders>
              <w:top w:val="single" w:sz="4" w:space="0" w:color="auto"/>
              <w:left w:val="nil"/>
              <w:bottom w:val="single" w:sz="4" w:space="0" w:color="auto"/>
              <w:right w:val="single" w:sz="4" w:space="0" w:color="000000"/>
            </w:tcBorders>
            <w:shd w:val="clear" w:color="000000" w:fill="D9D9D9"/>
            <w:vAlign w:val="center"/>
            <w:hideMark/>
          </w:tcPr>
          <w:p w14:paraId="02349853" w14:textId="17F72A69" w:rsidR="00E47BA3" w:rsidRPr="00D53175" w:rsidRDefault="00B92168" w:rsidP="00E47BA3">
            <w:pPr>
              <w:spacing w:after="0" w:line="240" w:lineRule="auto"/>
              <w:jc w:val="center"/>
              <w:rPr>
                <w:rFonts w:ascii="Arial" w:eastAsia="Times New Roman" w:hAnsi="Arial" w:cs="Arial"/>
                <w:b/>
                <w:bCs/>
                <w:color w:val="000000"/>
                <w:szCs w:val="24"/>
                <w:lang w:val="en-US" w:eastAsia="es-CO"/>
              </w:rPr>
            </w:pPr>
            <w:r w:rsidRPr="00D53175">
              <w:rPr>
                <w:rFonts w:ascii="Arial" w:eastAsia="Times New Roman" w:hAnsi="Arial" w:cs="Arial"/>
                <w:b/>
                <w:bCs/>
                <w:color w:val="000000"/>
                <w:szCs w:val="24"/>
                <w:lang w:val="en-US" w:eastAsia="es-CO"/>
              </w:rPr>
              <w:t>Sample</w:t>
            </w:r>
          </w:p>
        </w:tc>
        <w:tc>
          <w:tcPr>
            <w:tcW w:w="1559" w:type="dxa"/>
            <w:vMerge w:val="restart"/>
            <w:tcBorders>
              <w:top w:val="single" w:sz="4" w:space="0" w:color="auto"/>
              <w:left w:val="single" w:sz="4" w:space="0" w:color="auto"/>
              <w:right w:val="single" w:sz="4" w:space="0" w:color="auto"/>
            </w:tcBorders>
            <w:shd w:val="clear" w:color="000000" w:fill="D9D9D9"/>
            <w:vAlign w:val="center"/>
            <w:hideMark/>
          </w:tcPr>
          <w:p w14:paraId="36C4666B" w14:textId="77777777" w:rsidR="00E47BA3" w:rsidRPr="00D53175" w:rsidRDefault="00E47BA3" w:rsidP="00E47BA3">
            <w:pPr>
              <w:spacing w:after="0" w:line="240" w:lineRule="auto"/>
              <w:jc w:val="center"/>
              <w:rPr>
                <w:rFonts w:ascii="Arial" w:eastAsia="Times New Roman" w:hAnsi="Arial" w:cs="Arial"/>
                <w:b/>
                <w:bCs/>
                <w:color w:val="000000"/>
                <w:szCs w:val="24"/>
                <w:lang w:val="en-US" w:eastAsia="es-CO"/>
              </w:rPr>
            </w:pPr>
            <w:r w:rsidRPr="00D53175">
              <w:rPr>
                <w:rFonts w:ascii="Arial" w:eastAsia="Times New Roman" w:hAnsi="Arial" w:cs="Arial"/>
                <w:b/>
                <w:bCs/>
                <w:color w:val="000000"/>
                <w:szCs w:val="24"/>
                <w:lang w:val="en-US" w:eastAsia="es-CO"/>
              </w:rPr>
              <w:t>Units</w:t>
            </w:r>
          </w:p>
        </w:tc>
      </w:tr>
      <w:tr w:rsidR="00E47BA3" w:rsidRPr="00D53175" w14:paraId="1545E1D2" w14:textId="77777777" w:rsidTr="003317F6">
        <w:trPr>
          <w:trHeight w:val="340"/>
          <w:jc w:val="center"/>
        </w:trPr>
        <w:tc>
          <w:tcPr>
            <w:tcW w:w="3650" w:type="dxa"/>
            <w:vMerge/>
            <w:tcBorders>
              <w:top w:val="single" w:sz="4" w:space="0" w:color="auto"/>
              <w:left w:val="single" w:sz="4" w:space="0" w:color="auto"/>
              <w:bottom w:val="single" w:sz="4" w:space="0" w:color="auto"/>
              <w:right w:val="single" w:sz="4" w:space="0" w:color="auto"/>
            </w:tcBorders>
            <w:vAlign w:val="center"/>
            <w:hideMark/>
          </w:tcPr>
          <w:p w14:paraId="5761028B" w14:textId="77777777" w:rsidR="00E47BA3" w:rsidRPr="00D53175" w:rsidRDefault="00E47BA3" w:rsidP="00E47BA3">
            <w:pPr>
              <w:spacing w:after="0" w:line="240" w:lineRule="auto"/>
              <w:rPr>
                <w:rFonts w:ascii="Arial" w:eastAsia="Times New Roman" w:hAnsi="Arial" w:cs="Arial"/>
                <w:b/>
                <w:bCs/>
                <w:color w:val="000000"/>
                <w:szCs w:val="24"/>
                <w:lang w:val="en-US" w:eastAsia="es-CO"/>
              </w:rPr>
            </w:pPr>
          </w:p>
        </w:tc>
        <w:tc>
          <w:tcPr>
            <w:tcW w:w="1070" w:type="dxa"/>
            <w:tcBorders>
              <w:top w:val="nil"/>
              <w:left w:val="nil"/>
              <w:bottom w:val="single" w:sz="4" w:space="0" w:color="auto"/>
              <w:right w:val="single" w:sz="4" w:space="0" w:color="auto"/>
            </w:tcBorders>
            <w:shd w:val="clear" w:color="000000" w:fill="D9D9D9"/>
            <w:vAlign w:val="center"/>
            <w:hideMark/>
          </w:tcPr>
          <w:p w14:paraId="3FAB633E" w14:textId="3812B9D7" w:rsidR="00E47BA3" w:rsidRPr="00D53175" w:rsidRDefault="00B92168" w:rsidP="00E47BA3">
            <w:pPr>
              <w:spacing w:after="0" w:line="240" w:lineRule="auto"/>
              <w:jc w:val="center"/>
              <w:rPr>
                <w:rFonts w:ascii="Arial" w:eastAsia="Times New Roman" w:hAnsi="Arial" w:cs="Arial"/>
                <w:b/>
                <w:bCs/>
                <w:color w:val="000000"/>
                <w:szCs w:val="24"/>
                <w:lang w:val="en-US" w:eastAsia="es-CO"/>
              </w:rPr>
            </w:pPr>
            <w:r w:rsidRPr="00D53175">
              <w:rPr>
                <w:rFonts w:ascii="Arial" w:eastAsia="Times New Roman" w:hAnsi="Arial" w:cs="Arial"/>
                <w:b/>
                <w:bCs/>
                <w:color w:val="000000"/>
                <w:szCs w:val="24"/>
                <w:lang w:val="en-US" w:eastAsia="es-CO"/>
              </w:rPr>
              <w:t>U</w:t>
            </w:r>
            <w:r w:rsidR="00505EB8" w:rsidRPr="00D53175">
              <w:rPr>
                <w:rFonts w:ascii="Arial" w:eastAsia="Times New Roman" w:hAnsi="Arial" w:cs="Arial"/>
                <w:b/>
                <w:bCs/>
                <w:color w:val="000000"/>
                <w:szCs w:val="24"/>
                <w:lang w:val="en-US" w:eastAsia="es-CO"/>
              </w:rPr>
              <w:t>-RW</w:t>
            </w:r>
          </w:p>
        </w:tc>
        <w:tc>
          <w:tcPr>
            <w:tcW w:w="1069" w:type="dxa"/>
            <w:tcBorders>
              <w:top w:val="nil"/>
              <w:left w:val="nil"/>
              <w:bottom w:val="single" w:sz="4" w:space="0" w:color="auto"/>
              <w:right w:val="single" w:sz="4" w:space="0" w:color="auto"/>
            </w:tcBorders>
            <w:shd w:val="clear" w:color="000000" w:fill="D9D9D9"/>
            <w:vAlign w:val="center"/>
            <w:hideMark/>
          </w:tcPr>
          <w:p w14:paraId="2D0B05B6" w14:textId="3F388778" w:rsidR="00E47BA3" w:rsidRPr="00D53175" w:rsidRDefault="00B92168" w:rsidP="00E47BA3">
            <w:pPr>
              <w:spacing w:after="0" w:line="240" w:lineRule="auto"/>
              <w:jc w:val="center"/>
              <w:rPr>
                <w:rFonts w:ascii="Arial" w:eastAsia="Times New Roman" w:hAnsi="Arial" w:cs="Arial"/>
                <w:b/>
                <w:bCs/>
                <w:color w:val="000000"/>
                <w:szCs w:val="24"/>
                <w:lang w:val="en-US" w:eastAsia="es-CO"/>
              </w:rPr>
            </w:pPr>
            <w:r w:rsidRPr="00D53175">
              <w:rPr>
                <w:rFonts w:ascii="Arial" w:eastAsia="Times New Roman" w:hAnsi="Arial" w:cs="Arial"/>
                <w:b/>
                <w:bCs/>
                <w:color w:val="000000"/>
                <w:szCs w:val="24"/>
                <w:lang w:val="en-US" w:eastAsia="es-CO"/>
              </w:rPr>
              <w:t>T</w:t>
            </w:r>
            <w:r w:rsidR="00505EB8" w:rsidRPr="00D53175">
              <w:rPr>
                <w:rFonts w:ascii="Arial" w:eastAsia="Times New Roman" w:hAnsi="Arial" w:cs="Arial"/>
                <w:b/>
                <w:bCs/>
                <w:color w:val="000000"/>
                <w:szCs w:val="24"/>
                <w:lang w:val="en-US" w:eastAsia="es-CO"/>
              </w:rPr>
              <w:t>-RW</w:t>
            </w:r>
          </w:p>
        </w:tc>
        <w:tc>
          <w:tcPr>
            <w:tcW w:w="1719" w:type="dxa"/>
            <w:tcBorders>
              <w:top w:val="nil"/>
              <w:left w:val="nil"/>
              <w:bottom w:val="single" w:sz="4" w:space="0" w:color="auto"/>
              <w:right w:val="single" w:sz="4" w:space="0" w:color="auto"/>
            </w:tcBorders>
            <w:shd w:val="clear" w:color="000000" w:fill="D9D9D9"/>
            <w:vAlign w:val="center"/>
            <w:hideMark/>
          </w:tcPr>
          <w:p w14:paraId="1AE6D5D6" w14:textId="3DEECDE8" w:rsidR="00E47BA3" w:rsidRPr="00D53175" w:rsidRDefault="00E47BA3" w:rsidP="00E47BA3">
            <w:pPr>
              <w:spacing w:after="0" w:line="240" w:lineRule="auto"/>
              <w:jc w:val="center"/>
              <w:rPr>
                <w:rFonts w:ascii="Arial" w:eastAsia="Times New Roman" w:hAnsi="Arial" w:cs="Arial"/>
                <w:b/>
                <w:bCs/>
                <w:color w:val="000000"/>
                <w:szCs w:val="24"/>
                <w:lang w:val="en-US" w:eastAsia="es-CO"/>
              </w:rPr>
            </w:pPr>
            <w:r w:rsidRPr="00D53175">
              <w:rPr>
                <w:rFonts w:ascii="Arial" w:eastAsia="Times New Roman" w:hAnsi="Arial" w:cs="Arial"/>
                <w:b/>
                <w:bCs/>
                <w:color w:val="000000"/>
                <w:szCs w:val="24"/>
                <w:lang w:val="en-US" w:eastAsia="es-CO"/>
              </w:rPr>
              <w:t>Removal Ratio</w:t>
            </w:r>
          </w:p>
        </w:tc>
        <w:tc>
          <w:tcPr>
            <w:tcW w:w="1559" w:type="dxa"/>
            <w:vMerge/>
            <w:tcBorders>
              <w:left w:val="single" w:sz="4" w:space="0" w:color="auto"/>
              <w:bottom w:val="single" w:sz="4" w:space="0" w:color="auto"/>
              <w:right w:val="single" w:sz="4" w:space="0" w:color="auto"/>
            </w:tcBorders>
            <w:vAlign w:val="center"/>
            <w:hideMark/>
          </w:tcPr>
          <w:p w14:paraId="24A6277E" w14:textId="77777777" w:rsidR="00E47BA3" w:rsidRPr="00D53175" w:rsidRDefault="00E47BA3" w:rsidP="00E47BA3">
            <w:pPr>
              <w:spacing w:after="0" w:line="240" w:lineRule="auto"/>
              <w:rPr>
                <w:rFonts w:ascii="Arial" w:eastAsia="Times New Roman" w:hAnsi="Arial" w:cs="Arial"/>
                <w:b/>
                <w:bCs/>
                <w:color w:val="000000"/>
                <w:szCs w:val="24"/>
                <w:lang w:val="en-US" w:eastAsia="es-CO"/>
              </w:rPr>
            </w:pPr>
          </w:p>
        </w:tc>
      </w:tr>
      <w:tr w:rsidR="00B92168" w:rsidRPr="00D53175" w14:paraId="59CEB7C3" w14:textId="77777777" w:rsidTr="003317F6">
        <w:trPr>
          <w:trHeight w:val="360"/>
          <w:jc w:val="center"/>
        </w:trPr>
        <w:tc>
          <w:tcPr>
            <w:tcW w:w="3650" w:type="dxa"/>
            <w:tcBorders>
              <w:top w:val="nil"/>
              <w:left w:val="single" w:sz="4" w:space="0" w:color="auto"/>
              <w:bottom w:val="single" w:sz="4" w:space="0" w:color="auto"/>
              <w:right w:val="single" w:sz="4" w:space="0" w:color="auto"/>
            </w:tcBorders>
            <w:shd w:val="clear" w:color="auto" w:fill="auto"/>
            <w:vAlign w:val="center"/>
          </w:tcPr>
          <w:p w14:paraId="772607DD" w14:textId="27F06E41" w:rsidR="00B92168" w:rsidRPr="00D53175" w:rsidRDefault="00B92168" w:rsidP="00B92168">
            <w:pPr>
              <w:spacing w:after="0" w:line="240" w:lineRule="auto"/>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Phenols</w:t>
            </w:r>
          </w:p>
        </w:tc>
        <w:tc>
          <w:tcPr>
            <w:tcW w:w="1070" w:type="dxa"/>
            <w:tcBorders>
              <w:top w:val="nil"/>
              <w:left w:val="nil"/>
              <w:bottom w:val="single" w:sz="4" w:space="0" w:color="auto"/>
              <w:right w:val="single" w:sz="4" w:space="0" w:color="auto"/>
            </w:tcBorders>
            <w:shd w:val="clear" w:color="auto" w:fill="auto"/>
            <w:vAlign w:val="center"/>
          </w:tcPr>
          <w:p w14:paraId="0908A8AB" w14:textId="077E3D22" w:rsidR="00B92168" w:rsidRPr="00D53175" w:rsidRDefault="00B92168" w:rsidP="00B92168">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19.60</w:t>
            </w:r>
          </w:p>
        </w:tc>
        <w:tc>
          <w:tcPr>
            <w:tcW w:w="1069" w:type="dxa"/>
            <w:tcBorders>
              <w:top w:val="nil"/>
              <w:left w:val="nil"/>
              <w:bottom w:val="single" w:sz="4" w:space="0" w:color="auto"/>
              <w:right w:val="single" w:sz="4" w:space="0" w:color="auto"/>
            </w:tcBorders>
            <w:shd w:val="clear" w:color="auto" w:fill="auto"/>
            <w:vAlign w:val="center"/>
          </w:tcPr>
          <w:p w14:paraId="2C3B5382" w14:textId="10FC0324" w:rsidR="00B92168" w:rsidRPr="00D53175" w:rsidRDefault="00B92168" w:rsidP="00B92168">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16.10</w:t>
            </w:r>
          </w:p>
        </w:tc>
        <w:tc>
          <w:tcPr>
            <w:tcW w:w="1719" w:type="dxa"/>
            <w:tcBorders>
              <w:top w:val="nil"/>
              <w:left w:val="nil"/>
              <w:bottom w:val="single" w:sz="4" w:space="0" w:color="auto"/>
              <w:right w:val="single" w:sz="4" w:space="0" w:color="auto"/>
            </w:tcBorders>
            <w:shd w:val="clear" w:color="auto" w:fill="auto"/>
            <w:vAlign w:val="center"/>
          </w:tcPr>
          <w:p w14:paraId="7AFF5C38" w14:textId="2F1141FD" w:rsidR="00B92168" w:rsidRPr="00D53175" w:rsidRDefault="00B92168" w:rsidP="00B92168">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17.86%</w:t>
            </w:r>
          </w:p>
        </w:tc>
        <w:tc>
          <w:tcPr>
            <w:tcW w:w="1559" w:type="dxa"/>
            <w:tcBorders>
              <w:top w:val="nil"/>
              <w:left w:val="nil"/>
              <w:bottom w:val="single" w:sz="4" w:space="0" w:color="auto"/>
              <w:right w:val="single" w:sz="4" w:space="0" w:color="auto"/>
            </w:tcBorders>
            <w:shd w:val="clear" w:color="auto" w:fill="auto"/>
            <w:vAlign w:val="center"/>
          </w:tcPr>
          <w:p w14:paraId="3181C0D0" w14:textId="4C62E960" w:rsidR="00B92168" w:rsidRPr="00D53175" w:rsidRDefault="00807DC2" w:rsidP="00B92168">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 xml:space="preserve">mg Phenol </w:t>
            </w:r>
            <w:r w:rsidR="00B92168" w:rsidRPr="00D53175">
              <w:rPr>
                <w:rFonts w:ascii="Arial" w:eastAsia="Times New Roman" w:hAnsi="Arial" w:cs="Arial"/>
                <w:color w:val="000000"/>
                <w:szCs w:val="24"/>
                <w:lang w:val="en-US" w:eastAsia="es-CO"/>
              </w:rPr>
              <w:t>/L</w:t>
            </w:r>
          </w:p>
        </w:tc>
      </w:tr>
      <w:tr w:rsidR="00B92168" w:rsidRPr="00D53175" w14:paraId="3169F390" w14:textId="77777777" w:rsidTr="003317F6">
        <w:trPr>
          <w:trHeight w:val="360"/>
          <w:jc w:val="center"/>
        </w:trPr>
        <w:tc>
          <w:tcPr>
            <w:tcW w:w="3650" w:type="dxa"/>
            <w:tcBorders>
              <w:top w:val="nil"/>
              <w:left w:val="single" w:sz="4" w:space="0" w:color="auto"/>
              <w:bottom w:val="single" w:sz="4" w:space="0" w:color="auto"/>
              <w:right w:val="single" w:sz="4" w:space="0" w:color="auto"/>
            </w:tcBorders>
            <w:shd w:val="clear" w:color="auto" w:fill="auto"/>
            <w:vAlign w:val="center"/>
            <w:hideMark/>
          </w:tcPr>
          <w:p w14:paraId="34F4EEFC" w14:textId="77777777" w:rsidR="00B92168" w:rsidRPr="00D53175" w:rsidRDefault="00B92168" w:rsidP="00B92168">
            <w:pPr>
              <w:spacing w:after="0" w:line="240" w:lineRule="auto"/>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Biochemical oxygen demand (BOD)</w:t>
            </w:r>
          </w:p>
        </w:tc>
        <w:tc>
          <w:tcPr>
            <w:tcW w:w="1070" w:type="dxa"/>
            <w:tcBorders>
              <w:top w:val="nil"/>
              <w:left w:val="nil"/>
              <w:bottom w:val="single" w:sz="4" w:space="0" w:color="auto"/>
              <w:right w:val="single" w:sz="4" w:space="0" w:color="auto"/>
            </w:tcBorders>
            <w:shd w:val="clear" w:color="auto" w:fill="auto"/>
            <w:vAlign w:val="center"/>
            <w:hideMark/>
          </w:tcPr>
          <w:p w14:paraId="33810E24" w14:textId="08548E6D" w:rsidR="00B92168" w:rsidRPr="00D53175" w:rsidRDefault="00B92168" w:rsidP="00B92168">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385.00</w:t>
            </w:r>
          </w:p>
        </w:tc>
        <w:tc>
          <w:tcPr>
            <w:tcW w:w="1069" w:type="dxa"/>
            <w:tcBorders>
              <w:top w:val="nil"/>
              <w:left w:val="nil"/>
              <w:bottom w:val="single" w:sz="4" w:space="0" w:color="auto"/>
              <w:right w:val="single" w:sz="4" w:space="0" w:color="auto"/>
            </w:tcBorders>
            <w:shd w:val="clear" w:color="auto" w:fill="auto"/>
            <w:vAlign w:val="center"/>
            <w:hideMark/>
          </w:tcPr>
          <w:p w14:paraId="790857B0" w14:textId="27999534" w:rsidR="00B92168" w:rsidRPr="00D53175" w:rsidRDefault="00B92168" w:rsidP="00B92168">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345.00</w:t>
            </w:r>
          </w:p>
        </w:tc>
        <w:tc>
          <w:tcPr>
            <w:tcW w:w="1719" w:type="dxa"/>
            <w:tcBorders>
              <w:top w:val="nil"/>
              <w:left w:val="nil"/>
              <w:bottom w:val="single" w:sz="4" w:space="0" w:color="auto"/>
              <w:right w:val="single" w:sz="4" w:space="0" w:color="auto"/>
            </w:tcBorders>
            <w:shd w:val="clear" w:color="auto" w:fill="auto"/>
            <w:vAlign w:val="center"/>
            <w:hideMark/>
          </w:tcPr>
          <w:p w14:paraId="5018E842" w14:textId="555B5A78" w:rsidR="00B92168" w:rsidRPr="00D53175" w:rsidRDefault="00B92168" w:rsidP="00B92168">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10.39%</w:t>
            </w:r>
          </w:p>
        </w:tc>
        <w:tc>
          <w:tcPr>
            <w:tcW w:w="1559" w:type="dxa"/>
            <w:tcBorders>
              <w:top w:val="nil"/>
              <w:left w:val="nil"/>
              <w:bottom w:val="single" w:sz="4" w:space="0" w:color="auto"/>
              <w:right w:val="single" w:sz="4" w:space="0" w:color="auto"/>
            </w:tcBorders>
            <w:shd w:val="clear" w:color="auto" w:fill="auto"/>
            <w:vAlign w:val="center"/>
            <w:hideMark/>
          </w:tcPr>
          <w:p w14:paraId="6693066A" w14:textId="5FF19180" w:rsidR="00B92168" w:rsidRPr="00D53175" w:rsidRDefault="00807DC2" w:rsidP="00B92168">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mg O</w:t>
            </w:r>
            <w:r w:rsidRPr="00D53175">
              <w:rPr>
                <w:rFonts w:ascii="Arial" w:eastAsia="Times New Roman" w:hAnsi="Arial" w:cs="Arial"/>
                <w:color w:val="000000"/>
                <w:szCs w:val="24"/>
                <w:vertAlign w:val="subscript"/>
                <w:lang w:val="en-US" w:eastAsia="es-CO"/>
              </w:rPr>
              <w:t>2</w:t>
            </w:r>
            <w:r w:rsidR="00B92168" w:rsidRPr="00D53175">
              <w:rPr>
                <w:rFonts w:ascii="Arial" w:eastAsia="Times New Roman" w:hAnsi="Arial" w:cs="Arial"/>
                <w:color w:val="000000"/>
                <w:szCs w:val="24"/>
                <w:lang w:val="en-US" w:eastAsia="es-CO"/>
              </w:rPr>
              <w:t>/L</w:t>
            </w:r>
          </w:p>
        </w:tc>
      </w:tr>
      <w:tr w:rsidR="00B01D84" w:rsidRPr="00D53175" w14:paraId="3E79336A" w14:textId="77777777" w:rsidTr="003317F6">
        <w:trPr>
          <w:trHeight w:val="340"/>
          <w:jc w:val="center"/>
        </w:trPr>
        <w:tc>
          <w:tcPr>
            <w:tcW w:w="3650" w:type="dxa"/>
            <w:tcBorders>
              <w:top w:val="nil"/>
              <w:left w:val="single" w:sz="4" w:space="0" w:color="auto"/>
              <w:bottom w:val="single" w:sz="4" w:space="0" w:color="auto"/>
              <w:right w:val="single" w:sz="4" w:space="0" w:color="auto"/>
            </w:tcBorders>
            <w:shd w:val="clear" w:color="auto" w:fill="auto"/>
            <w:vAlign w:val="center"/>
          </w:tcPr>
          <w:p w14:paraId="11B4F586" w14:textId="66C5D2FD" w:rsidR="00B01D84" w:rsidRPr="00D53175" w:rsidRDefault="00B01D84" w:rsidP="00B01D84">
            <w:pPr>
              <w:spacing w:after="0" w:line="240" w:lineRule="auto"/>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Ammoniacal nitrogen</w:t>
            </w:r>
          </w:p>
        </w:tc>
        <w:tc>
          <w:tcPr>
            <w:tcW w:w="1070" w:type="dxa"/>
            <w:tcBorders>
              <w:top w:val="nil"/>
              <w:left w:val="nil"/>
              <w:bottom w:val="single" w:sz="4" w:space="0" w:color="auto"/>
              <w:right w:val="single" w:sz="4" w:space="0" w:color="auto"/>
            </w:tcBorders>
            <w:shd w:val="clear" w:color="auto" w:fill="auto"/>
            <w:vAlign w:val="center"/>
          </w:tcPr>
          <w:p w14:paraId="663BD7FD" w14:textId="22271948" w:rsidR="00B01D84" w:rsidRPr="00D53175" w:rsidRDefault="00B01D84" w:rsidP="00B01D84">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0.60</w:t>
            </w:r>
          </w:p>
        </w:tc>
        <w:tc>
          <w:tcPr>
            <w:tcW w:w="1069" w:type="dxa"/>
            <w:tcBorders>
              <w:top w:val="nil"/>
              <w:left w:val="nil"/>
              <w:bottom w:val="single" w:sz="4" w:space="0" w:color="auto"/>
              <w:right w:val="single" w:sz="4" w:space="0" w:color="auto"/>
            </w:tcBorders>
            <w:shd w:val="clear" w:color="auto" w:fill="auto"/>
            <w:vAlign w:val="center"/>
          </w:tcPr>
          <w:p w14:paraId="20D9FB99" w14:textId="51019E8B" w:rsidR="00B01D84" w:rsidRPr="00D53175" w:rsidRDefault="00B01D84" w:rsidP="00B01D84">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0.50</w:t>
            </w:r>
          </w:p>
        </w:tc>
        <w:tc>
          <w:tcPr>
            <w:tcW w:w="1719" w:type="dxa"/>
            <w:tcBorders>
              <w:top w:val="nil"/>
              <w:left w:val="nil"/>
              <w:bottom w:val="single" w:sz="4" w:space="0" w:color="auto"/>
              <w:right w:val="single" w:sz="4" w:space="0" w:color="auto"/>
            </w:tcBorders>
            <w:shd w:val="clear" w:color="auto" w:fill="auto"/>
            <w:vAlign w:val="center"/>
          </w:tcPr>
          <w:p w14:paraId="6595EBA1" w14:textId="462C2DF6" w:rsidR="00B01D84" w:rsidRPr="00D53175" w:rsidRDefault="00B01D84" w:rsidP="00B01D84">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16.67%</w:t>
            </w:r>
          </w:p>
        </w:tc>
        <w:tc>
          <w:tcPr>
            <w:tcW w:w="1559" w:type="dxa"/>
            <w:tcBorders>
              <w:top w:val="nil"/>
              <w:left w:val="nil"/>
              <w:bottom w:val="single" w:sz="4" w:space="0" w:color="auto"/>
              <w:right w:val="single" w:sz="4" w:space="0" w:color="auto"/>
            </w:tcBorders>
            <w:shd w:val="clear" w:color="auto" w:fill="auto"/>
            <w:noWrap/>
            <w:vAlign w:val="center"/>
          </w:tcPr>
          <w:p w14:paraId="437D7187" w14:textId="194A31F3" w:rsidR="00B01D84" w:rsidRPr="00D53175" w:rsidRDefault="00807DC2" w:rsidP="00B01D84">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 xml:space="preserve">mg N </w:t>
            </w:r>
            <w:r w:rsidR="00B01D84" w:rsidRPr="00D53175">
              <w:rPr>
                <w:rFonts w:ascii="Arial" w:eastAsia="Times New Roman" w:hAnsi="Arial" w:cs="Arial"/>
                <w:color w:val="000000"/>
                <w:szCs w:val="24"/>
                <w:lang w:val="en-US" w:eastAsia="es-CO"/>
              </w:rPr>
              <w:t>/L</w:t>
            </w:r>
          </w:p>
        </w:tc>
      </w:tr>
      <w:tr w:rsidR="00B01D84" w:rsidRPr="00D53175" w14:paraId="1FCE6A26" w14:textId="77777777" w:rsidTr="003317F6">
        <w:trPr>
          <w:trHeight w:val="340"/>
          <w:jc w:val="center"/>
        </w:trPr>
        <w:tc>
          <w:tcPr>
            <w:tcW w:w="3650" w:type="dxa"/>
            <w:tcBorders>
              <w:top w:val="nil"/>
              <w:left w:val="single" w:sz="4" w:space="0" w:color="auto"/>
              <w:bottom w:val="single" w:sz="4" w:space="0" w:color="auto"/>
              <w:right w:val="single" w:sz="4" w:space="0" w:color="auto"/>
            </w:tcBorders>
            <w:shd w:val="clear" w:color="auto" w:fill="auto"/>
            <w:vAlign w:val="center"/>
          </w:tcPr>
          <w:p w14:paraId="3212D9FA" w14:textId="283A09C5" w:rsidR="00B01D84" w:rsidRPr="00D53175" w:rsidRDefault="00B01D84" w:rsidP="00B01D84">
            <w:pPr>
              <w:spacing w:after="0" w:line="240" w:lineRule="auto"/>
              <w:rPr>
                <w:rFonts w:ascii="Arial" w:eastAsia="Times New Roman" w:hAnsi="Arial" w:cs="Arial"/>
                <w:color w:val="000000"/>
                <w:szCs w:val="24"/>
                <w:lang w:val="en-US" w:eastAsia="es-CO"/>
              </w:rPr>
            </w:pPr>
            <w:proofErr w:type="spellStart"/>
            <w:r w:rsidRPr="00D53175">
              <w:rPr>
                <w:rFonts w:ascii="Arial" w:eastAsia="Times New Roman" w:hAnsi="Arial" w:cs="Arial"/>
                <w:color w:val="000000"/>
                <w:szCs w:val="24"/>
                <w:lang w:val="en-US" w:eastAsia="es-CO"/>
              </w:rPr>
              <w:t>Kjeldahl</w:t>
            </w:r>
            <w:proofErr w:type="spellEnd"/>
            <w:r w:rsidRPr="00D53175">
              <w:rPr>
                <w:rFonts w:ascii="Arial" w:eastAsia="Times New Roman" w:hAnsi="Arial" w:cs="Arial"/>
                <w:color w:val="000000"/>
                <w:szCs w:val="24"/>
                <w:lang w:val="en-US" w:eastAsia="es-CO"/>
              </w:rPr>
              <w:t xml:space="preserve"> total nitrogen</w:t>
            </w:r>
          </w:p>
        </w:tc>
        <w:tc>
          <w:tcPr>
            <w:tcW w:w="1070" w:type="dxa"/>
            <w:tcBorders>
              <w:top w:val="nil"/>
              <w:left w:val="nil"/>
              <w:bottom w:val="single" w:sz="4" w:space="0" w:color="auto"/>
              <w:right w:val="single" w:sz="4" w:space="0" w:color="auto"/>
            </w:tcBorders>
            <w:shd w:val="clear" w:color="auto" w:fill="auto"/>
            <w:vAlign w:val="center"/>
          </w:tcPr>
          <w:p w14:paraId="184125F6" w14:textId="3FFA92FA" w:rsidR="00B01D84" w:rsidRPr="00D53175" w:rsidRDefault="00B01D84" w:rsidP="00B01D84">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12.40</w:t>
            </w:r>
          </w:p>
        </w:tc>
        <w:tc>
          <w:tcPr>
            <w:tcW w:w="1069" w:type="dxa"/>
            <w:tcBorders>
              <w:top w:val="nil"/>
              <w:left w:val="nil"/>
              <w:bottom w:val="single" w:sz="4" w:space="0" w:color="auto"/>
              <w:right w:val="single" w:sz="4" w:space="0" w:color="auto"/>
            </w:tcBorders>
            <w:shd w:val="clear" w:color="auto" w:fill="auto"/>
            <w:vAlign w:val="center"/>
          </w:tcPr>
          <w:p w14:paraId="165A158D" w14:textId="0AE5478E" w:rsidR="00B01D84" w:rsidRPr="00D53175" w:rsidRDefault="00B01D84" w:rsidP="00B01D84">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9.90</w:t>
            </w:r>
          </w:p>
        </w:tc>
        <w:tc>
          <w:tcPr>
            <w:tcW w:w="1719" w:type="dxa"/>
            <w:tcBorders>
              <w:top w:val="nil"/>
              <w:left w:val="nil"/>
              <w:bottom w:val="single" w:sz="4" w:space="0" w:color="auto"/>
              <w:right w:val="single" w:sz="4" w:space="0" w:color="auto"/>
            </w:tcBorders>
            <w:shd w:val="clear" w:color="auto" w:fill="auto"/>
            <w:vAlign w:val="center"/>
          </w:tcPr>
          <w:p w14:paraId="18F98B21" w14:textId="18F6D80C" w:rsidR="00B01D84" w:rsidRPr="00D53175" w:rsidRDefault="00B01D84" w:rsidP="00B01D84">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20.16%</w:t>
            </w:r>
          </w:p>
        </w:tc>
        <w:tc>
          <w:tcPr>
            <w:tcW w:w="1559" w:type="dxa"/>
            <w:tcBorders>
              <w:top w:val="nil"/>
              <w:left w:val="nil"/>
              <w:bottom w:val="single" w:sz="4" w:space="0" w:color="auto"/>
              <w:right w:val="single" w:sz="4" w:space="0" w:color="auto"/>
            </w:tcBorders>
            <w:shd w:val="clear" w:color="auto" w:fill="auto"/>
            <w:noWrap/>
            <w:vAlign w:val="center"/>
          </w:tcPr>
          <w:p w14:paraId="385B40B6" w14:textId="3DDB4BFF" w:rsidR="00B01D84" w:rsidRPr="00D53175" w:rsidRDefault="00807DC2" w:rsidP="00B01D84">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 xml:space="preserve">mg N </w:t>
            </w:r>
            <w:r w:rsidR="00B01D84" w:rsidRPr="00D53175">
              <w:rPr>
                <w:rFonts w:ascii="Arial" w:eastAsia="Times New Roman" w:hAnsi="Arial" w:cs="Arial"/>
                <w:color w:val="000000"/>
                <w:szCs w:val="24"/>
                <w:lang w:val="en-US" w:eastAsia="es-CO"/>
              </w:rPr>
              <w:t>/L</w:t>
            </w:r>
          </w:p>
        </w:tc>
      </w:tr>
    </w:tbl>
    <w:p w14:paraId="7D385CEB" w14:textId="0079A18F" w:rsidR="000B7AEE" w:rsidRPr="00D53175" w:rsidRDefault="005E60A0" w:rsidP="00AF26B5">
      <w:pPr>
        <w:tabs>
          <w:tab w:val="center" w:pos="5954"/>
        </w:tabs>
        <w:spacing w:before="240" w:after="0"/>
        <w:jc w:val="both"/>
        <w:rPr>
          <w:rFonts w:ascii="Arial" w:hAnsi="Arial" w:cs="Arial"/>
          <w:szCs w:val="24"/>
          <w:lang w:val="en-US"/>
        </w:rPr>
      </w:pPr>
      <w:r w:rsidRPr="00D53175">
        <w:rPr>
          <w:rFonts w:ascii="Arial" w:hAnsi="Arial" w:cs="Arial"/>
          <w:szCs w:val="24"/>
          <w:lang w:val="en-US"/>
        </w:rPr>
        <w:t>T</w:t>
      </w:r>
      <w:r w:rsidR="000B7AEE" w:rsidRPr="00D53175">
        <w:rPr>
          <w:rFonts w:ascii="Arial" w:hAnsi="Arial" w:cs="Arial"/>
          <w:szCs w:val="24"/>
          <w:lang w:val="en-US"/>
        </w:rPr>
        <w:t xml:space="preserve">he initial phenol concentration of the </w:t>
      </w:r>
      <w:r w:rsidR="008E1C26" w:rsidRPr="00D53175">
        <w:rPr>
          <w:rFonts w:ascii="Arial" w:hAnsi="Arial" w:cs="Arial"/>
          <w:szCs w:val="24"/>
          <w:lang w:val="en-US"/>
        </w:rPr>
        <w:t xml:space="preserve">real wastewater </w:t>
      </w:r>
      <w:r w:rsidR="000B7AEE" w:rsidRPr="00D53175">
        <w:rPr>
          <w:rFonts w:ascii="Arial" w:hAnsi="Arial" w:cs="Arial"/>
          <w:szCs w:val="24"/>
          <w:lang w:val="en-US"/>
        </w:rPr>
        <w:t xml:space="preserve">sample was </w:t>
      </w:r>
      <w:r w:rsidR="000B7AEE" w:rsidRPr="00D53175">
        <w:rPr>
          <w:rFonts w:ascii="Arial" w:eastAsia="Times New Roman" w:hAnsi="Arial" w:cs="Arial"/>
          <w:color w:val="000000"/>
          <w:szCs w:val="24"/>
          <w:lang w:val="en-US" w:eastAsia="es-CO"/>
        </w:rPr>
        <w:t>19.60 mg/L,</w:t>
      </w:r>
      <w:r w:rsidR="008E1C26" w:rsidRPr="00D53175">
        <w:rPr>
          <w:rFonts w:ascii="Arial" w:eastAsia="Times New Roman" w:hAnsi="Arial" w:cs="Arial"/>
          <w:color w:val="000000"/>
          <w:szCs w:val="24"/>
          <w:lang w:val="en-US" w:eastAsia="es-CO"/>
        </w:rPr>
        <w:t xml:space="preserve"> which is</w:t>
      </w:r>
      <w:r w:rsidR="000B7AEE" w:rsidRPr="00D53175">
        <w:rPr>
          <w:rFonts w:ascii="Arial" w:eastAsia="Times New Roman" w:hAnsi="Arial" w:cs="Arial"/>
          <w:color w:val="000000"/>
          <w:szCs w:val="24"/>
          <w:lang w:val="en-US" w:eastAsia="es-CO"/>
        </w:rPr>
        <w:t xml:space="preserve"> close to the high</w:t>
      </w:r>
      <w:r w:rsidR="008E1C26" w:rsidRPr="00D53175">
        <w:rPr>
          <w:rFonts w:ascii="Arial" w:eastAsia="Times New Roman" w:hAnsi="Arial" w:cs="Arial"/>
          <w:color w:val="000000"/>
          <w:szCs w:val="24"/>
          <w:lang w:val="en-US" w:eastAsia="es-CO"/>
        </w:rPr>
        <w:t>est</w:t>
      </w:r>
      <w:r w:rsidR="000B7AEE" w:rsidRPr="00D53175">
        <w:rPr>
          <w:rFonts w:ascii="Arial" w:eastAsia="Times New Roman" w:hAnsi="Arial" w:cs="Arial"/>
          <w:color w:val="000000"/>
          <w:szCs w:val="24"/>
          <w:lang w:val="en-US" w:eastAsia="es-CO"/>
        </w:rPr>
        <w:t xml:space="preserve"> concentration </w:t>
      </w:r>
      <w:r w:rsidR="008E1C26" w:rsidRPr="00D53175">
        <w:rPr>
          <w:rFonts w:ascii="Arial" w:eastAsia="Times New Roman" w:hAnsi="Arial" w:cs="Arial"/>
          <w:color w:val="000000"/>
          <w:szCs w:val="24"/>
          <w:lang w:val="en-US" w:eastAsia="es-CO"/>
        </w:rPr>
        <w:t xml:space="preserve">evaluated </w:t>
      </w:r>
      <w:r w:rsidR="000B7AEE" w:rsidRPr="00D53175">
        <w:rPr>
          <w:rFonts w:ascii="Arial" w:eastAsia="Times New Roman" w:hAnsi="Arial" w:cs="Arial"/>
          <w:color w:val="000000"/>
          <w:szCs w:val="24"/>
          <w:lang w:val="en-US" w:eastAsia="es-CO"/>
        </w:rPr>
        <w:t>in the</w:t>
      </w:r>
      <w:r w:rsidR="008E1C26" w:rsidRPr="00D53175">
        <w:rPr>
          <w:rFonts w:ascii="Arial" w:eastAsia="Times New Roman" w:hAnsi="Arial" w:cs="Arial"/>
          <w:color w:val="000000"/>
          <w:szCs w:val="24"/>
          <w:lang w:val="en-US" w:eastAsia="es-CO"/>
        </w:rPr>
        <w:t xml:space="preserve"> case of</w:t>
      </w:r>
      <w:r w:rsidR="000B7AEE" w:rsidRPr="00D53175">
        <w:rPr>
          <w:rFonts w:ascii="Arial" w:eastAsia="Times New Roman" w:hAnsi="Arial" w:cs="Arial"/>
          <w:color w:val="000000"/>
          <w:szCs w:val="24"/>
          <w:lang w:val="en-US" w:eastAsia="es-CO"/>
        </w:rPr>
        <w:t xml:space="preserve"> </w:t>
      </w:r>
      <w:r w:rsidR="000B7AEE" w:rsidRPr="00D53175">
        <w:rPr>
          <w:rFonts w:ascii="Arial" w:hAnsi="Arial" w:cs="Arial"/>
          <w:szCs w:val="24"/>
          <w:lang w:val="en-US"/>
        </w:rPr>
        <w:t>biodegradation of dyes</w:t>
      </w:r>
      <w:r w:rsidR="008328F3" w:rsidRPr="00D53175">
        <w:rPr>
          <w:rFonts w:ascii="Arial" w:hAnsi="Arial" w:cs="Arial"/>
          <w:szCs w:val="24"/>
          <w:lang w:val="en-US"/>
        </w:rPr>
        <w:t xml:space="preserve"> </w:t>
      </w:r>
      <w:r w:rsidR="006E346B" w:rsidRPr="00D53175">
        <w:rPr>
          <w:rFonts w:ascii="Arial" w:hAnsi="Arial" w:cs="Arial"/>
          <w:szCs w:val="24"/>
          <w:lang w:val="en-US"/>
        </w:rPr>
        <w:t>with model wastewaters.</w:t>
      </w:r>
      <w:r w:rsidRPr="00D53175">
        <w:rPr>
          <w:rFonts w:ascii="Arial" w:hAnsi="Arial" w:cs="Arial"/>
          <w:szCs w:val="24"/>
          <w:lang w:val="en-US"/>
        </w:rPr>
        <w:t xml:space="preserve"> </w:t>
      </w:r>
      <w:r w:rsidR="006E346B" w:rsidRPr="00D53175">
        <w:rPr>
          <w:rFonts w:ascii="Arial" w:hAnsi="Arial" w:cs="Arial"/>
          <w:szCs w:val="24"/>
          <w:lang w:val="en-US"/>
        </w:rPr>
        <w:t xml:space="preserve">Also, the experiments with real wastewaters were conducted in the presence of </w:t>
      </w:r>
      <w:r w:rsidR="000B7AEE" w:rsidRPr="00D53175">
        <w:rPr>
          <w:rFonts w:ascii="Arial" w:hAnsi="Arial" w:cs="Arial"/>
          <w:szCs w:val="24"/>
          <w:lang w:val="en-US"/>
        </w:rPr>
        <w:t>5 mg of Lac-Magnetite</w:t>
      </w:r>
      <w:r w:rsidR="008328F3" w:rsidRPr="00D53175">
        <w:rPr>
          <w:rFonts w:ascii="Arial" w:hAnsi="Arial" w:cs="Arial"/>
          <w:szCs w:val="24"/>
          <w:lang w:val="en-US"/>
        </w:rPr>
        <w:t>. C</w:t>
      </w:r>
      <w:r w:rsidRPr="00D53175">
        <w:rPr>
          <w:rFonts w:ascii="Arial" w:hAnsi="Arial" w:cs="Arial"/>
          <w:szCs w:val="24"/>
          <w:lang w:val="en-US"/>
        </w:rPr>
        <w:t>onsequently,</w:t>
      </w:r>
      <w:r w:rsidR="008328F3" w:rsidRPr="00D53175">
        <w:rPr>
          <w:rFonts w:ascii="Arial" w:hAnsi="Arial" w:cs="Arial"/>
          <w:szCs w:val="24"/>
          <w:lang w:val="en-US"/>
        </w:rPr>
        <w:t xml:space="preserve"> </w:t>
      </w:r>
      <w:r w:rsidR="00664D7E" w:rsidRPr="00D53175">
        <w:rPr>
          <w:rFonts w:ascii="Arial" w:hAnsi="Arial" w:cs="Arial"/>
          <w:szCs w:val="24"/>
          <w:lang w:val="en-US"/>
        </w:rPr>
        <w:t>an</w:t>
      </w:r>
      <w:r w:rsidR="000B7AEE" w:rsidRPr="00D53175">
        <w:rPr>
          <w:rFonts w:ascii="Arial" w:hAnsi="Arial" w:cs="Arial"/>
          <w:szCs w:val="24"/>
          <w:lang w:val="en-US"/>
        </w:rPr>
        <w:t xml:space="preserve"> equivalent </w:t>
      </w:r>
      <w:r w:rsidR="00664D7E" w:rsidRPr="00D53175">
        <w:rPr>
          <w:rFonts w:ascii="Arial" w:hAnsi="Arial" w:cs="Arial"/>
          <w:szCs w:val="24"/>
          <w:lang w:val="en-US"/>
        </w:rPr>
        <w:t xml:space="preserve">number </w:t>
      </w:r>
      <w:r w:rsidR="000B7AEE" w:rsidRPr="00D53175">
        <w:rPr>
          <w:rFonts w:ascii="Arial" w:hAnsi="Arial" w:cs="Arial"/>
          <w:szCs w:val="24"/>
          <w:lang w:val="en-US"/>
        </w:rPr>
        <w:t xml:space="preserve">of </w:t>
      </w:r>
      <w:r w:rsidR="008328F3" w:rsidRPr="00D53175">
        <w:rPr>
          <w:rFonts w:ascii="Arial" w:hAnsi="Arial" w:cs="Arial"/>
          <w:szCs w:val="24"/>
          <w:lang w:val="en-US"/>
        </w:rPr>
        <w:t>cycles</w:t>
      </w:r>
      <w:r w:rsidR="000B7AEE" w:rsidRPr="00D53175">
        <w:rPr>
          <w:rFonts w:ascii="Arial" w:hAnsi="Arial" w:cs="Arial"/>
          <w:szCs w:val="24"/>
          <w:lang w:val="en-US"/>
        </w:rPr>
        <w:t xml:space="preserve"> </w:t>
      </w:r>
      <w:r w:rsidR="00DF0E95" w:rsidRPr="00D53175">
        <w:rPr>
          <w:rFonts w:ascii="Arial" w:hAnsi="Arial" w:cs="Arial"/>
          <w:szCs w:val="24"/>
          <w:lang w:val="en-US"/>
        </w:rPr>
        <w:t>to treat</w:t>
      </w:r>
      <w:r w:rsidR="000B7AEE" w:rsidRPr="00D53175">
        <w:rPr>
          <w:rFonts w:ascii="Arial" w:hAnsi="Arial" w:cs="Arial"/>
          <w:szCs w:val="24"/>
          <w:lang w:val="en-US"/>
        </w:rPr>
        <w:t xml:space="preserve"> the total volume of sample in each case</w:t>
      </w:r>
      <w:r w:rsidR="00664D7E" w:rsidRPr="00D53175">
        <w:rPr>
          <w:rFonts w:ascii="Arial" w:hAnsi="Arial" w:cs="Arial"/>
          <w:szCs w:val="24"/>
          <w:lang w:val="en-US"/>
        </w:rPr>
        <w:t xml:space="preserve"> can be estimated to be</w:t>
      </w:r>
      <w:r w:rsidR="00DC2C2F" w:rsidRPr="00D53175">
        <w:rPr>
          <w:rFonts w:ascii="Arial" w:hAnsi="Arial" w:cs="Arial"/>
          <w:szCs w:val="24"/>
          <w:lang w:val="en-US"/>
        </w:rPr>
        <w:t xml:space="preserve"> </w:t>
      </w:r>
      <w:r w:rsidR="00835D15" w:rsidRPr="00D53175">
        <w:rPr>
          <w:rFonts w:ascii="Arial" w:hAnsi="Arial" w:cs="Arial"/>
          <w:szCs w:val="24"/>
          <w:lang w:val="en-US"/>
        </w:rPr>
        <w:t xml:space="preserve">roughly </w:t>
      </w:r>
      <w:r w:rsidR="0005038D" w:rsidRPr="00D53175">
        <w:rPr>
          <w:rFonts w:ascii="Arial" w:hAnsi="Arial" w:cs="Arial"/>
          <w:szCs w:val="24"/>
          <w:lang w:val="en-US"/>
        </w:rPr>
        <w:t>200.</w:t>
      </w:r>
      <w:r w:rsidR="00140D81" w:rsidRPr="00D53175">
        <w:rPr>
          <w:rFonts w:ascii="Arial" w:hAnsi="Arial" w:cs="Arial"/>
          <w:szCs w:val="24"/>
          <w:lang w:val="en-US"/>
        </w:rPr>
        <w:t xml:space="preserve"> </w:t>
      </w:r>
      <w:r w:rsidR="00C2466A" w:rsidRPr="00D53175">
        <w:rPr>
          <w:rFonts w:ascii="Arial" w:hAnsi="Arial" w:cs="Arial"/>
          <w:szCs w:val="24"/>
          <w:lang w:val="en-US"/>
        </w:rPr>
        <w:t xml:space="preserve">To </w:t>
      </w:r>
      <w:r w:rsidR="00140D81" w:rsidRPr="00D53175">
        <w:rPr>
          <w:rFonts w:ascii="Arial" w:hAnsi="Arial" w:cs="Arial"/>
          <w:szCs w:val="24"/>
          <w:lang w:val="en-US"/>
        </w:rPr>
        <w:t xml:space="preserve">our knowledge, there are no reports of microfluidic systems tested at </w:t>
      </w:r>
      <w:r w:rsidR="00C2466A" w:rsidRPr="00D53175">
        <w:rPr>
          <w:rFonts w:ascii="Arial" w:hAnsi="Arial" w:cs="Arial"/>
          <w:szCs w:val="24"/>
          <w:lang w:val="en-US"/>
        </w:rPr>
        <w:t xml:space="preserve">such </w:t>
      </w:r>
      <w:r w:rsidR="00140D81" w:rsidRPr="00D53175">
        <w:rPr>
          <w:rFonts w:ascii="Arial" w:hAnsi="Arial" w:cs="Arial"/>
          <w:szCs w:val="24"/>
          <w:lang w:val="en-US"/>
        </w:rPr>
        <w:t xml:space="preserve">high number of cycles. </w:t>
      </w:r>
      <w:r w:rsidR="00F22DEB" w:rsidRPr="00D53175">
        <w:rPr>
          <w:rFonts w:ascii="Arial" w:hAnsi="Arial" w:cs="Arial"/>
          <w:szCs w:val="24"/>
          <w:lang w:val="en-US"/>
        </w:rPr>
        <w:t xml:space="preserve">Nonetheless, </w:t>
      </w:r>
      <w:proofErr w:type="spellStart"/>
      <w:r w:rsidR="00F22DEB" w:rsidRPr="00D53175">
        <w:rPr>
          <w:rFonts w:ascii="Arial" w:hAnsi="Arial" w:cs="Arial"/>
          <w:szCs w:val="24"/>
          <w:lang w:val="en-US"/>
        </w:rPr>
        <w:t>Hayati</w:t>
      </w:r>
      <w:proofErr w:type="spellEnd"/>
      <w:r w:rsidR="00F22DEB" w:rsidRPr="00D53175">
        <w:rPr>
          <w:rFonts w:ascii="Arial" w:hAnsi="Arial" w:cs="Arial"/>
          <w:szCs w:val="24"/>
          <w:lang w:val="en-US"/>
        </w:rPr>
        <w:t xml:space="preserve"> et al. show</w:t>
      </w:r>
      <w:r w:rsidR="00C2466A" w:rsidRPr="00D53175">
        <w:rPr>
          <w:rFonts w:ascii="Arial" w:hAnsi="Arial" w:cs="Arial"/>
          <w:szCs w:val="24"/>
          <w:lang w:val="en-US"/>
        </w:rPr>
        <w:t>ed</w:t>
      </w:r>
      <w:r w:rsidR="00F22DEB" w:rsidRPr="00D53175">
        <w:rPr>
          <w:rFonts w:ascii="Arial" w:hAnsi="Arial" w:cs="Arial"/>
          <w:szCs w:val="24"/>
          <w:lang w:val="en-US"/>
        </w:rPr>
        <w:t xml:space="preserve"> that after 6 cycles of treatment</w:t>
      </w:r>
      <w:r w:rsidR="00C2466A" w:rsidRPr="00D53175">
        <w:rPr>
          <w:rFonts w:ascii="Arial" w:hAnsi="Arial" w:cs="Arial"/>
          <w:szCs w:val="24"/>
          <w:lang w:val="en-US"/>
        </w:rPr>
        <w:t>, phenol degradation efficiency</w:t>
      </w:r>
      <w:r w:rsidR="00F22DEB" w:rsidRPr="00D53175">
        <w:rPr>
          <w:rFonts w:ascii="Arial" w:hAnsi="Arial" w:cs="Arial"/>
          <w:szCs w:val="24"/>
          <w:lang w:val="en-US"/>
        </w:rPr>
        <w:t xml:space="preserve"> </w:t>
      </w:r>
      <w:r w:rsidR="00C2466A" w:rsidRPr="00D53175">
        <w:rPr>
          <w:rFonts w:ascii="Arial" w:hAnsi="Arial" w:cs="Arial"/>
          <w:szCs w:val="24"/>
          <w:lang w:val="en-US"/>
        </w:rPr>
        <w:t xml:space="preserve">remained in the </w:t>
      </w:r>
      <w:r w:rsidR="00F22DEB" w:rsidRPr="00D53175">
        <w:rPr>
          <w:rFonts w:ascii="Arial" w:hAnsi="Arial" w:cs="Arial"/>
          <w:szCs w:val="24"/>
          <w:lang w:val="en-US"/>
        </w:rPr>
        <w:t xml:space="preserve">range of 90–100% </w:t>
      </w:r>
      <w:r w:rsidR="00F22DEB"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{"citationItems":[{"id":"ITEM-1","itemData":{"DOI":"10.1039/c8ra07936f","ISSN":"20462069","abstract":"ZnO/TiO2 anchored on a reduced graphene oxide (rGO) ternary nanocomposite heterojunction was synthesized via the multi-step method including hydrothermal, solvothermal and sol-gel methods. XRD, Raman, FESEM, EDX, Dot Mapping EDS, BET, FTIR, UV-VIS, TGA, and EIS techniques were utilized for characterizing as-synthesized catalysts. The XRD and Raman data proved the formation of anatase phase TiO2 and wurtzite phase ZnO in the prepared samples. Further, the UV-Vis spectrum confirmed that the band gap value of ZnO/TiO2 diminished on introduction of graphene oxide. Photocatalytic performance of the fabricated catalysts was investigated by decontamination of phenol in aqueous solutions. The effect of different operational factors such as pH, catalyst dosage, phenol concentration, and light illumination was investigated to find the optimum decontamination conditions. According to the results, complete degradation of phenol was achieved at pH = 4, catalyst dosage of 0.6 g L−1, light intensity of 150 W, and phenol initial concentration of 60 ppm at 160 min under visible light illumination. With the addition of graphene oxide to the composite, a significant increase was detected in the photocatalytic performance due to the higher available surface area and lower electron/hole recombination rate. In addition, the scavenging experiments revealed that the ·OH is responsible for the degradation of phenol during the reaction. The degradation mechanism, economic performance, mineralization, and recyclability were also investigated. Kinetic studies confirmed that photocatalytic degradation process followed the pseudo-first-order kinetic model. A case of real wastewater treatment was used to examine the performance of the catalyst for real case studies.","author":[{"dropping-particle":"","family":"Hayati","given":"Farzan","non-dropping-particle":"","parse-names":false,"suffix":""},{"dropping-particle":"","family":"Isari","given":"Ali Akbar","non-dropping-particle":"","parse-names":false,"suffix":""},{"dropping-particle":"","family":"Fattahi","given":"Moslem","non-dropping-particle":"","parse-names":false,"suffix":""},{"dropping-particle":"","family":"Anvaripour","given":"Bagher","non-dropping-particle":"","parse-names":false,"suffix":""},{"dropping-particle":"","family":"Jorfi","given":"Sahand","non-dropping-particle":"","parse-names":false,"suffix":""}],"container-title":"RSC Advances","id":"ITEM-1","issue":"70","issued":{"date-parts":[["2018","11","30"]]},"page":"40035-40053","publisher":"Royal Society of Chemistry","title":"Photocatalytic decontamination of phenol and petrochemical wastewater through ZnO/TiO2 decorated on reduced graphene oxide nanocomposite: influential operating factors, mechanism, and electrical energy consumption","type":"article-journal","volume":"8"},"uris":["http://www.mendeley.com/documents/?uuid=8dde41e6-acd9-3472-9631-1e65973da209"]}],"mendeley":{"formattedCitation":"[47]","plainTextFormattedCitation":"[47]","previouslyFormattedCitation":"[46]"},"properties":{"noteIndex":0},"schema":"https://github.com/citation-style-language/schema/raw/master/csl-citation.json"}</w:instrText>
      </w:r>
      <w:r w:rsidR="00F22DEB" w:rsidRPr="00D53175">
        <w:rPr>
          <w:rFonts w:ascii="Arial" w:hAnsi="Arial" w:cs="Arial"/>
          <w:szCs w:val="24"/>
          <w:lang w:val="en-US"/>
        </w:rPr>
        <w:fldChar w:fldCharType="separate"/>
      </w:r>
      <w:r w:rsidR="005639F6" w:rsidRPr="00D53175">
        <w:rPr>
          <w:rFonts w:ascii="Arial" w:hAnsi="Arial" w:cs="Arial"/>
          <w:noProof/>
          <w:szCs w:val="24"/>
          <w:lang w:val="en-US"/>
        </w:rPr>
        <w:t>[47]</w:t>
      </w:r>
      <w:r w:rsidR="00F22DEB" w:rsidRPr="00D53175">
        <w:rPr>
          <w:rFonts w:ascii="Arial" w:hAnsi="Arial" w:cs="Arial"/>
          <w:szCs w:val="24"/>
          <w:lang w:val="en-US"/>
        </w:rPr>
        <w:fldChar w:fldCharType="end"/>
      </w:r>
      <w:r w:rsidR="00F22DEB" w:rsidRPr="00D53175">
        <w:rPr>
          <w:rFonts w:ascii="Arial" w:hAnsi="Arial" w:cs="Arial"/>
          <w:szCs w:val="24"/>
          <w:lang w:val="en-US"/>
        </w:rPr>
        <w:t xml:space="preserve">, and </w:t>
      </w:r>
      <w:proofErr w:type="spellStart"/>
      <w:r w:rsidR="00F22DEB" w:rsidRPr="00D53175">
        <w:rPr>
          <w:rFonts w:ascii="Arial" w:hAnsi="Arial" w:cs="Arial"/>
          <w:szCs w:val="24"/>
          <w:lang w:val="en-US"/>
        </w:rPr>
        <w:t>Abdollahi</w:t>
      </w:r>
      <w:proofErr w:type="spellEnd"/>
      <w:r w:rsidR="00F22DEB" w:rsidRPr="00D53175">
        <w:rPr>
          <w:rFonts w:ascii="Arial" w:hAnsi="Arial" w:cs="Arial"/>
          <w:szCs w:val="24"/>
          <w:lang w:val="en-US"/>
        </w:rPr>
        <w:t xml:space="preserve"> et al. reached a</w:t>
      </w:r>
      <w:r w:rsidR="00F90D8B" w:rsidRPr="00D53175">
        <w:rPr>
          <w:rFonts w:ascii="Arial" w:hAnsi="Arial" w:cs="Arial"/>
          <w:szCs w:val="24"/>
          <w:lang w:val="en-US"/>
        </w:rPr>
        <w:t>bout</w:t>
      </w:r>
      <w:r w:rsidR="00F22DEB" w:rsidRPr="00D53175">
        <w:rPr>
          <w:rFonts w:ascii="Arial" w:hAnsi="Arial" w:cs="Arial"/>
          <w:szCs w:val="24"/>
          <w:lang w:val="en-US"/>
        </w:rPr>
        <w:t xml:space="preserve"> 52% phenol reduction </w:t>
      </w:r>
      <w:r w:rsidR="00F90D8B" w:rsidRPr="00D53175">
        <w:rPr>
          <w:rFonts w:ascii="Arial" w:hAnsi="Arial" w:cs="Arial"/>
          <w:szCs w:val="24"/>
          <w:lang w:val="en-US"/>
        </w:rPr>
        <w:t xml:space="preserve">efficiency </w:t>
      </w:r>
      <w:r w:rsidR="00F22DEB" w:rsidRPr="00D53175">
        <w:rPr>
          <w:rFonts w:ascii="Arial" w:hAnsi="Arial" w:cs="Arial"/>
          <w:szCs w:val="24"/>
          <w:lang w:val="en-US"/>
        </w:rPr>
        <w:t xml:space="preserve">after 6 cycles of use </w:t>
      </w:r>
      <w:r w:rsidR="00F22DEB"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{"citationItems":[{"id":"ITEM-1","itemData":{"DOI":"10.1007/s13205-018-1445-2","ISBN":"0123456789","ISSN":"21905738","abstract":"Low conversion efficiency and long-processing time are some of the major problems associated with the use of biocatalysts in industrial processes. In this study, modified magnetic iron oxide nanoparticles bearing tyrosinase (tyrosinase-MNPs) were employed as a magnetic nano-biocatalyst to treat phenol-containing wastewater. Different factors affecting the phenol removal efficiency of the fabricated nano-biocatalyst such as catalyst dosage, pH, temperature, initial phenol concentration, and reusability were investigated. The results proved that the precise dosage of nano-biocatalyst was able to degrade phenol at the wide range of pHs and temperatures. The immobilized tyrosinase showed proper phenol degradation more than 70%, where the substrate with a high concentration of 2500 mg/L was subjected to phenol removal. The nano-biocatalyst was highly efficient and reusable, since it displayed phenol degradation yields of 100% after the third reuse cycle and about 58% after the seventh cycle. Moreover, the immobilized tyrosinase was able to degrade phenol dissolved in real water samples up to 78% after incubation for 60 min. It was also reusable at least seven cycles in the real water sample. The results proved the effectiveness and applicability of the fabricated nano-biocatalyst to treat phenol-containing wastewaters in a shorter time and higher efficiency even at high phenol concentration. The developed nano-biocatalyst can be promising for the micropollutants removal and an alternative for the catalysts used in traditional treatment processes.","author":[{"dropping-particle":"","family":"Abdollahi","given":"Kourosh","non-dropping-particle":"","parse-names":false,"suffix":""},{"dropping-particle":"","family":"Yazdani","given":"Farshad","non-dropping-particle":"","parse-names":false,"suffix":""},{"dropping-particle":"","family":"Panahi","given":"Reza","non-dropping-particle":"","parse-names":false,"suffix":""},{"dropping-particle":"","family":"Mokhtarani","given":"Babak","non-dropping-particle":"","parse-names":false,"suffix":""}],"container-title":"3 Biotech","id":"ITEM-1","issue":"10","issued":{"date-parts":[["2018"]]},"page":"0","publisher":"Springer International Publishing","title":"Biotransformation of phenol in synthetic wastewater using the functionalized magnetic nano-biocatalyst particles carrying tyrosinase","type":"article-journal","volume":"8"},"uris":["http://www.mendeley.com/documents/?uuid=8542f053-8ad4-4294-a576-1f4f44504149"]}],"mendeley":{"formattedCitation":"[49]","plainTextFormattedCitation":"[49]","previouslyFormattedCitation":"[48]"},"properties":{"noteIndex":0},"schema":"https://github.com/citation-style-language/schema/raw/master/csl-citation.json"}</w:instrText>
      </w:r>
      <w:r w:rsidR="00F22DEB" w:rsidRPr="00D53175">
        <w:rPr>
          <w:rFonts w:ascii="Arial" w:hAnsi="Arial" w:cs="Arial"/>
          <w:szCs w:val="24"/>
          <w:lang w:val="en-US"/>
        </w:rPr>
        <w:fldChar w:fldCharType="separate"/>
      </w:r>
      <w:r w:rsidR="005639F6" w:rsidRPr="00D53175">
        <w:rPr>
          <w:rFonts w:ascii="Arial" w:hAnsi="Arial" w:cs="Arial"/>
          <w:noProof/>
          <w:szCs w:val="24"/>
          <w:lang w:val="en-US"/>
        </w:rPr>
        <w:t>[49]</w:t>
      </w:r>
      <w:r w:rsidR="00F22DEB" w:rsidRPr="00D53175">
        <w:rPr>
          <w:rFonts w:ascii="Arial" w:hAnsi="Arial" w:cs="Arial"/>
          <w:szCs w:val="24"/>
          <w:lang w:val="en-US"/>
        </w:rPr>
        <w:fldChar w:fldCharType="end"/>
      </w:r>
      <w:r w:rsidR="00F22DEB" w:rsidRPr="00D53175">
        <w:rPr>
          <w:rFonts w:ascii="Arial" w:hAnsi="Arial" w:cs="Arial"/>
          <w:szCs w:val="24"/>
          <w:lang w:val="en-US"/>
        </w:rPr>
        <w:t>.</w:t>
      </w:r>
    </w:p>
    <w:p w14:paraId="1BB86AB5" w14:textId="390A62E3" w:rsidR="00A61170" w:rsidRPr="00D53175" w:rsidRDefault="00A61170" w:rsidP="007F7C1F">
      <w:pPr>
        <w:pStyle w:val="Heading1"/>
        <w:numPr>
          <w:ilvl w:val="0"/>
          <w:numId w:val="24"/>
        </w:numPr>
        <w:rPr>
          <w:rFonts w:ascii="Arial" w:hAnsi="Arial" w:cs="Arial"/>
          <w:szCs w:val="24"/>
          <w:lang w:val="en-US"/>
        </w:rPr>
      </w:pPr>
      <w:bookmarkStart w:id="139" w:name="_Toc58721038"/>
      <w:r w:rsidRPr="00D53175">
        <w:rPr>
          <w:rFonts w:ascii="Arial" w:hAnsi="Arial" w:cs="Arial"/>
          <w:szCs w:val="24"/>
          <w:lang w:val="en-US"/>
        </w:rPr>
        <w:t>Conclusions</w:t>
      </w:r>
      <w:bookmarkEnd w:id="139"/>
    </w:p>
    <w:p w14:paraId="732D8F61" w14:textId="77777777" w:rsidR="00323AD1" w:rsidRDefault="00323AD1" w:rsidP="00662EED">
      <w:pPr>
        <w:pStyle w:val="NoSpacing"/>
        <w:jc w:val="both"/>
        <w:rPr>
          <w:ins w:id="140" w:author="Juan Carlos Cruz Jimenez" w:date="2021-05-23T21:59:00Z"/>
          <w:rFonts w:ascii="Arial" w:hAnsi="Arial" w:cs="Arial"/>
          <w:szCs w:val="24"/>
          <w:lang w:val="en-US"/>
        </w:rPr>
      </w:pPr>
    </w:p>
    <w:p w14:paraId="126D320D" w14:textId="77777777" w:rsidR="005A26F3" w:rsidRDefault="00323AD1" w:rsidP="00662EED">
      <w:pPr>
        <w:pStyle w:val="NoSpacing"/>
        <w:jc w:val="both"/>
        <w:rPr>
          <w:ins w:id="141" w:author="Juan Carlos Cruz Jimenez" w:date="2021-05-23T22:50:00Z"/>
          <w:rFonts w:ascii="Arial" w:hAnsi="Arial" w:cs="Arial"/>
          <w:szCs w:val="24"/>
          <w:lang w:val="en-US"/>
        </w:rPr>
      </w:pPr>
      <w:ins w:id="142" w:author="Juan Carlos Cruz Jimenez" w:date="2021-05-23T21:59:00Z">
        <w:r>
          <w:rPr>
            <w:rFonts w:ascii="Arial" w:hAnsi="Arial" w:cs="Arial"/>
            <w:szCs w:val="24"/>
            <w:lang w:val="en-US"/>
          </w:rPr>
          <w:t xml:space="preserve">The removal of contaminants from </w:t>
        </w:r>
      </w:ins>
      <w:ins w:id="143" w:author="Juan Carlos Cruz Jimenez" w:date="2021-05-23T22:01:00Z">
        <w:r w:rsidR="005B6A30">
          <w:rPr>
            <w:rFonts w:ascii="Arial" w:hAnsi="Arial" w:cs="Arial"/>
            <w:szCs w:val="24"/>
            <w:lang w:val="en-US"/>
          </w:rPr>
          <w:t xml:space="preserve">industrial effluents </w:t>
        </w:r>
      </w:ins>
      <w:ins w:id="144" w:author="Juan Carlos Cruz Jimenez" w:date="2021-05-23T22:02:00Z">
        <w:r w:rsidR="005B6A30">
          <w:rPr>
            <w:rFonts w:ascii="Arial" w:hAnsi="Arial" w:cs="Arial"/>
            <w:szCs w:val="24"/>
            <w:lang w:val="en-US"/>
          </w:rPr>
          <w:t>remains</w:t>
        </w:r>
      </w:ins>
      <w:ins w:id="145" w:author="Juan Carlos Cruz Jimenez" w:date="2021-05-23T22:01:00Z">
        <w:r w:rsidR="005B6A30">
          <w:rPr>
            <w:rFonts w:ascii="Arial" w:hAnsi="Arial" w:cs="Arial"/>
            <w:szCs w:val="24"/>
            <w:lang w:val="en-US"/>
          </w:rPr>
          <w:t xml:space="preserve"> a major c</w:t>
        </w:r>
      </w:ins>
      <w:ins w:id="146" w:author="Juan Carlos Cruz Jimenez" w:date="2021-05-23T22:02:00Z">
        <w:r w:rsidR="005B6A30">
          <w:rPr>
            <w:rFonts w:ascii="Arial" w:hAnsi="Arial" w:cs="Arial"/>
            <w:szCs w:val="24"/>
            <w:lang w:val="en-US"/>
          </w:rPr>
          <w:t>hallenge</w:t>
        </w:r>
        <w:r w:rsidR="00C767F1">
          <w:rPr>
            <w:rFonts w:ascii="Arial" w:hAnsi="Arial" w:cs="Arial"/>
            <w:szCs w:val="24"/>
            <w:lang w:val="en-US"/>
          </w:rPr>
          <w:t>, which is complicated even further by the massive growth of emergin</w:t>
        </w:r>
      </w:ins>
      <w:ins w:id="147" w:author="Juan Carlos Cruz Jimenez" w:date="2021-05-23T22:03:00Z">
        <w:r w:rsidR="00C767F1">
          <w:rPr>
            <w:rFonts w:ascii="Arial" w:hAnsi="Arial" w:cs="Arial"/>
            <w:szCs w:val="24"/>
            <w:lang w:val="en-US"/>
          </w:rPr>
          <w:t>g economies worldwide. This is mainly because their industrial sectors have b</w:t>
        </w:r>
      </w:ins>
      <w:ins w:id="148" w:author="Juan Carlos Cruz Jimenez" w:date="2021-05-23T22:04:00Z">
        <w:r w:rsidR="00C767F1">
          <w:rPr>
            <w:rFonts w:ascii="Arial" w:hAnsi="Arial" w:cs="Arial"/>
            <w:szCs w:val="24"/>
            <w:lang w:val="en-US"/>
          </w:rPr>
          <w:t>ecome major contributors to water pollution</w:t>
        </w:r>
      </w:ins>
      <w:ins w:id="149" w:author="Juan Carlos Cruz Jimenez" w:date="2021-05-23T22:26:00Z">
        <w:r w:rsidR="0038284D">
          <w:rPr>
            <w:rFonts w:ascii="Arial" w:hAnsi="Arial" w:cs="Arial"/>
            <w:szCs w:val="24"/>
            <w:lang w:val="en-US"/>
          </w:rPr>
          <w:t xml:space="preserve"> and </w:t>
        </w:r>
      </w:ins>
      <w:ins w:id="150" w:author="Juan Carlos Cruz Jimenez" w:date="2021-05-23T22:27:00Z">
        <w:r w:rsidR="0038284D">
          <w:rPr>
            <w:rFonts w:ascii="Arial" w:hAnsi="Arial" w:cs="Arial"/>
            <w:szCs w:val="24"/>
            <w:lang w:val="en-US"/>
          </w:rPr>
          <w:t xml:space="preserve">therefore responsible for </w:t>
        </w:r>
      </w:ins>
      <w:ins w:id="151" w:author="Juan Carlos Cruz Jimenez" w:date="2021-05-23T22:26:00Z">
        <w:r w:rsidR="0038284D">
          <w:rPr>
            <w:rFonts w:ascii="Arial" w:hAnsi="Arial" w:cs="Arial"/>
            <w:szCs w:val="24"/>
            <w:lang w:val="en-US"/>
          </w:rPr>
          <w:t xml:space="preserve">the </w:t>
        </w:r>
      </w:ins>
      <w:ins w:id="152" w:author="Juan Carlos Cruz Jimenez" w:date="2021-05-23T22:27:00Z">
        <w:r w:rsidR="0038284D">
          <w:rPr>
            <w:rFonts w:ascii="Arial" w:hAnsi="Arial" w:cs="Arial"/>
            <w:szCs w:val="24"/>
            <w:lang w:val="en-US"/>
          </w:rPr>
          <w:t>increasingly higher impact on aquatic niches</w:t>
        </w:r>
      </w:ins>
      <w:ins w:id="153" w:author="Juan Carlos Cruz Jimenez" w:date="2021-05-23T22:04:00Z">
        <w:r w:rsidR="00C767F1">
          <w:rPr>
            <w:rFonts w:ascii="Arial" w:hAnsi="Arial" w:cs="Arial"/>
            <w:szCs w:val="24"/>
            <w:lang w:val="en-US"/>
          </w:rPr>
          <w:t>.</w:t>
        </w:r>
      </w:ins>
      <w:ins w:id="154" w:author="Juan Carlos Cruz Jimenez" w:date="2021-05-23T22:12:00Z">
        <w:r w:rsidR="003863DF">
          <w:rPr>
            <w:rFonts w:ascii="Arial" w:hAnsi="Arial" w:cs="Arial"/>
            <w:szCs w:val="24"/>
            <w:lang w:val="en-US"/>
          </w:rPr>
          <w:t xml:space="preserve"> As a</w:t>
        </w:r>
      </w:ins>
      <w:ins w:id="155" w:author="Juan Carlos Cruz Jimenez" w:date="2021-05-23T22:13:00Z">
        <w:r w:rsidR="003863DF">
          <w:rPr>
            <w:rFonts w:ascii="Arial" w:hAnsi="Arial" w:cs="Arial"/>
            <w:szCs w:val="24"/>
            <w:lang w:val="en-US"/>
          </w:rPr>
          <w:t xml:space="preserve"> result, </w:t>
        </w:r>
      </w:ins>
      <w:ins w:id="156" w:author="Juan Carlos Cruz Jimenez" w:date="2021-05-23T22:14:00Z">
        <w:r w:rsidR="00117307">
          <w:rPr>
            <w:rFonts w:ascii="Arial" w:hAnsi="Arial" w:cs="Arial"/>
            <w:szCs w:val="24"/>
            <w:lang w:val="en-US"/>
          </w:rPr>
          <w:t xml:space="preserve">environmental agencies worldwide have </w:t>
        </w:r>
      </w:ins>
      <w:ins w:id="157" w:author="Juan Carlos Cruz Jimenez" w:date="2021-05-23T22:16:00Z">
        <w:r w:rsidR="00117307">
          <w:rPr>
            <w:rFonts w:ascii="Arial" w:hAnsi="Arial" w:cs="Arial"/>
            <w:szCs w:val="24"/>
            <w:lang w:val="en-US"/>
          </w:rPr>
          <w:t>put forward more stringent regula</w:t>
        </w:r>
      </w:ins>
      <w:ins w:id="158" w:author="Juan Carlos Cruz Jimenez" w:date="2021-05-23T22:17:00Z">
        <w:r w:rsidR="00117307">
          <w:rPr>
            <w:rFonts w:ascii="Arial" w:hAnsi="Arial" w:cs="Arial"/>
            <w:szCs w:val="24"/>
            <w:lang w:val="en-US"/>
          </w:rPr>
          <w:t>tory frameworks that</w:t>
        </w:r>
      </w:ins>
      <w:ins w:id="159" w:author="Juan Carlos Cruz Jimenez" w:date="2021-05-23T22:21:00Z">
        <w:r w:rsidR="0090525B">
          <w:rPr>
            <w:rFonts w:ascii="Arial" w:hAnsi="Arial" w:cs="Arial"/>
            <w:szCs w:val="24"/>
            <w:lang w:val="en-US"/>
          </w:rPr>
          <w:t>, in turn,</w:t>
        </w:r>
      </w:ins>
      <w:ins w:id="160" w:author="Juan Carlos Cruz Jimenez" w:date="2021-05-23T22:17:00Z">
        <w:r w:rsidR="00117307">
          <w:rPr>
            <w:rFonts w:ascii="Arial" w:hAnsi="Arial" w:cs="Arial"/>
            <w:szCs w:val="24"/>
            <w:lang w:val="en-US"/>
          </w:rPr>
          <w:t xml:space="preserve"> have spurred the development of more</w:t>
        </w:r>
      </w:ins>
      <w:ins w:id="161" w:author="Juan Carlos Cruz Jimenez" w:date="2021-05-23T22:21:00Z">
        <w:r w:rsidR="0090525B">
          <w:rPr>
            <w:rFonts w:ascii="Arial" w:hAnsi="Arial" w:cs="Arial"/>
            <w:szCs w:val="24"/>
            <w:lang w:val="en-US"/>
          </w:rPr>
          <w:t xml:space="preserve"> robust technologies.</w:t>
        </w:r>
      </w:ins>
      <w:ins w:id="162" w:author="Juan Carlos Cruz Jimenez" w:date="2021-05-23T22:22:00Z">
        <w:r w:rsidR="0090525B">
          <w:rPr>
            <w:rFonts w:ascii="Arial" w:hAnsi="Arial" w:cs="Arial"/>
            <w:szCs w:val="24"/>
            <w:lang w:val="en-US"/>
          </w:rPr>
          <w:t xml:space="preserve"> In this regard,</w:t>
        </w:r>
      </w:ins>
      <w:ins w:id="163" w:author="Juan Carlos Cruz Jimenez" w:date="2021-05-23T22:04:00Z">
        <w:r w:rsidR="00C767F1">
          <w:rPr>
            <w:rFonts w:ascii="Arial" w:hAnsi="Arial" w:cs="Arial"/>
            <w:szCs w:val="24"/>
            <w:lang w:val="en-US"/>
          </w:rPr>
          <w:t xml:space="preserve"> </w:t>
        </w:r>
      </w:ins>
      <w:ins w:id="164" w:author="Juan Carlos Cruz Jimenez" w:date="2021-05-23T22:22:00Z">
        <w:r w:rsidR="0090525B">
          <w:rPr>
            <w:rFonts w:ascii="Arial" w:hAnsi="Arial" w:cs="Arial"/>
            <w:szCs w:val="24"/>
            <w:lang w:val="en-US"/>
          </w:rPr>
          <w:t>c</w:t>
        </w:r>
      </w:ins>
      <w:ins w:id="165" w:author="Juan Carlos Cruz Jimenez" w:date="2021-05-23T22:09:00Z">
        <w:r w:rsidR="00C639C7">
          <w:rPr>
            <w:rFonts w:ascii="Arial" w:hAnsi="Arial" w:cs="Arial"/>
            <w:szCs w:val="24"/>
            <w:lang w:val="en-US"/>
          </w:rPr>
          <w:t xml:space="preserve">onventional water remediation processes </w:t>
        </w:r>
      </w:ins>
      <w:ins w:id="166" w:author="Juan Carlos Cruz Jimenez" w:date="2021-05-23T22:11:00Z">
        <w:r w:rsidR="00C639C7" w:rsidRPr="00D53175">
          <w:rPr>
            <w:rFonts w:ascii="Arial" w:hAnsi="Arial" w:cs="Arial"/>
            <w:szCs w:val="24"/>
            <w:lang w:val="en-US"/>
          </w:rPr>
          <w:t>are difficult to operate, rely on costly feedstocks, require complex instrumentation and control schemes</w:t>
        </w:r>
      </w:ins>
      <w:ins w:id="167" w:author="Juan Carlos Cruz Jimenez" w:date="2021-05-23T22:22:00Z">
        <w:r w:rsidR="00354058">
          <w:rPr>
            <w:rFonts w:ascii="Arial" w:hAnsi="Arial" w:cs="Arial"/>
            <w:szCs w:val="24"/>
            <w:lang w:val="en-US"/>
          </w:rPr>
          <w:t>,</w:t>
        </w:r>
      </w:ins>
      <w:ins w:id="168" w:author="Juan Carlos Cruz Jimenez" w:date="2021-05-23T22:11:00Z">
        <w:r w:rsidR="00C639C7">
          <w:rPr>
            <w:rFonts w:ascii="Arial" w:hAnsi="Arial" w:cs="Arial"/>
            <w:szCs w:val="24"/>
            <w:lang w:val="en-US"/>
          </w:rPr>
          <w:t xml:space="preserve"> and </w:t>
        </w:r>
        <w:r w:rsidR="00C639C7" w:rsidRPr="00D53175">
          <w:rPr>
            <w:rFonts w:ascii="Arial" w:hAnsi="Arial" w:cs="Arial"/>
            <w:szCs w:val="24"/>
            <w:lang w:val="en-US"/>
          </w:rPr>
          <w:t>exhibit limited versatility</w:t>
        </w:r>
        <w:r w:rsidR="00C639C7">
          <w:rPr>
            <w:rFonts w:ascii="Arial" w:hAnsi="Arial" w:cs="Arial"/>
            <w:szCs w:val="24"/>
            <w:lang w:val="en-US"/>
          </w:rPr>
          <w:t xml:space="preserve">. </w:t>
        </w:r>
      </w:ins>
      <w:ins w:id="169" w:author="Juan Carlos Cruz Jimenez" w:date="2021-05-23T22:24:00Z">
        <w:r w:rsidR="00354058">
          <w:rPr>
            <w:rFonts w:ascii="Arial" w:hAnsi="Arial" w:cs="Arial"/>
            <w:szCs w:val="24"/>
            <w:lang w:val="en-US"/>
          </w:rPr>
          <w:t>E</w:t>
        </w:r>
      </w:ins>
      <w:ins w:id="170" w:author="Juan Carlos Cruz Jimenez" w:date="2021-05-23T22:22:00Z">
        <w:r w:rsidR="00354058">
          <w:rPr>
            <w:rFonts w:ascii="Arial" w:hAnsi="Arial" w:cs="Arial"/>
            <w:szCs w:val="24"/>
            <w:lang w:val="en-US"/>
          </w:rPr>
          <w:t>nzyme-based remediation</w:t>
        </w:r>
      </w:ins>
      <w:ins w:id="171" w:author="Juan Carlos Cruz Jimenez" w:date="2021-05-23T22:24:00Z">
        <w:r w:rsidR="00354058">
          <w:rPr>
            <w:rFonts w:ascii="Arial" w:hAnsi="Arial" w:cs="Arial"/>
            <w:szCs w:val="24"/>
            <w:lang w:val="en-US"/>
          </w:rPr>
          <w:t xml:space="preserve"> process schemes</w:t>
        </w:r>
      </w:ins>
      <w:ins w:id="172" w:author="Juan Carlos Cruz Jimenez" w:date="2021-05-23T22:22:00Z">
        <w:r w:rsidR="00354058">
          <w:rPr>
            <w:rFonts w:ascii="Arial" w:hAnsi="Arial" w:cs="Arial"/>
            <w:szCs w:val="24"/>
            <w:lang w:val="en-US"/>
          </w:rPr>
          <w:t xml:space="preserve"> have emerged as</w:t>
        </w:r>
      </w:ins>
      <w:ins w:id="173" w:author="Juan Carlos Cruz Jimenez" w:date="2021-05-23T22:23:00Z">
        <w:r w:rsidR="00354058">
          <w:rPr>
            <w:rFonts w:ascii="Arial" w:hAnsi="Arial" w:cs="Arial"/>
            <w:szCs w:val="24"/>
            <w:lang w:val="en-US"/>
          </w:rPr>
          <w:t xml:space="preserve"> </w:t>
        </w:r>
      </w:ins>
      <w:ins w:id="174" w:author="Juan Carlos Cruz Jimenez" w:date="2021-05-23T22:24:00Z">
        <w:r w:rsidR="00354058">
          <w:rPr>
            <w:rFonts w:ascii="Arial" w:hAnsi="Arial" w:cs="Arial"/>
            <w:szCs w:val="24"/>
            <w:lang w:val="en-US"/>
          </w:rPr>
          <w:t>alternative</w:t>
        </w:r>
      </w:ins>
      <w:ins w:id="175" w:author="Juan Carlos Cruz Jimenez" w:date="2021-05-23T22:23:00Z">
        <w:r w:rsidR="00354058">
          <w:rPr>
            <w:rFonts w:ascii="Arial" w:hAnsi="Arial" w:cs="Arial"/>
            <w:szCs w:val="24"/>
            <w:lang w:val="en-US"/>
          </w:rPr>
          <w:t xml:space="preserve"> route</w:t>
        </w:r>
      </w:ins>
      <w:ins w:id="176" w:author="Juan Carlos Cruz Jimenez" w:date="2021-05-23T22:24:00Z">
        <w:r w:rsidR="00354058">
          <w:rPr>
            <w:rFonts w:ascii="Arial" w:hAnsi="Arial" w:cs="Arial"/>
            <w:szCs w:val="24"/>
            <w:lang w:val="en-US"/>
          </w:rPr>
          <w:t xml:space="preserve">s </w:t>
        </w:r>
      </w:ins>
      <w:ins w:id="177" w:author="Juan Carlos Cruz Jimenez" w:date="2021-05-23T22:23:00Z">
        <w:r w:rsidR="00354058">
          <w:rPr>
            <w:rFonts w:ascii="Arial" w:hAnsi="Arial" w:cs="Arial"/>
            <w:szCs w:val="24"/>
            <w:lang w:val="en-US"/>
          </w:rPr>
          <w:t>for more sustainable processes; however,</w:t>
        </w:r>
      </w:ins>
      <w:ins w:id="178" w:author="Juan Carlos Cruz Jimenez" w:date="2021-05-23T22:25:00Z">
        <w:r w:rsidR="00354058">
          <w:rPr>
            <w:rFonts w:ascii="Arial" w:hAnsi="Arial" w:cs="Arial"/>
            <w:szCs w:val="24"/>
            <w:lang w:val="en-US"/>
          </w:rPr>
          <w:t xml:space="preserve"> such </w:t>
        </w:r>
        <w:r w:rsidR="0038284D">
          <w:rPr>
            <w:rFonts w:ascii="Arial" w:hAnsi="Arial" w:cs="Arial"/>
            <w:szCs w:val="24"/>
            <w:lang w:val="en-US"/>
          </w:rPr>
          <w:t>molecules tend to</w:t>
        </w:r>
      </w:ins>
      <w:ins w:id="179" w:author="Juan Carlos Cruz Jimenez" w:date="2021-05-23T22:26:00Z">
        <w:r w:rsidR="0038284D">
          <w:rPr>
            <w:rFonts w:ascii="Arial" w:hAnsi="Arial" w:cs="Arial"/>
            <w:szCs w:val="24"/>
            <w:lang w:val="en-US"/>
          </w:rPr>
          <w:t xml:space="preserve"> reduce their activity under the harsh environments commonly found </w:t>
        </w:r>
      </w:ins>
      <w:ins w:id="180" w:author="Juan Carlos Cruz Jimenez" w:date="2021-05-23T22:28:00Z">
        <w:r w:rsidR="00CE7413">
          <w:rPr>
            <w:rFonts w:ascii="Arial" w:hAnsi="Arial" w:cs="Arial"/>
            <w:szCs w:val="24"/>
            <w:lang w:val="en-US"/>
          </w:rPr>
          <w:t>in industrial wastewater. A strateg</w:t>
        </w:r>
      </w:ins>
      <w:ins w:id="181" w:author="Juan Carlos Cruz Jimenez" w:date="2021-05-23T22:29:00Z">
        <w:r w:rsidR="00CE7413">
          <w:rPr>
            <w:rFonts w:ascii="Arial" w:hAnsi="Arial" w:cs="Arial"/>
            <w:szCs w:val="24"/>
            <w:lang w:val="en-US"/>
          </w:rPr>
          <w:t>y to overcome this major hurdle is by their immobilization on different supports</w:t>
        </w:r>
      </w:ins>
      <w:ins w:id="182" w:author="Juan Carlos Cruz Jimenez" w:date="2021-05-23T22:31:00Z">
        <w:r w:rsidR="00A16ABA">
          <w:rPr>
            <w:rFonts w:ascii="Arial" w:hAnsi="Arial" w:cs="Arial"/>
            <w:szCs w:val="24"/>
            <w:lang w:val="en-US"/>
          </w:rPr>
          <w:t xml:space="preserve"> ranging from textiles to</w:t>
        </w:r>
      </w:ins>
      <w:ins w:id="183" w:author="Juan Carlos Cruz Jimenez" w:date="2021-05-23T22:32:00Z">
        <w:r w:rsidR="00A16ABA">
          <w:rPr>
            <w:rFonts w:ascii="Arial" w:hAnsi="Arial" w:cs="Arial"/>
            <w:szCs w:val="24"/>
            <w:lang w:val="en-US"/>
          </w:rPr>
          <w:t xml:space="preserve"> nanomaterials. </w:t>
        </w:r>
      </w:ins>
      <w:ins w:id="184" w:author="Juan Carlos Cruz Jimenez" w:date="2021-05-23T22:34:00Z">
        <w:r w:rsidR="00BA602F">
          <w:rPr>
            <w:rFonts w:ascii="Arial" w:hAnsi="Arial" w:cs="Arial"/>
            <w:szCs w:val="24"/>
            <w:lang w:val="en-US"/>
          </w:rPr>
          <w:t xml:space="preserve">Here, we aimed at taking </w:t>
        </w:r>
      </w:ins>
      <w:ins w:id="185" w:author="Juan Carlos Cruz Jimenez" w:date="2021-05-23T22:46:00Z">
        <w:r w:rsidR="002A6494">
          <w:rPr>
            <w:rFonts w:ascii="Arial" w:hAnsi="Arial" w:cs="Arial"/>
            <w:szCs w:val="24"/>
            <w:lang w:val="en-US"/>
          </w:rPr>
          <w:t xml:space="preserve">laccase </w:t>
        </w:r>
      </w:ins>
      <w:ins w:id="186" w:author="Juan Carlos Cruz Jimenez" w:date="2021-05-23T22:35:00Z">
        <w:r w:rsidR="00584D88">
          <w:rPr>
            <w:rFonts w:ascii="Arial" w:hAnsi="Arial" w:cs="Arial"/>
            <w:szCs w:val="24"/>
            <w:lang w:val="en-US"/>
          </w:rPr>
          <w:t xml:space="preserve">enzymes immobilized on </w:t>
        </w:r>
      </w:ins>
      <w:ins w:id="187" w:author="Juan Carlos Cruz Jimenez" w:date="2021-05-23T22:44:00Z">
        <w:r w:rsidR="002A6494">
          <w:rPr>
            <w:rFonts w:ascii="Arial" w:hAnsi="Arial" w:cs="Arial"/>
            <w:szCs w:val="24"/>
            <w:lang w:val="en-US"/>
          </w:rPr>
          <w:t>magnetite nanoparticles</w:t>
        </w:r>
      </w:ins>
      <w:ins w:id="188" w:author="Juan Carlos Cruz Jimenez" w:date="2021-05-23T22:45:00Z">
        <w:r w:rsidR="002A6494">
          <w:rPr>
            <w:rFonts w:ascii="Arial" w:hAnsi="Arial" w:cs="Arial"/>
            <w:szCs w:val="24"/>
            <w:lang w:val="en-US"/>
          </w:rPr>
          <w:t xml:space="preserve"> (i.e., </w:t>
        </w:r>
        <w:proofErr w:type="spellStart"/>
        <w:r w:rsidR="002A6494">
          <w:rPr>
            <w:rFonts w:ascii="Arial" w:hAnsi="Arial" w:cs="Arial"/>
            <w:szCs w:val="24"/>
            <w:lang w:val="en-US"/>
          </w:rPr>
          <w:t>bionano</w:t>
        </w:r>
      </w:ins>
      <w:ins w:id="189" w:author="Juan Carlos Cruz Jimenez" w:date="2021-05-23T22:46:00Z">
        <w:r w:rsidR="002A6494">
          <w:rPr>
            <w:rFonts w:ascii="Arial" w:hAnsi="Arial" w:cs="Arial"/>
            <w:szCs w:val="24"/>
            <w:lang w:val="en-US"/>
          </w:rPr>
          <w:t>composites</w:t>
        </w:r>
        <w:proofErr w:type="spellEnd"/>
        <w:r w:rsidR="002A6494">
          <w:rPr>
            <w:rFonts w:ascii="Arial" w:hAnsi="Arial" w:cs="Arial"/>
            <w:szCs w:val="24"/>
            <w:lang w:val="en-US"/>
          </w:rPr>
          <w:t>)</w:t>
        </w:r>
      </w:ins>
      <w:ins w:id="190" w:author="Juan Carlos Cruz Jimenez" w:date="2021-05-23T22:35:00Z">
        <w:r w:rsidR="00584D88">
          <w:rPr>
            <w:rFonts w:ascii="Arial" w:hAnsi="Arial" w:cs="Arial"/>
            <w:szCs w:val="24"/>
            <w:lang w:val="en-US"/>
          </w:rPr>
          <w:t xml:space="preserve"> further by controlling their </w:t>
        </w:r>
        <w:r w:rsidR="00584D88">
          <w:rPr>
            <w:rFonts w:ascii="Arial" w:hAnsi="Arial" w:cs="Arial"/>
            <w:szCs w:val="24"/>
            <w:lang w:val="en-US"/>
          </w:rPr>
          <w:lastRenderedPageBreak/>
          <w:t xml:space="preserve">interactions with both real and model wastewaters </w:t>
        </w:r>
      </w:ins>
      <w:ins w:id="191" w:author="Juan Carlos Cruz Jimenez" w:date="2021-05-23T22:37:00Z">
        <w:r w:rsidR="00584D88">
          <w:rPr>
            <w:rFonts w:ascii="Arial" w:hAnsi="Arial" w:cs="Arial"/>
            <w:szCs w:val="24"/>
            <w:lang w:val="en-US"/>
          </w:rPr>
          <w:t xml:space="preserve">with the aid of </w:t>
        </w:r>
      </w:ins>
      <w:ins w:id="192" w:author="Juan Carlos Cruz Jimenez" w:date="2021-05-23T22:41:00Z">
        <w:r w:rsidR="00CF52CF">
          <w:rPr>
            <w:rFonts w:ascii="Arial" w:hAnsi="Arial" w:cs="Arial"/>
            <w:szCs w:val="24"/>
            <w:lang w:val="en-US"/>
          </w:rPr>
          <w:t xml:space="preserve">low-cost </w:t>
        </w:r>
      </w:ins>
      <w:ins w:id="193" w:author="Juan Carlos Cruz Jimenez" w:date="2021-05-23T22:37:00Z">
        <w:r w:rsidR="00584D88">
          <w:rPr>
            <w:rFonts w:ascii="Arial" w:hAnsi="Arial" w:cs="Arial"/>
            <w:szCs w:val="24"/>
            <w:lang w:val="en-US"/>
          </w:rPr>
          <w:t xml:space="preserve">microfluidic devices. </w:t>
        </w:r>
      </w:ins>
      <w:ins w:id="194" w:author="Juan Carlos Cruz Jimenez" w:date="2021-05-23T22:38:00Z">
        <w:r w:rsidR="00584D88">
          <w:rPr>
            <w:rFonts w:ascii="Arial" w:hAnsi="Arial" w:cs="Arial"/>
            <w:szCs w:val="24"/>
            <w:lang w:val="en-US"/>
          </w:rPr>
          <w:t xml:space="preserve">We hypothesized that this approach is not only useful from the efficiency viewpoint but </w:t>
        </w:r>
      </w:ins>
      <w:ins w:id="195" w:author="Juan Carlos Cruz Jimenez" w:date="2021-05-23T22:39:00Z">
        <w:r w:rsidR="00FC556C">
          <w:rPr>
            <w:rFonts w:ascii="Arial" w:hAnsi="Arial" w:cs="Arial"/>
            <w:szCs w:val="24"/>
            <w:lang w:val="en-US"/>
          </w:rPr>
          <w:t xml:space="preserve">overcomes issues of conventional </w:t>
        </w:r>
      </w:ins>
      <w:del w:id="196" w:author="Juan Carlos Cruz Jimenez" w:date="2021-05-23T22:40:00Z">
        <w:r w:rsidR="00845477" w:rsidRPr="00D53175" w:rsidDel="00FC556C">
          <w:rPr>
            <w:rFonts w:ascii="Arial" w:hAnsi="Arial" w:cs="Arial"/>
            <w:szCs w:val="24"/>
            <w:lang w:val="en-US"/>
          </w:rPr>
          <w:delText xml:space="preserve">Some of the </w:delText>
        </w:r>
        <w:r w:rsidR="00F90D8B" w:rsidRPr="00D53175" w:rsidDel="00FC556C">
          <w:rPr>
            <w:rFonts w:ascii="Arial" w:hAnsi="Arial" w:cs="Arial"/>
            <w:szCs w:val="24"/>
            <w:lang w:val="en-US"/>
          </w:rPr>
          <w:delText xml:space="preserve">main </w:delText>
        </w:r>
        <w:r w:rsidR="00845477" w:rsidRPr="00D53175" w:rsidDel="00FC556C">
          <w:rPr>
            <w:rFonts w:ascii="Arial" w:hAnsi="Arial" w:cs="Arial"/>
            <w:szCs w:val="24"/>
            <w:lang w:val="en-US"/>
          </w:rPr>
          <w:delText xml:space="preserve">phenol bioremediation </w:delText>
        </w:r>
        <w:r w:rsidR="00F90D8B" w:rsidRPr="00D53175" w:rsidDel="00FC556C">
          <w:rPr>
            <w:rFonts w:ascii="Arial" w:hAnsi="Arial" w:cs="Arial"/>
            <w:szCs w:val="24"/>
            <w:lang w:val="en-US"/>
          </w:rPr>
          <w:delText>issues of</w:delText>
        </w:r>
      </w:del>
      <w:del w:id="197" w:author="Juan Carlos Cruz Jimenez" w:date="2021-05-23T21:58:00Z">
        <w:r w:rsidR="00F90D8B" w:rsidRPr="00D53175" w:rsidDel="00323AD1">
          <w:rPr>
            <w:rFonts w:ascii="Arial" w:hAnsi="Arial" w:cs="Arial"/>
            <w:szCs w:val="24"/>
            <w:lang w:val="en-US"/>
          </w:rPr>
          <w:delText xml:space="preserve"> the</w:delText>
        </w:r>
      </w:del>
      <w:del w:id="198" w:author="Juan Carlos Cruz Jimenez" w:date="2021-05-23T22:40:00Z">
        <w:r w:rsidR="00F90D8B" w:rsidRPr="00D53175" w:rsidDel="00FC556C">
          <w:rPr>
            <w:rFonts w:ascii="Arial" w:hAnsi="Arial" w:cs="Arial"/>
            <w:szCs w:val="24"/>
            <w:lang w:val="en-US"/>
          </w:rPr>
          <w:delText xml:space="preserve"> wastewaters in advanced </w:delText>
        </w:r>
      </w:del>
      <w:r w:rsidR="00F90D8B" w:rsidRPr="00D53175">
        <w:rPr>
          <w:rFonts w:ascii="Arial" w:hAnsi="Arial" w:cs="Arial"/>
          <w:szCs w:val="24"/>
          <w:lang w:val="en-US"/>
        </w:rPr>
        <w:t>bioreaction systems</w:t>
      </w:r>
      <w:r w:rsidR="00845477" w:rsidRPr="00D53175">
        <w:rPr>
          <w:rFonts w:ascii="Arial" w:hAnsi="Arial" w:cs="Arial"/>
          <w:szCs w:val="24"/>
          <w:lang w:val="en-US"/>
        </w:rPr>
        <w:t xml:space="preserve"> </w:t>
      </w:r>
      <w:del w:id="199" w:author="Juan Carlos Cruz Jimenez" w:date="2021-05-23T22:40:00Z">
        <w:r w:rsidR="00F90D8B" w:rsidRPr="00D53175" w:rsidDel="00FC556C">
          <w:rPr>
            <w:rFonts w:ascii="Arial" w:hAnsi="Arial" w:cs="Arial"/>
            <w:szCs w:val="24"/>
            <w:lang w:val="en-US"/>
          </w:rPr>
          <w:delText xml:space="preserve">include </w:delText>
        </w:r>
      </w:del>
      <w:del w:id="200" w:author="Juan Carlos Cruz Jimenez" w:date="2021-05-23T21:57:00Z">
        <w:r w:rsidR="00845477" w:rsidRPr="00D53175" w:rsidDel="00323AD1">
          <w:rPr>
            <w:rFonts w:ascii="Arial" w:hAnsi="Arial" w:cs="Arial"/>
            <w:szCs w:val="24"/>
            <w:lang w:val="en-US"/>
          </w:rPr>
          <w:delText>the difficulty to maximize the</w:delText>
        </w:r>
      </w:del>
      <w:del w:id="201" w:author="Juan Carlos Cruz Jimenez" w:date="2021-05-23T22:40:00Z">
        <w:r w:rsidR="00F90D8B" w:rsidRPr="00D53175" w:rsidDel="00FC556C">
          <w:rPr>
            <w:rFonts w:ascii="Arial" w:hAnsi="Arial" w:cs="Arial"/>
            <w:szCs w:val="24"/>
            <w:lang w:val="en-US"/>
          </w:rPr>
          <w:delText xml:space="preserve"> efficiency</w:delText>
        </w:r>
      </w:del>
      <w:del w:id="202" w:author="Juan Carlos Cruz Jimenez" w:date="2021-05-23T21:57:00Z">
        <w:r w:rsidR="00F90D8B" w:rsidRPr="00D53175" w:rsidDel="00323AD1">
          <w:rPr>
            <w:rFonts w:ascii="Arial" w:hAnsi="Arial" w:cs="Arial"/>
            <w:szCs w:val="24"/>
            <w:lang w:val="en-US"/>
          </w:rPr>
          <w:delText xml:space="preserve"> of the</w:delText>
        </w:r>
        <w:r w:rsidR="00845477" w:rsidRPr="00D53175" w:rsidDel="00323AD1">
          <w:rPr>
            <w:rFonts w:ascii="Arial" w:hAnsi="Arial" w:cs="Arial"/>
            <w:szCs w:val="24"/>
            <w:lang w:val="en-US"/>
          </w:rPr>
          <w:delText xml:space="preserve"> biodegradation processes</w:delText>
        </w:r>
      </w:del>
      <w:del w:id="203" w:author="Juan Carlos Cruz Jimenez" w:date="2021-05-23T22:40:00Z">
        <w:r w:rsidR="00845477" w:rsidRPr="00D53175" w:rsidDel="00FC556C">
          <w:rPr>
            <w:rFonts w:ascii="Arial" w:hAnsi="Arial" w:cs="Arial"/>
            <w:szCs w:val="24"/>
            <w:lang w:val="en-US"/>
          </w:rPr>
          <w:delText>, the presence of dead volumes, and</w:delText>
        </w:r>
      </w:del>
      <w:ins w:id="204" w:author="Juan Carlos Cruz Jimenez" w:date="2021-05-23T22:40:00Z">
        <w:r w:rsidR="00FC556C">
          <w:rPr>
            <w:rFonts w:ascii="Arial" w:hAnsi="Arial" w:cs="Arial"/>
            <w:szCs w:val="24"/>
            <w:lang w:val="en-US"/>
          </w:rPr>
          <w:t>such as</w:t>
        </w:r>
      </w:ins>
      <w:r w:rsidR="00845477" w:rsidRPr="00D53175">
        <w:rPr>
          <w:rFonts w:ascii="Arial" w:hAnsi="Arial" w:cs="Arial"/>
          <w:szCs w:val="24"/>
          <w:lang w:val="en-US"/>
        </w:rPr>
        <w:t xml:space="preserve"> </w:t>
      </w:r>
      <w:del w:id="205" w:author="Juan Carlos Cruz Jimenez" w:date="2021-05-23T21:57:00Z">
        <w:r w:rsidR="00F90D8B" w:rsidRPr="00D53175" w:rsidDel="00323AD1">
          <w:rPr>
            <w:rFonts w:ascii="Arial" w:hAnsi="Arial" w:cs="Arial"/>
            <w:szCs w:val="24"/>
            <w:lang w:val="en-US"/>
          </w:rPr>
          <w:delText xml:space="preserve">the limited </w:delText>
        </w:r>
      </w:del>
      <w:r w:rsidR="00F90D8B" w:rsidRPr="00D53175">
        <w:rPr>
          <w:rFonts w:ascii="Arial" w:hAnsi="Arial" w:cs="Arial"/>
          <w:szCs w:val="24"/>
          <w:lang w:val="en-US"/>
        </w:rPr>
        <w:t>mixing</w:t>
      </w:r>
      <w:r w:rsidR="00845477" w:rsidRPr="00D53175">
        <w:rPr>
          <w:rFonts w:ascii="Arial" w:hAnsi="Arial" w:cs="Arial"/>
          <w:szCs w:val="24"/>
          <w:lang w:val="en-US"/>
        </w:rPr>
        <w:t xml:space="preserve"> </w:t>
      </w:r>
      <w:del w:id="206" w:author="Juan Carlos Cruz Jimenez" w:date="2021-05-23T21:57:00Z">
        <w:r w:rsidR="00845477" w:rsidRPr="00D53175" w:rsidDel="00323AD1">
          <w:rPr>
            <w:rFonts w:ascii="Arial" w:hAnsi="Arial" w:cs="Arial"/>
            <w:szCs w:val="24"/>
            <w:lang w:val="en-US"/>
          </w:rPr>
          <w:delText>of reagents</w:delText>
        </w:r>
      </w:del>
      <w:ins w:id="207" w:author="Juan Carlos Cruz Jimenez" w:date="2021-05-23T21:57:00Z">
        <w:r>
          <w:rPr>
            <w:rFonts w:ascii="Arial" w:hAnsi="Arial" w:cs="Arial"/>
            <w:szCs w:val="24"/>
            <w:lang w:val="en-US"/>
          </w:rPr>
          <w:t>conditions far from id</w:t>
        </w:r>
      </w:ins>
      <w:ins w:id="208" w:author="Juan Carlos Cruz Jimenez" w:date="2021-05-23T21:58:00Z">
        <w:r>
          <w:rPr>
            <w:rFonts w:ascii="Arial" w:hAnsi="Arial" w:cs="Arial"/>
            <w:szCs w:val="24"/>
            <w:lang w:val="en-US"/>
          </w:rPr>
          <w:t>eal</w:t>
        </w:r>
      </w:ins>
      <w:ins w:id="209" w:author="Juan Carlos Cruz Jimenez" w:date="2021-05-23T22:41:00Z">
        <w:r w:rsidR="00CF52CF">
          <w:rPr>
            <w:rFonts w:ascii="Arial" w:hAnsi="Arial" w:cs="Arial"/>
            <w:szCs w:val="24"/>
            <w:lang w:val="en-US"/>
          </w:rPr>
          <w:t xml:space="preserve"> and costly setups</w:t>
        </w:r>
      </w:ins>
      <w:r w:rsidR="00845477" w:rsidRPr="00D53175">
        <w:rPr>
          <w:rFonts w:ascii="Arial" w:hAnsi="Arial" w:cs="Arial"/>
          <w:szCs w:val="24"/>
          <w:lang w:val="en-US"/>
        </w:rPr>
        <w:t>.</w:t>
      </w:r>
      <w:ins w:id="210" w:author="Juan Carlos Cruz Jimenez" w:date="2021-05-23T21:58:00Z">
        <w:r>
          <w:rPr>
            <w:rFonts w:ascii="Arial" w:hAnsi="Arial" w:cs="Arial"/>
            <w:szCs w:val="24"/>
            <w:lang w:val="en-US"/>
          </w:rPr>
          <w:t xml:space="preserve"> </w:t>
        </w:r>
      </w:ins>
      <w:ins w:id="211" w:author="Juan Carlos Cruz Jimenez" w:date="2021-05-23T22:43:00Z">
        <w:r w:rsidR="002A6494">
          <w:rPr>
            <w:rFonts w:ascii="Arial" w:hAnsi="Arial" w:cs="Arial"/>
            <w:szCs w:val="24"/>
            <w:lang w:val="en-US"/>
          </w:rPr>
          <w:t>This was accomplished by designing, prototyping and testing</w:t>
        </w:r>
      </w:ins>
      <w:del w:id="212" w:author="Juan Carlos Cruz Jimenez" w:date="2021-05-23T22:43:00Z">
        <w:r w:rsidR="00845477" w:rsidRPr="00D53175" w:rsidDel="002A6494">
          <w:rPr>
            <w:rFonts w:ascii="Arial" w:hAnsi="Arial" w:cs="Arial"/>
            <w:szCs w:val="24"/>
            <w:lang w:val="en-US"/>
          </w:rPr>
          <w:delText xml:space="preserve"> To overcome these issues,</w:delText>
        </w:r>
      </w:del>
      <w:r w:rsidR="00845477" w:rsidRPr="00D53175">
        <w:rPr>
          <w:rFonts w:ascii="Arial" w:hAnsi="Arial" w:cs="Arial"/>
          <w:szCs w:val="24"/>
          <w:lang w:val="en-US"/>
        </w:rPr>
        <w:t xml:space="preserve"> three different toroidal microreactors</w:t>
      </w:r>
      <w:r w:rsidR="00F90D8B" w:rsidRPr="00D53175">
        <w:rPr>
          <w:rFonts w:ascii="Arial" w:hAnsi="Arial" w:cs="Arial"/>
          <w:szCs w:val="24"/>
          <w:lang w:val="en-US"/>
        </w:rPr>
        <w:t xml:space="preserve"> equipped</w:t>
      </w:r>
      <w:r w:rsidR="00845477" w:rsidRPr="00D53175">
        <w:rPr>
          <w:rFonts w:ascii="Arial" w:hAnsi="Arial" w:cs="Arial"/>
          <w:szCs w:val="24"/>
          <w:lang w:val="en-US"/>
        </w:rPr>
        <w:t xml:space="preserve"> with</w:t>
      </w:r>
      <w:ins w:id="213" w:author="Juan Carlos Cruz Jimenez" w:date="2021-05-23T22:43:00Z">
        <w:r w:rsidR="002A6494">
          <w:rPr>
            <w:rFonts w:ascii="Arial" w:hAnsi="Arial" w:cs="Arial"/>
            <w:szCs w:val="24"/>
            <w:lang w:val="en-US"/>
          </w:rPr>
          <w:t xml:space="preserve"> loop</w:t>
        </w:r>
      </w:ins>
      <w:ins w:id="214" w:author="Juan Carlos Cruz Jimenez" w:date="2021-05-23T22:44:00Z">
        <w:r w:rsidR="002A6494">
          <w:rPr>
            <w:rFonts w:ascii="Arial" w:hAnsi="Arial" w:cs="Arial"/>
            <w:szCs w:val="24"/>
            <w:lang w:val="en-US"/>
          </w:rPr>
          <w:t>s to accommodate</w:t>
        </w:r>
      </w:ins>
      <w:r w:rsidR="00845477" w:rsidRPr="00D53175">
        <w:rPr>
          <w:rFonts w:ascii="Arial" w:hAnsi="Arial" w:cs="Arial"/>
          <w:szCs w:val="24"/>
          <w:lang w:val="en-US"/>
        </w:rPr>
        <w:t xml:space="preserve"> </w:t>
      </w:r>
      <w:del w:id="215" w:author="Juan Carlos Cruz Jimenez" w:date="2021-05-23T22:44:00Z">
        <w:r w:rsidR="00845477" w:rsidRPr="00D53175" w:rsidDel="002A6494">
          <w:rPr>
            <w:rFonts w:ascii="Arial" w:hAnsi="Arial" w:cs="Arial"/>
            <w:szCs w:val="24"/>
            <w:lang w:val="en-US"/>
          </w:rPr>
          <w:delText xml:space="preserve">a </w:delText>
        </w:r>
      </w:del>
      <w:r w:rsidR="00F90D8B" w:rsidRPr="00D53175">
        <w:rPr>
          <w:rFonts w:ascii="Arial" w:hAnsi="Arial" w:cs="Arial"/>
          <w:szCs w:val="24"/>
          <w:lang w:val="en-US"/>
        </w:rPr>
        <w:t xml:space="preserve">permanent </w:t>
      </w:r>
      <w:r w:rsidR="00845477" w:rsidRPr="00D53175">
        <w:rPr>
          <w:rFonts w:ascii="Arial" w:hAnsi="Arial" w:cs="Arial"/>
          <w:szCs w:val="24"/>
          <w:lang w:val="en-US"/>
        </w:rPr>
        <w:t>magnet</w:t>
      </w:r>
      <w:ins w:id="216" w:author="Juan Carlos Cruz Jimenez" w:date="2021-05-23T22:44:00Z">
        <w:r w:rsidR="002A6494">
          <w:rPr>
            <w:rFonts w:ascii="Arial" w:hAnsi="Arial" w:cs="Arial"/>
            <w:szCs w:val="24"/>
            <w:lang w:val="en-US"/>
          </w:rPr>
          <w:t>s that take advantage of the strong magnetic re</w:t>
        </w:r>
      </w:ins>
      <w:ins w:id="217" w:author="Juan Carlos Cruz Jimenez" w:date="2021-05-23T22:45:00Z">
        <w:r w:rsidR="002A6494">
          <w:rPr>
            <w:rFonts w:ascii="Arial" w:hAnsi="Arial" w:cs="Arial"/>
            <w:szCs w:val="24"/>
            <w:lang w:val="en-US"/>
          </w:rPr>
          <w:t>sponse of magnetite to control the residence time of the</w:t>
        </w:r>
      </w:ins>
      <w:del w:id="218" w:author="Juan Carlos Cruz Jimenez" w:date="2021-05-23T22:44:00Z">
        <w:r w:rsidR="00845477" w:rsidRPr="00D53175" w:rsidDel="002A6494">
          <w:rPr>
            <w:rFonts w:ascii="Arial" w:hAnsi="Arial" w:cs="Arial"/>
            <w:szCs w:val="24"/>
            <w:lang w:val="en-US"/>
          </w:rPr>
          <w:delText>,</w:delText>
        </w:r>
      </w:del>
      <w:r w:rsidR="00845477" w:rsidRPr="00D53175">
        <w:rPr>
          <w:rFonts w:ascii="Arial" w:hAnsi="Arial" w:cs="Arial"/>
          <w:szCs w:val="24"/>
          <w:lang w:val="en-US"/>
        </w:rPr>
        <w:t xml:space="preserve"> </w:t>
      </w:r>
      <w:del w:id="219" w:author="Juan Carlos Cruz Jimenez" w:date="2021-05-23T22:47:00Z">
        <w:r w:rsidR="00845477" w:rsidRPr="00D53175" w:rsidDel="002A6494">
          <w:rPr>
            <w:rFonts w:ascii="Arial" w:hAnsi="Arial" w:cs="Arial"/>
            <w:szCs w:val="24"/>
            <w:lang w:val="en-US"/>
          </w:rPr>
          <w:delText>were design</w:delText>
        </w:r>
        <w:r w:rsidR="00F90D8B" w:rsidRPr="00D53175" w:rsidDel="002A6494">
          <w:rPr>
            <w:rFonts w:ascii="Arial" w:hAnsi="Arial" w:cs="Arial"/>
            <w:szCs w:val="24"/>
            <w:lang w:val="en-US"/>
          </w:rPr>
          <w:delText>ed</w:delText>
        </w:r>
        <w:r w:rsidR="007D3D42" w:rsidRPr="00D53175" w:rsidDel="002A6494">
          <w:rPr>
            <w:rFonts w:ascii="Arial" w:hAnsi="Arial" w:cs="Arial"/>
            <w:szCs w:val="24"/>
            <w:lang w:val="en-US"/>
          </w:rPr>
          <w:delText>,</w:delText>
        </w:r>
        <w:r w:rsidR="00F90D8B" w:rsidRPr="00D53175" w:rsidDel="002A6494">
          <w:rPr>
            <w:rFonts w:ascii="Arial" w:hAnsi="Arial" w:cs="Arial"/>
            <w:szCs w:val="24"/>
            <w:lang w:val="en-US"/>
          </w:rPr>
          <w:delText xml:space="preserve"> and manufactured at low cost</w:delText>
        </w:r>
        <w:r w:rsidR="00845477" w:rsidRPr="00D53175" w:rsidDel="002A6494">
          <w:rPr>
            <w:rFonts w:ascii="Arial" w:hAnsi="Arial" w:cs="Arial"/>
            <w:szCs w:val="24"/>
            <w:lang w:val="en-US"/>
          </w:rPr>
          <w:delText xml:space="preserve"> to perform the phenol bioremediation with </w:delText>
        </w:r>
      </w:del>
      <w:r w:rsidR="00845477" w:rsidRPr="00D53175">
        <w:rPr>
          <w:rFonts w:ascii="Arial" w:hAnsi="Arial" w:cs="Arial"/>
          <w:szCs w:val="24"/>
          <w:lang w:val="en-US"/>
        </w:rPr>
        <w:t>laccase</w:t>
      </w:r>
      <w:r w:rsidR="00F90D8B" w:rsidRPr="00D53175">
        <w:rPr>
          <w:rFonts w:ascii="Arial" w:hAnsi="Arial" w:cs="Arial"/>
          <w:szCs w:val="24"/>
          <w:lang w:val="en-US"/>
        </w:rPr>
        <w:t>-based</w:t>
      </w:r>
      <w:r w:rsidR="00845477" w:rsidRPr="00D53175">
        <w:rPr>
          <w:rFonts w:ascii="Arial" w:hAnsi="Arial" w:cs="Arial"/>
          <w:szCs w:val="24"/>
          <w:lang w:val="en-US"/>
        </w:rPr>
        <w:t xml:space="preserve"> </w:t>
      </w:r>
      <w:proofErr w:type="spellStart"/>
      <w:r w:rsidR="00BE3834" w:rsidRPr="00D53175">
        <w:rPr>
          <w:rFonts w:ascii="Arial" w:hAnsi="Arial" w:cs="Arial"/>
          <w:szCs w:val="24"/>
          <w:lang w:val="en-US"/>
        </w:rPr>
        <w:t>bionanocomposites</w:t>
      </w:r>
      <w:proofErr w:type="spellEnd"/>
      <w:ins w:id="220" w:author="Juan Carlos Cruz Jimenez" w:date="2021-05-23T22:49:00Z">
        <w:r w:rsidR="005A26F3">
          <w:rPr>
            <w:rFonts w:ascii="Arial" w:hAnsi="Arial" w:cs="Arial"/>
            <w:szCs w:val="24"/>
            <w:lang w:val="en-US"/>
          </w:rPr>
          <w:t xml:space="preserve"> within the device</w:t>
        </w:r>
      </w:ins>
      <w:ins w:id="221" w:author="Juan Carlos Cruz Jimenez" w:date="2021-05-23T22:48:00Z">
        <w:r w:rsidR="005A26F3">
          <w:rPr>
            <w:rFonts w:ascii="Arial" w:hAnsi="Arial" w:cs="Arial"/>
            <w:szCs w:val="24"/>
            <w:lang w:val="en-US"/>
          </w:rPr>
          <w:t xml:space="preserve"> </w:t>
        </w:r>
        <w:r w:rsidR="005A26F3" w:rsidRPr="00D53175">
          <w:rPr>
            <w:rFonts w:ascii="Arial" w:hAnsi="Arial" w:cs="Arial"/>
            <w:szCs w:val="24"/>
            <w:lang w:val="en-US"/>
          </w:rPr>
          <w:t>without inducing detrimental perturbations in the mixing patterns</w:t>
        </w:r>
      </w:ins>
      <w:del w:id="222" w:author="Juan Carlos Cruz Jimenez" w:date="2021-05-23T22:47:00Z">
        <w:r w:rsidR="00F90D8B" w:rsidRPr="00D53175" w:rsidDel="002A6494">
          <w:rPr>
            <w:rFonts w:ascii="Arial" w:hAnsi="Arial" w:cs="Arial"/>
            <w:szCs w:val="24"/>
            <w:lang w:val="en-US"/>
          </w:rPr>
          <w:delText xml:space="preserve"> that respond to magnetic flieds</w:delText>
        </w:r>
      </w:del>
      <w:r w:rsidR="00845477" w:rsidRPr="00D53175">
        <w:rPr>
          <w:rFonts w:ascii="Arial" w:hAnsi="Arial" w:cs="Arial"/>
          <w:szCs w:val="24"/>
          <w:lang w:val="en-US"/>
        </w:rPr>
        <w:t xml:space="preserve">. </w:t>
      </w:r>
    </w:p>
    <w:p w14:paraId="7FC5254A" w14:textId="77777777" w:rsidR="005A26F3" w:rsidRDefault="005A26F3" w:rsidP="00662EED">
      <w:pPr>
        <w:pStyle w:val="NoSpacing"/>
        <w:jc w:val="both"/>
        <w:rPr>
          <w:ins w:id="223" w:author="Juan Carlos Cruz Jimenez" w:date="2021-05-23T22:50:00Z"/>
          <w:rFonts w:ascii="Arial" w:hAnsi="Arial" w:cs="Arial"/>
          <w:szCs w:val="24"/>
          <w:lang w:val="en-US"/>
        </w:rPr>
      </w:pPr>
    </w:p>
    <w:p w14:paraId="0D8F8CC9" w14:textId="77777777" w:rsidR="00E7694A" w:rsidRPr="00D53175" w:rsidDel="00E7694A" w:rsidRDefault="005A26F3" w:rsidP="00E7694A">
      <w:pPr>
        <w:jc w:val="both"/>
        <w:rPr>
          <w:del w:id="224" w:author="Juan Carlos Cruz Jimenez" w:date="2021-05-24T15:38:00Z"/>
          <w:moveTo w:id="225" w:author="Juan Carlos Cruz Jimenez" w:date="2021-05-24T15:37:00Z"/>
          <w:rFonts w:ascii="Arial" w:hAnsi="Arial" w:cs="Arial"/>
          <w:szCs w:val="24"/>
          <w:lang w:val="en-US"/>
        </w:rPr>
      </w:pPr>
      <w:ins w:id="226" w:author="Juan Carlos Cruz Jimenez" w:date="2021-05-23T22:52:00Z">
        <w:r>
          <w:rPr>
            <w:rFonts w:ascii="Arial" w:eastAsia="Palatino Linotype" w:hAnsi="Arial" w:cs="Arial"/>
            <w:color w:val="222222"/>
            <w:szCs w:val="24"/>
            <w:lang w:val="en"/>
          </w:rPr>
          <w:t xml:space="preserve">The three designed devices </w:t>
        </w:r>
      </w:ins>
      <w:ins w:id="227" w:author="Juan Carlos Cruz Jimenez" w:date="2021-05-23T22:55:00Z">
        <w:r w:rsidR="00034A5C">
          <w:rPr>
            <w:rFonts w:ascii="Arial" w:eastAsia="Palatino Linotype" w:hAnsi="Arial" w:cs="Arial"/>
            <w:color w:val="222222"/>
            <w:szCs w:val="24"/>
            <w:lang w:val="en"/>
          </w:rPr>
          <w:t>(</w:t>
        </w:r>
      </w:ins>
      <w:ins w:id="228" w:author="Juan Carlos Cruz Jimenez" w:date="2021-05-23T22:53:00Z">
        <w:r w:rsidR="00034A5C">
          <w:rPr>
            <w:rFonts w:ascii="Arial" w:eastAsia="Palatino Linotype" w:hAnsi="Arial" w:cs="Arial"/>
            <w:color w:val="222222"/>
            <w:szCs w:val="24"/>
            <w:lang w:val="en"/>
          </w:rPr>
          <w:t>termed</w:t>
        </w:r>
      </w:ins>
      <w:ins w:id="229" w:author="Juan Carlos Cruz Jimenez" w:date="2021-05-23T22:52:00Z">
        <w:r>
          <w:rPr>
            <w:rFonts w:ascii="Arial" w:eastAsia="Palatino Linotype" w:hAnsi="Arial" w:cs="Arial"/>
            <w:color w:val="222222"/>
            <w:szCs w:val="24"/>
            <w:lang w:val="en"/>
          </w:rPr>
          <w:t xml:space="preserve"> </w:t>
        </w:r>
        <w:r w:rsidRPr="00D53175">
          <w:rPr>
            <w:rFonts w:ascii="Arial" w:eastAsia="Palatino Linotype" w:hAnsi="Arial" w:cs="Arial"/>
            <w:color w:val="222222"/>
            <w:szCs w:val="24"/>
            <w:lang w:val="en"/>
          </w:rPr>
          <w:t>one-loop, two-horizontal-loop</w:t>
        </w:r>
        <w:r>
          <w:rPr>
            <w:rFonts w:ascii="Arial" w:eastAsia="Palatino Linotype" w:hAnsi="Arial" w:cs="Arial"/>
            <w:color w:val="222222"/>
            <w:szCs w:val="24"/>
            <w:lang w:val="en"/>
          </w:rPr>
          <w:t>s</w:t>
        </w:r>
        <w:r w:rsidRPr="00D53175">
          <w:rPr>
            <w:rFonts w:ascii="Arial" w:eastAsia="Palatino Linotype" w:hAnsi="Arial" w:cs="Arial"/>
            <w:color w:val="222222"/>
            <w:szCs w:val="24"/>
            <w:lang w:val="en"/>
          </w:rPr>
          <w:t>, and two-vertical-loop</w:t>
        </w:r>
        <w:r>
          <w:rPr>
            <w:rFonts w:ascii="Arial" w:eastAsia="Palatino Linotype" w:hAnsi="Arial" w:cs="Arial"/>
            <w:color w:val="222222"/>
            <w:szCs w:val="24"/>
            <w:lang w:val="en"/>
          </w:rPr>
          <w:t>s</w:t>
        </w:r>
      </w:ins>
      <w:ins w:id="230" w:author="Juan Carlos Cruz Jimenez" w:date="2021-05-23T22:56:00Z">
        <w:r w:rsidR="00034A5C">
          <w:rPr>
            <w:rFonts w:ascii="Arial" w:eastAsia="Palatino Linotype" w:hAnsi="Arial" w:cs="Arial"/>
            <w:color w:val="222222"/>
            <w:szCs w:val="24"/>
            <w:lang w:val="en"/>
          </w:rPr>
          <w:t xml:space="preserve"> by considering the </w:t>
        </w:r>
      </w:ins>
      <w:ins w:id="231" w:author="Juan Carlos Cruz Jimenez" w:date="2021-05-23T22:57:00Z">
        <w:r w:rsidR="00034A5C">
          <w:rPr>
            <w:rFonts w:ascii="Arial" w:eastAsia="Palatino Linotype" w:hAnsi="Arial" w:cs="Arial"/>
            <w:color w:val="222222"/>
            <w:szCs w:val="24"/>
            <w:lang w:val="en"/>
          </w:rPr>
          <w:t>arrangement</w:t>
        </w:r>
      </w:ins>
      <w:ins w:id="232" w:author="Juan Carlos Cruz Jimenez" w:date="2021-05-23T22:56:00Z">
        <w:r w:rsidR="00034A5C">
          <w:rPr>
            <w:rFonts w:ascii="Arial" w:eastAsia="Palatino Linotype" w:hAnsi="Arial" w:cs="Arial"/>
            <w:color w:val="222222"/>
            <w:szCs w:val="24"/>
            <w:lang w:val="en"/>
          </w:rPr>
          <w:t xml:space="preserve"> and number of loops to </w:t>
        </w:r>
      </w:ins>
      <w:ins w:id="233" w:author="Juan Carlos Cruz Jimenez" w:date="2021-05-23T22:57:00Z">
        <w:r w:rsidR="00034A5C">
          <w:rPr>
            <w:rFonts w:ascii="Arial" w:eastAsia="Palatino Linotype" w:hAnsi="Arial" w:cs="Arial"/>
            <w:color w:val="222222"/>
            <w:szCs w:val="24"/>
            <w:lang w:val="en"/>
          </w:rPr>
          <w:t>locate permanent magnets</w:t>
        </w:r>
      </w:ins>
      <w:ins w:id="234" w:author="Juan Carlos Cruz Jimenez" w:date="2021-05-23T22:55:00Z">
        <w:r w:rsidR="00034A5C">
          <w:rPr>
            <w:rFonts w:ascii="Arial" w:eastAsia="Palatino Linotype" w:hAnsi="Arial" w:cs="Arial"/>
            <w:color w:val="222222"/>
            <w:szCs w:val="24"/>
            <w:lang w:val="en"/>
          </w:rPr>
          <w:t>)</w:t>
        </w:r>
      </w:ins>
      <w:ins w:id="235" w:author="Juan Carlos Cruz Jimenez" w:date="2021-05-23T22:53:00Z">
        <w:r w:rsidR="00034A5C">
          <w:rPr>
            <w:rFonts w:ascii="Arial" w:eastAsia="Palatino Linotype" w:hAnsi="Arial" w:cs="Arial"/>
            <w:color w:val="222222"/>
            <w:szCs w:val="24"/>
            <w:lang w:val="en"/>
          </w:rPr>
          <w:t xml:space="preserve"> were </w:t>
        </w:r>
      </w:ins>
      <w:ins w:id="236" w:author="Juan Carlos Cruz Jimenez" w:date="2021-05-23T22:54:00Z">
        <w:r w:rsidR="00034A5C">
          <w:rPr>
            <w:rFonts w:ascii="Arial" w:eastAsia="Palatino Linotype" w:hAnsi="Arial" w:cs="Arial"/>
            <w:color w:val="222222"/>
            <w:szCs w:val="24"/>
            <w:lang w:val="en"/>
          </w:rPr>
          <w:t xml:space="preserve">studied </w:t>
        </w:r>
        <w:r w:rsidR="00034A5C" w:rsidRPr="003055A9">
          <w:rPr>
            <w:rFonts w:ascii="Arial" w:eastAsia="Palatino Linotype" w:hAnsi="Arial" w:cs="Arial"/>
            <w:i/>
            <w:iCs/>
            <w:color w:val="222222"/>
            <w:szCs w:val="24"/>
            <w:lang w:val="en"/>
          </w:rPr>
          <w:t>in silico</w:t>
        </w:r>
        <w:r w:rsidR="00034A5C" w:rsidRPr="00D53175">
          <w:rPr>
            <w:rFonts w:ascii="Arial" w:eastAsia="Palatino Linotype" w:hAnsi="Arial" w:cs="Arial"/>
            <w:color w:val="222222"/>
            <w:szCs w:val="24"/>
            <w:lang w:val="en"/>
          </w:rPr>
          <w:t xml:space="preserve"> with the aid of the CFD and particle tracing modules of </w:t>
        </w:r>
        <w:proofErr w:type="spellStart"/>
        <w:r w:rsidR="00034A5C" w:rsidRPr="00D53175">
          <w:rPr>
            <w:rFonts w:ascii="Arial" w:eastAsia="Palatino Linotype" w:hAnsi="Arial" w:cs="Arial"/>
            <w:color w:val="222222"/>
            <w:szCs w:val="24"/>
            <w:lang w:val="en"/>
          </w:rPr>
          <w:t>Comsol</w:t>
        </w:r>
        <w:proofErr w:type="spellEnd"/>
        <w:r w:rsidR="00034A5C" w:rsidRPr="00D53175">
          <w:rPr>
            <w:rFonts w:ascii="Arial" w:eastAsia="Palatino Linotype" w:hAnsi="Arial" w:cs="Arial"/>
            <w:color w:val="222222"/>
            <w:szCs w:val="24"/>
            <w:lang w:val="en"/>
          </w:rPr>
          <w:t xml:space="preserve"> Multiphysics®</w:t>
        </w:r>
        <w:r w:rsidR="00034A5C">
          <w:rPr>
            <w:rFonts w:ascii="Arial" w:eastAsia="Palatino Linotype" w:hAnsi="Arial" w:cs="Arial"/>
            <w:color w:val="222222"/>
            <w:szCs w:val="24"/>
            <w:lang w:val="en"/>
          </w:rPr>
          <w:t xml:space="preserve"> to estimate</w:t>
        </w:r>
      </w:ins>
      <w:ins w:id="237" w:author="Juan Carlos Cruz Jimenez" w:date="2021-05-23T22:53:00Z">
        <w:r>
          <w:rPr>
            <w:rFonts w:ascii="Arial" w:eastAsia="Palatino Linotype" w:hAnsi="Arial" w:cs="Arial"/>
            <w:color w:val="222222"/>
            <w:szCs w:val="24"/>
            <w:lang w:val="en"/>
          </w:rPr>
          <w:t xml:space="preserve"> </w:t>
        </w:r>
      </w:ins>
      <w:ins w:id="238" w:author="Juan Carlos Cruz Jimenez" w:date="2021-05-23T22:54:00Z">
        <w:r w:rsidR="00034A5C">
          <w:rPr>
            <w:rFonts w:ascii="Arial" w:eastAsia="Palatino Linotype" w:hAnsi="Arial" w:cs="Arial"/>
            <w:color w:val="222222"/>
            <w:szCs w:val="24"/>
            <w:lang w:val="en"/>
          </w:rPr>
          <w:t>changes in hydr</w:t>
        </w:r>
      </w:ins>
      <w:ins w:id="239" w:author="Juan Carlos Cruz Jimenez" w:date="2021-05-23T22:55:00Z">
        <w:r w:rsidR="00034A5C">
          <w:rPr>
            <w:rFonts w:ascii="Arial" w:eastAsia="Palatino Linotype" w:hAnsi="Arial" w:cs="Arial"/>
            <w:color w:val="222222"/>
            <w:szCs w:val="24"/>
            <w:lang w:val="en"/>
          </w:rPr>
          <w:t xml:space="preserve">odynamics and particle trajectories as </w:t>
        </w:r>
      </w:ins>
      <w:ins w:id="240" w:author="Juan Carlos Cruz Jimenez" w:date="2021-05-23T22:56:00Z">
        <w:r w:rsidR="00034A5C">
          <w:rPr>
            <w:rFonts w:ascii="Arial" w:eastAsia="Palatino Linotype" w:hAnsi="Arial" w:cs="Arial"/>
            <w:color w:val="222222"/>
            <w:szCs w:val="24"/>
            <w:lang w:val="en"/>
          </w:rPr>
          <w:t>a magnetic field was imposed</w:t>
        </w:r>
      </w:ins>
      <w:ins w:id="241" w:author="Juan Carlos Cruz Jimenez" w:date="2021-05-23T22:52:00Z">
        <w:r w:rsidRPr="00D53175">
          <w:rPr>
            <w:rFonts w:ascii="Arial" w:eastAsia="Palatino Linotype" w:hAnsi="Arial" w:cs="Arial"/>
            <w:color w:val="222222"/>
            <w:szCs w:val="24"/>
            <w:lang w:val="en"/>
          </w:rPr>
          <w:t>.</w:t>
        </w:r>
      </w:ins>
      <w:ins w:id="242" w:author="Juan Carlos Cruz Jimenez" w:date="2021-05-23T22:57:00Z">
        <w:r w:rsidR="00034A5C">
          <w:rPr>
            <w:rFonts w:ascii="Arial" w:eastAsia="Palatino Linotype" w:hAnsi="Arial" w:cs="Arial"/>
            <w:color w:val="222222"/>
            <w:szCs w:val="24"/>
            <w:lang w:val="en"/>
          </w:rPr>
          <w:t xml:space="preserve"> Our </w:t>
        </w:r>
      </w:ins>
      <w:ins w:id="243" w:author="Juan Carlos Cruz Jimenez" w:date="2021-05-23T22:59:00Z">
        <w:r w:rsidR="00034A5C">
          <w:rPr>
            <w:rFonts w:ascii="Arial" w:eastAsia="Palatino Linotype" w:hAnsi="Arial" w:cs="Arial"/>
            <w:color w:val="222222"/>
            <w:szCs w:val="24"/>
            <w:lang w:val="en"/>
          </w:rPr>
          <w:t xml:space="preserve">simulation </w:t>
        </w:r>
      </w:ins>
      <w:ins w:id="244" w:author="Juan Carlos Cruz Jimenez" w:date="2021-05-23T22:57:00Z">
        <w:r w:rsidR="00034A5C">
          <w:rPr>
            <w:rFonts w:ascii="Arial" w:eastAsia="Palatino Linotype" w:hAnsi="Arial" w:cs="Arial"/>
            <w:color w:val="222222"/>
            <w:szCs w:val="24"/>
            <w:lang w:val="en"/>
          </w:rPr>
          <w:t xml:space="preserve">results indicate that </w:t>
        </w:r>
      </w:ins>
      <w:ins w:id="245" w:author="Juan Carlos Cruz Jimenez" w:date="2021-05-23T22:58:00Z">
        <w:r w:rsidR="00034A5C">
          <w:rPr>
            <w:rFonts w:ascii="Arial" w:eastAsia="Palatino Linotype" w:hAnsi="Arial" w:cs="Arial"/>
            <w:color w:val="222222"/>
            <w:szCs w:val="24"/>
            <w:lang w:val="en"/>
          </w:rPr>
          <w:t xml:space="preserve">the movement of the particles was able to induce mixing patterns </w:t>
        </w:r>
      </w:ins>
      <w:ins w:id="246" w:author="Juan Carlos Cruz Jimenez" w:date="2021-05-23T22:59:00Z">
        <w:r w:rsidR="00034A5C">
          <w:rPr>
            <w:rFonts w:ascii="Arial" w:eastAsia="Palatino Linotype" w:hAnsi="Arial" w:cs="Arial"/>
            <w:color w:val="222222"/>
            <w:szCs w:val="24"/>
            <w:lang w:val="en"/>
          </w:rPr>
          <w:t>that are able to increase interactions between the waste</w:t>
        </w:r>
      </w:ins>
      <w:ins w:id="247" w:author="Juan Carlos Cruz Jimenez" w:date="2021-05-23T23:00:00Z">
        <w:r w:rsidR="00034A5C">
          <w:rPr>
            <w:rFonts w:ascii="Arial" w:eastAsia="Palatino Linotype" w:hAnsi="Arial" w:cs="Arial"/>
            <w:color w:val="222222"/>
            <w:szCs w:val="24"/>
            <w:lang w:val="en"/>
          </w:rPr>
          <w:t xml:space="preserve">water and the </w:t>
        </w:r>
        <w:proofErr w:type="spellStart"/>
        <w:r w:rsidR="00034A5C">
          <w:rPr>
            <w:rFonts w:ascii="Arial" w:eastAsia="Palatino Linotype" w:hAnsi="Arial" w:cs="Arial"/>
            <w:color w:val="222222"/>
            <w:szCs w:val="24"/>
            <w:lang w:val="en"/>
          </w:rPr>
          <w:t>bionanocompound</w:t>
        </w:r>
      </w:ins>
      <w:proofErr w:type="spellEnd"/>
      <w:ins w:id="248" w:author="Juan Carlos Cruz Jimenez" w:date="2021-05-23T23:04:00Z">
        <w:r w:rsidR="00122436">
          <w:rPr>
            <w:rFonts w:ascii="Arial" w:eastAsia="Palatino Linotype" w:hAnsi="Arial" w:cs="Arial"/>
            <w:color w:val="222222"/>
            <w:szCs w:val="24"/>
            <w:lang w:val="en"/>
          </w:rPr>
          <w:t>.</w:t>
        </w:r>
      </w:ins>
      <w:ins w:id="249" w:author="Juan Carlos Cruz Jimenez" w:date="2021-05-23T22:59:00Z">
        <w:r w:rsidR="00034A5C">
          <w:rPr>
            <w:rFonts w:ascii="Arial" w:eastAsia="Palatino Linotype" w:hAnsi="Arial" w:cs="Arial"/>
            <w:color w:val="222222"/>
            <w:szCs w:val="24"/>
            <w:lang w:val="en"/>
          </w:rPr>
          <w:t xml:space="preserve"> </w:t>
        </w:r>
      </w:ins>
      <w:ins w:id="250" w:author="Juan Carlos Cruz Jimenez" w:date="2021-05-23T23:00:00Z">
        <w:r w:rsidR="00034A5C">
          <w:rPr>
            <w:rFonts w:ascii="Arial" w:eastAsia="Palatino Linotype" w:hAnsi="Arial" w:cs="Arial"/>
            <w:color w:val="222222"/>
            <w:szCs w:val="24"/>
            <w:lang w:val="en"/>
          </w:rPr>
          <w:t xml:space="preserve">This is an improvement with respect to large-scale torus reactors where </w:t>
        </w:r>
      </w:ins>
      <w:ins w:id="251" w:author="Juan Carlos Cruz Jimenez" w:date="2021-05-23T23:01:00Z">
        <w:r w:rsidR="00034A5C">
          <w:rPr>
            <w:rFonts w:ascii="Arial" w:eastAsia="Palatino Linotype" w:hAnsi="Arial" w:cs="Arial"/>
            <w:color w:val="222222"/>
            <w:szCs w:val="24"/>
            <w:lang w:val="en"/>
          </w:rPr>
          <w:t>mixing requires mechanical stirring and consequently an important energy consumption.</w:t>
        </w:r>
      </w:ins>
      <w:ins w:id="252" w:author="Juan Carlos Cruz Jimenez" w:date="2021-05-23T22:51:00Z">
        <w:r>
          <w:rPr>
            <w:rFonts w:ascii="Arial" w:hAnsi="Arial" w:cs="Arial"/>
            <w:szCs w:val="24"/>
            <w:lang w:val="en-US"/>
          </w:rPr>
          <w:t xml:space="preserve"> </w:t>
        </w:r>
      </w:ins>
      <w:ins w:id="253" w:author="Juan Carlos Cruz Jimenez" w:date="2021-05-23T23:05:00Z">
        <w:r w:rsidR="00122436">
          <w:rPr>
            <w:rFonts w:ascii="Arial" w:eastAsia="Palatino Linotype" w:hAnsi="Arial" w:cs="Arial"/>
            <w:color w:val="222222"/>
            <w:szCs w:val="24"/>
            <w:lang w:val="en"/>
          </w:rPr>
          <w:t>T</w:t>
        </w:r>
        <w:r w:rsidR="00122436">
          <w:rPr>
            <w:rFonts w:ascii="Arial" w:eastAsia="Palatino Linotype" w:hAnsi="Arial" w:cs="Arial"/>
            <w:color w:val="222222"/>
            <w:szCs w:val="24"/>
            <w:lang w:val="en"/>
          </w:rPr>
          <w:t xml:space="preserve">he microreactor with the best overall </w:t>
        </w:r>
      </w:ins>
      <w:ins w:id="254" w:author="Juan Carlos Cruz Jimenez" w:date="2021-05-23T23:09:00Z">
        <w:r w:rsidR="004935A6" w:rsidRPr="004935A6">
          <w:rPr>
            <w:rFonts w:ascii="Arial" w:eastAsia="Palatino Linotype" w:hAnsi="Arial" w:cs="Arial"/>
            <w:i/>
            <w:iCs/>
            <w:color w:val="222222"/>
            <w:szCs w:val="24"/>
            <w:lang w:val="en"/>
            <w:rPrChange w:id="255" w:author="Juan Carlos Cruz Jimenez" w:date="2021-05-23T23:09:00Z">
              <w:rPr>
                <w:rFonts w:ascii="Arial" w:eastAsia="Palatino Linotype" w:hAnsi="Arial" w:cs="Arial"/>
                <w:color w:val="222222"/>
                <w:szCs w:val="24"/>
                <w:lang w:val="en"/>
              </w:rPr>
            </w:rPrChange>
          </w:rPr>
          <w:t xml:space="preserve">in silico </w:t>
        </w:r>
      </w:ins>
      <w:ins w:id="256" w:author="Juan Carlos Cruz Jimenez" w:date="2021-05-23T23:05:00Z">
        <w:r w:rsidR="00122436">
          <w:rPr>
            <w:rFonts w:ascii="Arial" w:eastAsia="Palatino Linotype" w:hAnsi="Arial" w:cs="Arial"/>
            <w:color w:val="222222"/>
            <w:szCs w:val="24"/>
            <w:lang w:val="en"/>
          </w:rPr>
          <w:t>performance (</w:t>
        </w:r>
        <w:r w:rsidR="00122436">
          <w:rPr>
            <w:rFonts w:ascii="Arial" w:eastAsia="Palatino Linotype" w:hAnsi="Arial" w:cs="Arial"/>
            <w:color w:val="222222"/>
            <w:szCs w:val="24"/>
            <w:lang w:val="en"/>
          </w:rPr>
          <w:t>i.e.,</w:t>
        </w:r>
        <w:r w:rsidR="00122436" w:rsidRPr="00122436">
          <w:rPr>
            <w:rFonts w:ascii="Arial" w:hAnsi="Arial" w:cs="Arial"/>
            <w:szCs w:val="24"/>
            <w:lang w:val="en-US"/>
          </w:rPr>
          <w:t xml:space="preserve"> </w:t>
        </w:r>
        <w:r w:rsidR="00122436" w:rsidRPr="00D53175">
          <w:rPr>
            <w:rFonts w:ascii="Arial" w:hAnsi="Arial" w:cs="Arial"/>
            <w:szCs w:val="24"/>
            <w:lang w:val="en-US"/>
          </w:rPr>
          <w:t>longe</w:t>
        </w:r>
      </w:ins>
      <w:ins w:id="257" w:author="Juan Carlos Cruz Jimenez" w:date="2021-05-23T23:08:00Z">
        <w:r w:rsidR="004935A6">
          <w:rPr>
            <w:rFonts w:ascii="Arial" w:hAnsi="Arial" w:cs="Arial"/>
            <w:szCs w:val="24"/>
            <w:lang w:val="en-US"/>
          </w:rPr>
          <w:t>st</w:t>
        </w:r>
      </w:ins>
      <w:ins w:id="258" w:author="Juan Carlos Cruz Jimenez" w:date="2021-05-23T23:05:00Z">
        <w:r w:rsidR="00122436" w:rsidRPr="00D53175">
          <w:rPr>
            <w:rFonts w:ascii="Arial" w:hAnsi="Arial" w:cs="Arial"/>
            <w:szCs w:val="24"/>
            <w:lang w:val="en-US"/>
          </w:rPr>
          <w:t xml:space="preserve"> residence time</w:t>
        </w:r>
        <w:r w:rsidR="00122436">
          <w:rPr>
            <w:rFonts w:ascii="Arial" w:hAnsi="Arial" w:cs="Arial"/>
            <w:szCs w:val="24"/>
            <w:lang w:val="en-US"/>
          </w:rPr>
          <w:t xml:space="preserve"> of </w:t>
        </w:r>
        <w:proofErr w:type="spellStart"/>
        <w:r w:rsidR="00122436">
          <w:rPr>
            <w:rFonts w:ascii="Arial" w:hAnsi="Arial" w:cs="Arial"/>
            <w:szCs w:val="24"/>
            <w:lang w:val="en-US"/>
          </w:rPr>
          <w:t>bionano</w:t>
        </w:r>
      </w:ins>
      <w:ins w:id="259" w:author="Juan Carlos Cruz Jimenez" w:date="2021-05-23T23:06:00Z">
        <w:r w:rsidR="00122436">
          <w:rPr>
            <w:rFonts w:ascii="Arial" w:hAnsi="Arial" w:cs="Arial"/>
            <w:szCs w:val="24"/>
            <w:lang w:val="en-US"/>
          </w:rPr>
          <w:t>compounds</w:t>
        </w:r>
      </w:ins>
      <w:proofErr w:type="spellEnd"/>
      <w:ins w:id="260" w:author="Juan Carlos Cruz Jimenez" w:date="2021-05-23T23:05:00Z">
        <w:r w:rsidR="00122436">
          <w:rPr>
            <w:rFonts w:ascii="Arial" w:hAnsi="Arial" w:cs="Arial"/>
            <w:szCs w:val="24"/>
            <w:lang w:val="en-US"/>
          </w:rPr>
          <w:t xml:space="preserve"> and </w:t>
        </w:r>
      </w:ins>
      <w:ins w:id="261" w:author="Juan Carlos Cruz Jimenez" w:date="2021-05-23T23:08:00Z">
        <w:r w:rsidR="004935A6">
          <w:rPr>
            <w:rFonts w:ascii="Arial" w:hAnsi="Arial" w:cs="Arial"/>
            <w:szCs w:val="24"/>
            <w:lang w:val="en-US"/>
          </w:rPr>
          <w:t xml:space="preserve">best </w:t>
        </w:r>
      </w:ins>
      <w:ins w:id="262" w:author="Juan Carlos Cruz Jimenez" w:date="2021-05-23T23:09:00Z">
        <w:r w:rsidR="004935A6">
          <w:rPr>
            <w:rFonts w:ascii="Arial" w:hAnsi="Arial" w:cs="Arial"/>
            <w:szCs w:val="24"/>
            <w:lang w:val="en-US"/>
          </w:rPr>
          <w:t>interaction)</w:t>
        </w:r>
      </w:ins>
      <w:ins w:id="263" w:author="Juan Carlos Cruz Jimenez" w:date="2021-05-23T23:05:00Z">
        <w:r w:rsidR="00122436">
          <w:rPr>
            <w:rFonts w:ascii="Arial" w:eastAsia="Palatino Linotype" w:hAnsi="Arial" w:cs="Arial"/>
            <w:color w:val="222222"/>
            <w:szCs w:val="24"/>
            <w:lang w:val="en"/>
          </w:rPr>
          <w:t xml:space="preserve"> </w:t>
        </w:r>
      </w:ins>
      <w:ins w:id="264" w:author="Juan Carlos Cruz Jimenez" w:date="2021-05-23T23:09:00Z">
        <w:r w:rsidR="004935A6">
          <w:rPr>
            <w:rFonts w:ascii="Arial" w:eastAsia="Palatino Linotype" w:hAnsi="Arial" w:cs="Arial"/>
            <w:color w:val="222222"/>
            <w:szCs w:val="24"/>
            <w:lang w:val="en"/>
          </w:rPr>
          <w:t xml:space="preserve">was the </w:t>
        </w:r>
        <w:r w:rsidR="004935A6" w:rsidRPr="00D53175">
          <w:rPr>
            <w:rFonts w:ascii="Arial" w:hAnsi="Arial" w:cs="Arial"/>
            <w:szCs w:val="24"/>
            <w:lang w:val="en-US"/>
          </w:rPr>
          <w:t>two-vertical-loo</w:t>
        </w:r>
      </w:ins>
      <w:ins w:id="265" w:author="Juan Carlos Cruz Jimenez" w:date="2021-05-23T23:10:00Z">
        <w:r w:rsidR="004935A6">
          <w:rPr>
            <w:rFonts w:ascii="Arial" w:hAnsi="Arial" w:cs="Arial"/>
            <w:szCs w:val="24"/>
            <w:lang w:val="en-US"/>
          </w:rPr>
          <w:t>ps. This was corroborated experimentally in the</w:t>
        </w:r>
      </w:ins>
      <w:ins w:id="266" w:author="Juan Carlos Cruz Jimenez" w:date="2021-05-23T23:11:00Z">
        <w:r w:rsidR="004935A6">
          <w:rPr>
            <w:rFonts w:ascii="Arial" w:hAnsi="Arial" w:cs="Arial"/>
            <w:szCs w:val="24"/>
            <w:lang w:val="en-US"/>
          </w:rPr>
          <w:t xml:space="preserve"> </w:t>
        </w:r>
        <w:r w:rsidR="004935A6" w:rsidRPr="00D53175">
          <w:rPr>
            <w:rFonts w:ascii="Arial" w:hAnsi="Arial" w:cs="Arial"/>
            <w:szCs w:val="24"/>
            <w:lang w:val="en-US"/>
          </w:rPr>
          <w:t xml:space="preserve">biodegradation of </w:t>
        </w:r>
      </w:ins>
      <w:ins w:id="267" w:author="Juan Carlos Cruz Jimenez" w:date="2021-05-23T23:12:00Z">
        <w:r w:rsidR="004935A6">
          <w:rPr>
            <w:rFonts w:ascii="Arial" w:hAnsi="Arial" w:cs="Arial"/>
            <w:szCs w:val="24"/>
            <w:lang w:val="en-US"/>
          </w:rPr>
          <w:t xml:space="preserve">three different concentrations of </w:t>
        </w:r>
      </w:ins>
      <w:ins w:id="268" w:author="Juan Carlos Cruz Jimenez" w:date="2021-05-23T23:11:00Z">
        <w:r w:rsidR="004935A6" w:rsidRPr="00D53175">
          <w:rPr>
            <w:rFonts w:ascii="Arial" w:hAnsi="Arial" w:cs="Arial"/>
            <w:szCs w:val="24"/>
            <w:lang w:val="en-US"/>
          </w:rPr>
          <w:t>dyes</w:t>
        </w:r>
      </w:ins>
      <w:ins w:id="269" w:author="Juan Carlos Cruz Jimenez" w:date="2021-05-23T23:14:00Z">
        <w:r w:rsidR="00DC1DAE">
          <w:rPr>
            <w:rFonts w:ascii="Arial" w:hAnsi="Arial" w:cs="Arial"/>
            <w:szCs w:val="24"/>
            <w:lang w:val="en-US"/>
          </w:rPr>
          <w:t xml:space="preserve"> in artificial wastewater</w:t>
        </w:r>
      </w:ins>
      <w:ins w:id="270" w:author="Juan Carlos Cruz Jimenez" w:date="2021-05-23T23:11:00Z">
        <w:r w:rsidR="004935A6">
          <w:rPr>
            <w:rFonts w:ascii="Arial" w:hAnsi="Arial" w:cs="Arial"/>
            <w:szCs w:val="24"/>
            <w:lang w:val="en-US"/>
          </w:rPr>
          <w:t xml:space="preserve"> with e</w:t>
        </w:r>
      </w:ins>
      <w:ins w:id="271" w:author="Juan Carlos Cruz Jimenez" w:date="2021-05-23T23:12:00Z">
        <w:r w:rsidR="004935A6">
          <w:rPr>
            <w:rFonts w:ascii="Arial" w:hAnsi="Arial" w:cs="Arial"/>
            <w:szCs w:val="24"/>
            <w:lang w:val="en-US"/>
          </w:rPr>
          <w:t>fficiencies above 90%.</w:t>
        </w:r>
      </w:ins>
      <w:ins w:id="272" w:author="Juan Carlos Cruz Jimenez" w:date="2021-05-23T23:13:00Z">
        <w:r w:rsidR="004935A6">
          <w:rPr>
            <w:rFonts w:ascii="Arial" w:hAnsi="Arial" w:cs="Arial"/>
            <w:szCs w:val="24"/>
            <w:lang w:val="en-US"/>
          </w:rPr>
          <w:t xml:space="preserve"> </w:t>
        </w:r>
        <w:r w:rsidR="004935A6" w:rsidRPr="00D53175">
          <w:rPr>
            <w:rFonts w:ascii="Arial" w:hAnsi="Arial" w:cs="Arial"/>
            <w:szCs w:val="24"/>
            <w:lang w:val="en-US"/>
          </w:rPr>
          <w:t xml:space="preserve">Similarly, </w:t>
        </w:r>
      </w:ins>
      <w:ins w:id="273" w:author="Juan Carlos Cruz Jimenez" w:date="2021-05-23T23:14:00Z">
        <w:r w:rsidR="00DC1DAE">
          <w:rPr>
            <w:rFonts w:ascii="Arial" w:hAnsi="Arial" w:cs="Arial"/>
            <w:szCs w:val="24"/>
            <w:lang w:val="en-US"/>
          </w:rPr>
          <w:t>phenol removal</w:t>
        </w:r>
      </w:ins>
      <w:ins w:id="274" w:author="Juan Carlos Cruz Jimenez" w:date="2021-05-23T23:13:00Z">
        <w:r w:rsidR="004935A6" w:rsidRPr="00D53175">
          <w:rPr>
            <w:rFonts w:ascii="Arial" w:hAnsi="Arial" w:cs="Arial"/>
            <w:szCs w:val="24"/>
            <w:lang w:val="en-US"/>
          </w:rPr>
          <w:t xml:space="preserve"> </w:t>
        </w:r>
      </w:ins>
      <w:ins w:id="275" w:author="Juan Carlos Cruz Jimenez" w:date="2021-05-23T23:14:00Z">
        <w:r w:rsidR="00DC1DAE">
          <w:rPr>
            <w:rFonts w:ascii="Arial" w:hAnsi="Arial" w:cs="Arial"/>
            <w:szCs w:val="24"/>
            <w:lang w:val="en-US"/>
          </w:rPr>
          <w:t>approached</w:t>
        </w:r>
      </w:ins>
      <w:ins w:id="276" w:author="Juan Carlos Cruz Jimenez" w:date="2021-05-23T23:13:00Z">
        <w:r w:rsidR="004935A6" w:rsidRPr="00D53175">
          <w:rPr>
            <w:rFonts w:ascii="Arial" w:hAnsi="Arial" w:cs="Arial"/>
            <w:szCs w:val="24"/>
            <w:lang w:val="en-US"/>
          </w:rPr>
          <w:t xml:space="preserve"> </w:t>
        </w:r>
      </w:ins>
      <w:ins w:id="277" w:author="Juan Carlos Cruz Jimenez" w:date="2021-05-23T23:16:00Z">
        <w:r w:rsidR="00DC1DAE">
          <w:rPr>
            <w:rFonts w:ascii="Arial" w:hAnsi="Arial" w:cs="Arial"/>
            <w:szCs w:val="24"/>
            <w:lang w:val="en-US"/>
          </w:rPr>
          <w:t>80</w:t>
        </w:r>
      </w:ins>
      <w:ins w:id="278" w:author="Juan Carlos Cruz Jimenez" w:date="2021-05-23T23:13:00Z">
        <w:r w:rsidR="004935A6" w:rsidRPr="00D53175">
          <w:rPr>
            <w:rFonts w:ascii="Arial" w:hAnsi="Arial" w:cs="Arial"/>
            <w:szCs w:val="24"/>
            <w:lang w:val="en-US"/>
          </w:rPr>
          <w:t>% at the lowest dye concentration evaluated</w:t>
        </w:r>
      </w:ins>
      <w:ins w:id="279" w:author="Juan Carlos Cruz Jimenez" w:date="2021-05-23T23:15:00Z">
        <w:r w:rsidR="00DC1DAE">
          <w:rPr>
            <w:rFonts w:ascii="Arial" w:hAnsi="Arial" w:cs="Arial"/>
            <w:szCs w:val="24"/>
            <w:lang w:val="en-US"/>
          </w:rPr>
          <w:t xml:space="preserve">. Further testing of the </w:t>
        </w:r>
        <w:proofErr w:type="spellStart"/>
        <w:r w:rsidR="00DC1DAE">
          <w:rPr>
            <w:rFonts w:ascii="Arial" w:hAnsi="Arial" w:cs="Arial"/>
            <w:szCs w:val="24"/>
            <w:lang w:val="en-US"/>
          </w:rPr>
          <w:t>bionanocompounds</w:t>
        </w:r>
        <w:proofErr w:type="spellEnd"/>
        <w:r w:rsidR="00DC1DAE">
          <w:rPr>
            <w:rFonts w:ascii="Arial" w:hAnsi="Arial" w:cs="Arial"/>
            <w:szCs w:val="24"/>
            <w:lang w:val="en-US"/>
          </w:rPr>
          <w:t xml:space="preserve"> </w:t>
        </w:r>
      </w:ins>
      <w:ins w:id="280" w:author="Juan Carlos Cruz Jimenez" w:date="2021-05-23T23:16:00Z">
        <w:r w:rsidR="00DC1DAE">
          <w:rPr>
            <w:rFonts w:ascii="Arial" w:hAnsi="Arial" w:cs="Arial"/>
            <w:szCs w:val="24"/>
            <w:lang w:val="en-US"/>
          </w:rPr>
          <w:t xml:space="preserve">with real wastewater showed a decrease </w:t>
        </w:r>
      </w:ins>
      <w:ins w:id="281" w:author="Juan Carlos Cruz Jimenez" w:date="2021-05-24T07:04:00Z">
        <w:r w:rsidR="008A2CE2">
          <w:rPr>
            <w:rFonts w:ascii="Arial" w:hAnsi="Arial" w:cs="Arial"/>
            <w:szCs w:val="24"/>
            <w:lang w:val="en-US"/>
          </w:rPr>
          <w:t>in</w:t>
        </w:r>
      </w:ins>
      <w:ins w:id="282" w:author="Juan Carlos Cruz Jimenez" w:date="2021-05-23T23:16:00Z">
        <w:r w:rsidR="00DC1DAE">
          <w:rPr>
            <w:rFonts w:ascii="Arial" w:hAnsi="Arial" w:cs="Arial"/>
            <w:szCs w:val="24"/>
            <w:lang w:val="en-US"/>
          </w:rPr>
          <w:t xml:space="preserve"> phenol removal </w:t>
        </w:r>
      </w:ins>
      <w:ins w:id="283" w:author="Juan Carlos Cruz Jimenez" w:date="2021-05-24T07:11:00Z">
        <w:r w:rsidR="00CB4B8B">
          <w:rPr>
            <w:rFonts w:ascii="Arial" w:hAnsi="Arial" w:cs="Arial"/>
            <w:szCs w:val="24"/>
            <w:lang w:val="en-US"/>
          </w:rPr>
          <w:t xml:space="preserve">efficiency </w:t>
        </w:r>
      </w:ins>
      <w:ins w:id="284" w:author="Juan Carlos Cruz Jimenez" w:date="2021-05-23T23:16:00Z">
        <w:r w:rsidR="00DC1DAE">
          <w:rPr>
            <w:rFonts w:ascii="Arial" w:hAnsi="Arial" w:cs="Arial"/>
            <w:szCs w:val="24"/>
            <w:lang w:val="en-US"/>
          </w:rPr>
          <w:t>to about 18%</w:t>
        </w:r>
      </w:ins>
      <w:ins w:id="285" w:author="Juan Carlos Cruz Jimenez" w:date="2021-05-23T23:17:00Z">
        <w:r w:rsidR="00DC1DAE">
          <w:rPr>
            <w:rFonts w:ascii="Arial" w:hAnsi="Arial" w:cs="Arial"/>
            <w:szCs w:val="24"/>
            <w:lang w:val="en-US"/>
          </w:rPr>
          <w:t>.</w:t>
        </w:r>
      </w:ins>
      <w:ins w:id="286" w:author="Juan Carlos Cruz Jimenez" w:date="2021-05-23T23:12:00Z">
        <w:r w:rsidR="004935A6">
          <w:rPr>
            <w:rFonts w:ascii="Arial" w:hAnsi="Arial" w:cs="Arial"/>
            <w:szCs w:val="24"/>
            <w:lang w:val="en-US"/>
          </w:rPr>
          <w:t xml:space="preserve"> </w:t>
        </w:r>
      </w:ins>
      <w:ins w:id="287" w:author="Juan Carlos Cruz Jimenez" w:date="2021-05-24T15:22:00Z">
        <w:r w:rsidR="00A632AE">
          <w:rPr>
            <w:rFonts w:ascii="Arial" w:hAnsi="Arial" w:cs="Arial"/>
            <w:szCs w:val="24"/>
            <w:lang w:val="en-US"/>
          </w:rPr>
          <w:t xml:space="preserve">This roughly corresponds to 200 </w:t>
        </w:r>
      </w:ins>
      <w:ins w:id="288" w:author="Juan Carlos Cruz Jimenez" w:date="2021-05-24T15:23:00Z">
        <w:r w:rsidR="00A632AE">
          <w:rPr>
            <w:rFonts w:ascii="Arial" w:hAnsi="Arial" w:cs="Arial"/>
            <w:szCs w:val="24"/>
            <w:lang w:val="en-US"/>
          </w:rPr>
          <w:t xml:space="preserve">biodegradation work cycles. Taken together our results </w:t>
        </w:r>
      </w:ins>
      <w:ins w:id="289" w:author="Juan Carlos Cruz Jimenez" w:date="2021-05-24T15:28:00Z">
        <w:r w:rsidR="00A632AE">
          <w:rPr>
            <w:rFonts w:ascii="Arial" w:hAnsi="Arial" w:cs="Arial"/>
            <w:szCs w:val="24"/>
            <w:lang w:val="en-US"/>
          </w:rPr>
          <w:t>hold much promise for novel an</w:t>
        </w:r>
      </w:ins>
      <w:ins w:id="290" w:author="Juan Carlos Cruz Jimenez" w:date="2021-05-24T15:29:00Z">
        <w:r w:rsidR="00A632AE">
          <w:rPr>
            <w:rFonts w:ascii="Arial" w:hAnsi="Arial" w:cs="Arial"/>
            <w:szCs w:val="24"/>
            <w:lang w:val="en-US"/>
          </w:rPr>
          <w:t>d more sustainable enzyme-based biodegradation routes enabled by microreactors. Next ste</w:t>
        </w:r>
      </w:ins>
      <w:ins w:id="291" w:author="Juan Carlos Cruz Jimenez" w:date="2021-05-24T15:30:00Z">
        <w:r w:rsidR="00A632AE">
          <w:rPr>
            <w:rFonts w:ascii="Arial" w:hAnsi="Arial" w:cs="Arial"/>
            <w:szCs w:val="24"/>
            <w:lang w:val="en-US"/>
          </w:rPr>
          <w:t xml:space="preserve">ps should focus on </w:t>
        </w:r>
      </w:ins>
      <w:ins w:id="292" w:author="Juan Carlos Cruz Jimenez" w:date="2021-05-24T15:31:00Z">
        <w:r w:rsidR="00E7694A">
          <w:rPr>
            <w:rFonts w:ascii="Arial" w:hAnsi="Arial" w:cs="Arial"/>
            <w:szCs w:val="24"/>
            <w:lang w:val="en-US"/>
          </w:rPr>
          <w:t xml:space="preserve">exploring the strategies </w:t>
        </w:r>
      </w:ins>
      <w:ins w:id="293" w:author="Juan Carlos Cruz Jimenez" w:date="2021-05-24T15:32:00Z">
        <w:r w:rsidR="00E7694A">
          <w:rPr>
            <w:rFonts w:ascii="Arial" w:hAnsi="Arial" w:cs="Arial"/>
            <w:szCs w:val="24"/>
            <w:lang w:val="en-US"/>
          </w:rPr>
          <w:t xml:space="preserve">for a sustained and continuous operation, which include </w:t>
        </w:r>
      </w:ins>
      <w:ins w:id="294" w:author="Juan Carlos Cruz Jimenez" w:date="2021-05-24T15:33:00Z">
        <w:r w:rsidR="00E7694A">
          <w:rPr>
            <w:rFonts w:ascii="Arial" w:hAnsi="Arial" w:cs="Arial"/>
            <w:szCs w:val="24"/>
            <w:lang w:val="en-US"/>
          </w:rPr>
          <w:t>recirculation and parallelization proces</w:t>
        </w:r>
      </w:ins>
      <w:ins w:id="295" w:author="Juan Carlos Cruz Jimenez" w:date="2021-05-24T15:34:00Z">
        <w:r w:rsidR="00E7694A">
          <w:rPr>
            <w:rFonts w:ascii="Arial" w:hAnsi="Arial" w:cs="Arial"/>
            <w:szCs w:val="24"/>
            <w:lang w:val="en-US"/>
          </w:rPr>
          <w:t xml:space="preserve">sing schemes. </w:t>
        </w:r>
      </w:ins>
      <w:ins w:id="296" w:author="Juan Carlos Cruz Jimenez" w:date="2021-05-24T15:35:00Z">
        <w:r w:rsidR="00E7694A">
          <w:rPr>
            <w:rFonts w:ascii="Arial" w:hAnsi="Arial" w:cs="Arial"/>
            <w:szCs w:val="24"/>
            <w:lang w:val="en-US"/>
          </w:rPr>
          <w:t xml:space="preserve">Moreover, it is </w:t>
        </w:r>
      </w:ins>
      <w:ins w:id="297" w:author="Juan Carlos Cruz Jimenez" w:date="2021-05-24T15:36:00Z">
        <w:r w:rsidR="00E7694A">
          <w:rPr>
            <w:rFonts w:ascii="Arial" w:hAnsi="Arial" w:cs="Arial"/>
            <w:szCs w:val="24"/>
            <w:lang w:val="en-US"/>
          </w:rPr>
          <w:t xml:space="preserve">of </w:t>
        </w:r>
      </w:ins>
      <w:moveToRangeStart w:id="298" w:author="Juan Carlos Cruz Jimenez" w:date="2021-05-24T15:36:00Z" w:name="move72762996"/>
      <w:moveTo w:id="299" w:author="Juan Carlos Cruz Jimenez" w:date="2021-05-24T15:36:00Z">
        <w:r w:rsidR="00E7694A" w:rsidRPr="00D53175">
          <w:rPr>
            <w:rFonts w:ascii="Arial" w:eastAsia="Palatino Linotype" w:hAnsi="Arial" w:cs="Arial"/>
            <w:color w:val="222222"/>
            <w:szCs w:val="24"/>
            <w:lang w:val="en-US"/>
          </w:rPr>
          <w:t xml:space="preserve">paramount importance to determine lifetimes for the </w:t>
        </w:r>
        <w:proofErr w:type="spellStart"/>
        <w:r w:rsidR="00E7694A" w:rsidRPr="00D53175">
          <w:rPr>
            <w:rFonts w:ascii="Arial" w:eastAsia="Palatino Linotype" w:hAnsi="Arial" w:cs="Arial"/>
            <w:color w:val="222222"/>
            <w:szCs w:val="24"/>
            <w:lang w:val="en-US"/>
          </w:rPr>
          <w:t>bionanocompound</w:t>
        </w:r>
        <w:proofErr w:type="spellEnd"/>
        <w:r w:rsidR="00E7694A" w:rsidRPr="00D53175">
          <w:rPr>
            <w:rFonts w:ascii="Arial" w:eastAsia="Palatino Linotype" w:hAnsi="Arial" w:cs="Arial"/>
            <w:color w:val="222222"/>
            <w:szCs w:val="24"/>
            <w:lang w:val="en-US"/>
          </w:rPr>
          <w:t>, the device, the pumping system, and the magnet. This is critical to assure a stable operation</w:t>
        </w:r>
      </w:moveTo>
      <w:ins w:id="300" w:author="Juan Carlos Cruz Jimenez" w:date="2021-05-24T15:36:00Z">
        <w:r w:rsidR="00E7694A">
          <w:rPr>
            <w:rFonts w:ascii="Arial" w:eastAsia="Palatino Linotype" w:hAnsi="Arial" w:cs="Arial"/>
            <w:color w:val="222222"/>
            <w:szCs w:val="24"/>
            <w:lang w:val="en-US"/>
          </w:rPr>
          <w:t xml:space="preserve"> under different conditions</w:t>
        </w:r>
      </w:ins>
      <w:moveTo w:id="301" w:author="Juan Carlos Cruz Jimenez" w:date="2021-05-24T15:36:00Z">
        <w:r w:rsidR="00E7694A" w:rsidRPr="00D53175">
          <w:rPr>
            <w:rFonts w:ascii="Arial" w:eastAsia="Palatino Linotype" w:hAnsi="Arial" w:cs="Arial"/>
            <w:color w:val="222222"/>
            <w:szCs w:val="24"/>
            <w:lang w:val="en-US"/>
          </w:rPr>
          <w:t xml:space="preserve">, reusability and to define the maintenance cycles. </w:t>
        </w:r>
      </w:moveTo>
      <w:moveToRangeStart w:id="302" w:author="Juan Carlos Cruz Jimenez" w:date="2021-05-24T15:37:00Z" w:name="move72763058"/>
      <w:moveToRangeEnd w:id="298"/>
      <w:moveTo w:id="303" w:author="Juan Carlos Cruz Jimenez" w:date="2021-05-24T15:37:00Z">
        <w:r w:rsidR="00E7694A" w:rsidRPr="00D53175">
          <w:rPr>
            <w:rFonts w:ascii="Arial" w:hAnsi="Arial" w:cs="Arial"/>
            <w:szCs w:val="24"/>
            <w:lang w:val="en-US"/>
          </w:rPr>
          <w:t>Finally, we believe that it is worth to explore other microreactor geometries where a dynamic array of magnets can be adjusted to maximize the magnetic gradient and other geometry mixing approaches.</w:t>
        </w:r>
      </w:moveTo>
    </w:p>
    <w:moveToRangeEnd w:id="302"/>
    <w:p w14:paraId="00B16D19" w14:textId="689F6848" w:rsidR="005A26F3" w:rsidRDefault="005A26F3" w:rsidP="00E7694A">
      <w:pPr>
        <w:jc w:val="both"/>
        <w:rPr>
          <w:ins w:id="304" w:author="Juan Carlos Cruz Jimenez" w:date="2021-05-23T22:51:00Z"/>
          <w:lang w:val="en-US"/>
        </w:rPr>
        <w:pPrChange w:id="305" w:author="Juan Carlos Cruz Jimenez" w:date="2021-05-24T15:38:00Z">
          <w:pPr>
            <w:pStyle w:val="NoSpacing"/>
            <w:jc w:val="both"/>
          </w:pPr>
        </w:pPrChange>
      </w:pPr>
    </w:p>
    <w:p w14:paraId="79FAF185" w14:textId="1FC24D53" w:rsidR="00206108" w:rsidRPr="00D53175" w:rsidDel="00E7694A" w:rsidRDefault="00662EED" w:rsidP="00662EED">
      <w:pPr>
        <w:pStyle w:val="NoSpacing"/>
        <w:jc w:val="both"/>
        <w:rPr>
          <w:del w:id="306" w:author="Juan Carlos Cruz Jimenez" w:date="2021-05-24T15:37:00Z"/>
          <w:rFonts w:ascii="Arial" w:hAnsi="Arial" w:cs="Arial"/>
          <w:szCs w:val="24"/>
          <w:lang w:val="en-US"/>
        </w:rPr>
      </w:pPr>
      <w:del w:id="307" w:author="Juan Carlos Cruz Jimenez" w:date="2021-05-24T15:37:00Z">
        <w:r w:rsidRPr="00D53175" w:rsidDel="00E7694A">
          <w:rPr>
            <w:rFonts w:ascii="Arial" w:hAnsi="Arial" w:cs="Arial"/>
            <w:szCs w:val="24"/>
            <w:lang w:val="en-US"/>
          </w:rPr>
          <w:delText xml:space="preserve">The synthesized bionanocompound </w:delText>
        </w:r>
        <w:r w:rsidR="00F90D8B" w:rsidRPr="00D53175" w:rsidDel="00E7694A">
          <w:rPr>
            <w:rFonts w:ascii="Arial" w:hAnsi="Arial" w:cs="Arial"/>
            <w:szCs w:val="24"/>
            <w:lang w:val="en-US"/>
          </w:rPr>
          <w:delText xml:space="preserve">exhibited </w:delText>
        </w:r>
      </w:del>
      <w:del w:id="308" w:author="Juan Carlos Cruz Jimenez" w:date="2021-05-23T22:50:00Z">
        <w:r w:rsidRPr="00D53175" w:rsidDel="005A26F3">
          <w:rPr>
            <w:rFonts w:ascii="Arial" w:hAnsi="Arial" w:cs="Arial"/>
            <w:szCs w:val="24"/>
            <w:lang w:val="en-US"/>
          </w:rPr>
          <w:delText xml:space="preserve">better </w:delText>
        </w:r>
      </w:del>
      <w:del w:id="309" w:author="Juan Carlos Cruz Jimenez" w:date="2021-05-24T15:37:00Z">
        <w:r w:rsidRPr="00D53175" w:rsidDel="00E7694A">
          <w:rPr>
            <w:rFonts w:ascii="Arial" w:hAnsi="Arial" w:cs="Arial"/>
            <w:szCs w:val="24"/>
            <w:lang w:val="en-US"/>
          </w:rPr>
          <w:delText>performance under slight acid conditions,</w:delText>
        </w:r>
        <w:r w:rsidR="009B3B9E" w:rsidRPr="00D53175" w:rsidDel="00E7694A">
          <w:rPr>
            <w:rFonts w:ascii="Arial" w:hAnsi="Arial" w:cs="Arial"/>
            <w:szCs w:val="24"/>
            <w:lang w:val="en-US"/>
          </w:rPr>
          <w:delText xml:space="preserve"> </w:delText>
        </w:r>
        <w:r w:rsidR="00F90D8B" w:rsidRPr="00D53175" w:rsidDel="00E7694A">
          <w:rPr>
            <w:rFonts w:ascii="Arial" w:hAnsi="Arial" w:cs="Arial"/>
            <w:szCs w:val="24"/>
            <w:lang w:val="en-US"/>
          </w:rPr>
          <w:delText>i.e.,</w:delText>
        </w:r>
        <w:r w:rsidRPr="00D53175" w:rsidDel="00E7694A">
          <w:rPr>
            <w:rFonts w:ascii="Arial" w:hAnsi="Arial" w:cs="Arial"/>
            <w:szCs w:val="24"/>
            <w:lang w:val="en-US"/>
          </w:rPr>
          <w:delText xml:space="preserve"> pH 4 to 4.5.</w:delText>
        </w:r>
      </w:del>
    </w:p>
    <w:p w14:paraId="325C8F45" w14:textId="7C1D2E75" w:rsidR="00206108" w:rsidRPr="00D53175" w:rsidDel="00E7694A" w:rsidRDefault="00206108" w:rsidP="00662EED">
      <w:pPr>
        <w:pStyle w:val="NoSpacing"/>
        <w:jc w:val="both"/>
        <w:rPr>
          <w:del w:id="310" w:author="Juan Carlos Cruz Jimenez" w:date="2021-05-24T15:37:00Z"/>
          <w:rFonts w:ascii="Arial" w:hAnsi="Arial" w:cs="Arial"/>
          <w:szCs w:val="24"/>
          <w:lang w:val="en-US"/>
        </w:rPr>
      </w:pPr>
    </w:p>
    <w:p w14:paraId="1E3B6FA1" w14:textId="492CCC7A" w:rsidR="00662EED" w:rsidRPr="00D53175" w:rsidDel="00034A5C" w:rsidRDefault="00206108" w:rsidP="00662EED">
      <w:pPr>
        <w:pStyle w:val="NoSpacing"/>
        <w:jc w:val="both"/>
        <w:rPr>
          <w:del w:id="311" w:author="Juan Carlos Cruz Jimenez" w:date="2021-05-23T23:01:00Z"/>
          <w:rFonts w:ascii="Arial" w:hAnsi="Arial" w:cs="Arial"/>
          <w:szCs w:val="24"/>
          <w:lang w:val="en-US"/>
        </w:rPr>
      </w:pPr>
      <w:del w:id="312" w:author="Juan Carlos Cruz Jimenez" w:date="2021-05-23T22:48:00Z">
        <w:r w:rsidRPr="00D53175" w:rsidDel="005A26F3">
          <w:rPr>
            <w:rFonts w:ascii="Arial" w:hAnsi="Arial" w:cs="Arial"/>
            <w:szCs w:val="24"/>
            <w:lang w:val="en-US"/>
          </w:rPr>
          <w:delText xml:space="preserve">On the other hand, the torus microreactor configuration equipped with a magnetic field source prolongs the residence time of the nanoparticles within the system without inducing detrimental perturbations in the mixing patterns. </w:delText>
        </w:r>
      </w:del>
      <w:del w:id="313" w:author="Juan Carlos Cruz Jimenez" w:date="2021-05-23T23:01:00Z">
        <w:r w:rsidRPr="00D53175" w:rsidDel="00034A5C">
          <w:rPr>
            <w:rFonts w:ascii="Arial" w:hAnsi="Arial" w:cs="Arial"/>
            <w:szCs w:val="24"/>
            <w:lang w:val="en-US"/>
          </w:rPr>
          <w:delText xml:space="preserve">This leads to a longer contact time between the nanoparticles and other substances present in the medium. </w:delText>
        </w:r>
        <w:r w:rsidR="00662EED" w:rsidRPr="00D53175" w:rsidDel="00034A5C">
          <w:rPr>
            <w:rFonts w:ascii="Arial" w:hAnsi="Arial" w:cs="Arial"/>
            <w:szCs w:val="24"/>
            <w:lang w:val="en-US"/>
          </w:rPr>
          <w:delText>Furthermore by the time evolution of the particle's transport analysis it was proved that the presence of the magnetic field generates a parabolic movement on the particles, breaking the stability of the laminar flow creating a mixing phenomenon that promote the interaction of the solution to be treated with the bionanocompound.</w:delText>
        </w:r>
        <w:r w:rsidR="009B3B9E" w:rsidRPr="00D53175" w:rsidDel="00034A5C">
          <w:rPr>
            <w:rFonts w:ascii="Arial" w:hAnsi="Arial" w:cs="Arial"/>
            <w:szCs w:val="24"/>
            <w:lang w:val="en-US"/>
          </w:rPr>
          <w:delText xml:space="preserve"> Other torus reactors use mechanical propellers to improve mixing</w:delText>
        </w:r>
        <w:r w:rsidR="00BE3834" w:rsidRPr="00D53175" w:rsidDel="00034A5C">
          <w:rPr>
            <w:rFonts w:ascii="Arial" w:hAnsi="Arial" w:cs="Arial"/>
            <w:szCs w:val="24"/>
            <w:lang w:val="en-US"/>
          </w:rPr>
          <w:delText xml:space="preserve"> (ref)</w:delText>
        </w:r>
        <w:r w:rsidR="009B3B9E" w:rsidRPr="00D53175" w:rsidDel="00034A5C">
          <w:rPr>
            <w:rFonts w:ascii="Arial" w:hAnsi="Arial" w:cs="Arial"/>
            <w:szCs w:val="24"/>
            <w:lang w:val="en-US"/>
          </w:rPr>
          <w:delText>; however, the proposed microreactors implemented fixed magnetic components to achieve this item, reducing energy consumption in the long term.</w:delText>
        </w:r>
      </w:del>
    </w:p>
    <w:p w14:paraId="62918312" w14:textId="068C3F62" w:rsidR="00662EED" w:rsidRPr="00D53175" w:rsidDel="00E7694A" w:rsidRDefault="00662EED" w:rsidP="00662EED">
      <w:pPr>
        <w:pStyle w:val="NoSpacing"/>
        <w:jc w:val="both"/>
        <w:rPr>
          <w:del w:id="314" w:author="Juan Carlos Cruz Jimenez" w:date="2021-05-24T15:37:00Z"/>
          <w:rFonts w:ascii="Arial" w:hAnsi="Arial" w:cs="Arial"/>
          <w:szCs w:val="24"/>
          <w:lang w:val="en-US"/>
        </w:rPr>
      </w:pPr>
    </w:p>
    <w:p w14:paraId="69897141" w14:textId="6759F194" w:rsidR="00A158B6" w:rsidRPr="00D53175" w:rsidDel="00E7694A" w:rsidRDefault="00662EED" w:rsidP="00662EED">
      <w:pPr>
        <w:pStyle w:val="NoSpacing"/>
        <w:jc w:val="both"/>
        <w:rPr>
          <w:del w:id="315" w:author="Juan Carlos Cruz Jimenez" w:date="2021-05-24T15:37:00Z"/>
          <w:rFonts w:ascii="Arial" w:hAnsi="Arial" w:cs="Arial"/>
          <w:szCs w:val="24"/>
          <w:lang w:val="en-US"/>
        </w:rPr>
      </w:pPr>
      <w:del w:id="316" w:author="Juan Carlos Cruz Jimenez" w:date="2021-05-23T23:10:00Z">
        <w:r w:rsidRPr="00D53175" w:rsidDel="004935A6">
          <w:rPr>
            <w:rFonts w:ascii="Arial" w:hAnsi="Arial" w:cs="Arial"/>
            <w:szCs w:val="24"/>
            <w:lang w:val="en-US"/>
          </w:rPr>
          <w:delText xml:space="preserve">Similarly, by the multiphysics simulations was determined that the </w:delText>
        </w:r>
      </w:del>
      <w:del w:id="317" w:author="Juan Carlos Cruz Jimenez" w:date="2021-05-23T23:09:00Z">
        <w:r w:rsidRPr="00D53175" w:rsidDel="004935A6">
          <w:rPr>
            <w:rFonts w:ascii="Arial" w:hAnsi="Arial" w:cs="Arial"/>
            <w:szCs w:val="24"/>
            <w:lang w:val="en-US"/>
          </w:rPr>
          <w:delText xml:space="preserve">two-vertical-loop </w:delText>
        </w:r>
      </w:del>
      <w:del w:id="318" w:author="Juan Carlos Cruz Jimenez" w:date="2021-05-23T23:10:00Z">
        <w:r w:rsidRPr="00D53175" w:rsidDel="004935A6">
          <w:rPr>
            <w:rFonts w:ascii="Arial" w:hAnsi="Arial" w:cs="Arial"/>
            <w:szCs w:val="24"/>
            <w:lang w:val="en-US"/>
          </w:rPr>
          <w:delText xml:space="preserve">microreactor is having a greater area of interaction, dead zone area, with the magnetic field, allowing a longer residence time of the particles treating the solution and therefore a better degradation of the phenol molecules. </w:delText>
        </w:r>
      </w:del>
      <w:del w:id="319" w:author="Juan Carlos Cruz Jimenez" w:date="2021-05-23T23:13:00Z">
        <w:r w:rsidRPr="00D53175" w:rsidDel="004935A6">
          <w:rPr>
            <w:rFonts w:ascii="Arial" w:hAnsi="Arial" w:cs="Arial"/>
            <w:szCs w:val="24"/>
            <w:lang w:val="en-US"/>
          </w:rPr>
          <w:delText>This was ascertained by the results found in the experimental test for biodegradation of dyes, where the overall average removals for this microreactor with a Lac-Magnetite treatment were 98.05%, 93.87%, and 92.74% for the 3 dye concentrations evaluated</w:delText>
        </w:r>
        <w:r w:rsidR="0072169A" w:rsidRPr="00D53175" w:rsidDel="004935A6">
          <w:rPr>
            <w:rFonts w:ascii="Arial" w:hAnsi="Arial" w:cs="Arial"/>
            <w:szCs w:val="24"/>
            <w:lang w:val="en-US"/>
          </w:rPr>
          <w:delText>.</w:delText>
        </w:r>
        <w:r w:rsidR="00F90D8B" w:rsidRPr="00D53175" w:rsidDel="004935A6">
          <w:rPr>
            <w:rFonts w:ascii="Arial" w:hAnsi="Arial" w:cs="Arial"/>
            <w:szCs w:val="24"/>
            <w:lang w:val="en-US"/>
          </w:rPr>
          <w:delText xml:space="preserve"> Similarly, the biodegradation test for the phenol present in the artificial wastewater led to a maximum oxidation level of 79.89% with the Lac-Magnetite treatment at the lowest dye concentration evaluated</w:delText>
        </w:r>
      </w:del>
      <w:del w:id="320" w:author="Juan Carlos Cruz Jimenez" w:date="2021-05-24T15:37:00Z">
        <w:r w:rsidR="00F90D8B" w:rsidRPr="00D53175" w:rsidDel="00E7694A">
          <w:rPr>
            <w:rFonts w:ascii="Arial" w:hAnsi="Arial" w:cs="Arial"/>
            <w:szCs w:val="24"/>
            <w:lang w:val="en-US"/>
          </w:rPr>
          <w:delText>.</w:delText>
        </w:r>
        <w:r w:rsidR="00206108" w:rsidRPr="00D53175" w:rsidDel="00E7694A">
          <w:rPr>
            <w:rFonts w:ascii="Arial" w:hAnsi="Arial" w:cs="Arial"/>
            <w:szCs w:val="24"/>
            <w:lang w:val="en-US"/>
          </w:rPr>
          <w:delText xml:space="preserve"> </w:delText>
        </w:r>
        <w:r w:rsidR="008D5D16" w:rsidRPr="00D53175" w:rsidDel="00E7694A">
          <w:rPr>
            <w:rFonts w:ascii="Arial" w:hAnsi="Arial" w:cs="Arial"/>
            <w:szCs w:val="24"/>
            <w:lang w:val="en-US"/>
          </w:rPr>
          <w:delText xml:space="preserve">Finally, </w:delText>
        </w:r>
        <w:r w:rsidR="00A158B6" w:rsidRPr="00D53175" w:rsidDel="00E7694A">
          <w:rPr>
            <w:rFonts w:ascii="Arial" w:hAnsi="Arial" w:cs="Arial"/>
            <w:szCs w:val="24"/>
            <w:lang w:val="en-US"/>
          </w:rPr>
          <w:delText xml:space="preserve">the </w:delText>
        </w:r>
        <w:r w:rsidR="00F90D8B" w:rsidRPr="00D53175" w:rsidDel="00E7694A">
          <w:rPr>
            <w:rFonts w:ascii="Arial" w:hAnsi="Arial" w:cs="Arial"/>
            <w:szCs w:val="24"/>
            <w:lang w:val="en-US"/>
          </w:rPr>
          <w:delText xml:space="preserve">treatment of a </w:delText>
        </w:r>
        <w:r w:rsidR="00A158B6" w:rsidRPr="00D53175" w:rsidDel="00E7694A">
          <w:rPr>
            <w:rFonts w:ascii="Arial" w:hAnsi="Arial" w:cs="Arial"/>
            <w:szCs w:val="24"/>
            <w:lang w:val="en-US"/>
          </w:rPr>
          <w:delText xml:space="preserve">large volume </w:delText>
        </w:r>
        <w:r w:rsidR="00F90D8B" w:rsidRPr="00D53175" w:rsidDel="00E7694A">
          <w:rPr>
            <w:rFonts w:ascii="Arial" w:hAnsi="Arial" w:cs="Arial"/>
            <w:szCs w:val="24"/>
            <w:lang w:val="en-US"/>
          </w:rPr>
          <w:delText xml:space="preserve">of </w:delText>
        </w:r>
        <w:r w:rsidR="00A158B6" w:rsidRPr="00D53175" w:rsidDel="00E7694A">
          <w:rPr>
            <w:rFonts w:ascii="Arial" w:hAnsi="Arial" w:cs="Arial"/>
            <w:szCs w:val="24"/>
            <w:lang w:val="en-US"/>
          </w:rPr>
          <w:delText xml:space="preserve">real wastewater </w:delText>
        </w:r>
        <w:r w:rsidR="00F90D8B" w:rsidRPr="00D53175" w:rsidDel="00E7694A">
          <w:rPr>
            <w:rFonts w:ascii="Arial" w:hAnsi="Arial" w:cs="Arial"/>
            <w:szCs w:val="24"/>
            <w:lang w:val="en-US"/>
          </w:rPr>
          <w:delText>led to</w:delText>
        </w:r>
        <w:r w:rsidR="00A158B6" w:rsidRPr="00D53175" w:rsidDel="00E7694A">
          <w:rPr>
            <w:rFonts w:ascii="Arial" w:hAnsi="Arial" w:cs="Arial"/>
            <w:szCs w:val="24"/>
            <w:lang w:val="en-US"/>
          </w:rPr>
          <w:delText xml:space="preserve"> a 17.86% phenol removal ratio, which</w:delText>
        </w:r>
        <w:r w:rsidR="0082162B" w:rsidRPr="00D53175" w:rsidDel="00E7694A">
          <w:rPr>
            <w:rFonts w:ascii="Arial" w:hAnsi="Arial" w:cs="Arial"/>
            <w:szCs w:val="24"/>
            <w:lang w:val="en-US"/>
          </w:rPr>
          <w:delText xml:space="preserve"> is</w:delText>
        </w:r>
        <w:r w:rsidR="00A158B6" w:rsidRPr="00D53175" w:rsidDel="00E7694A">
          <w:rPr>
            <w:rFonts w:ascii="Arial" w:hAnsi="Arial" w:cs="Arial"/>
            <w:szCs w:val="24"/>
            <w:lang w:val="en-US"/>
          </w:rPr>
          <w:delText xml:space="preserve"> equivalent </w:delText>
        </w:r>
        <w:r w:rsidR="00690FDE" w:rsidRPr="00D53175" w:rsidDel="00E7694A">
          <w:rPr>
            <w:rFonts w:ascii="Arial" w:hAnsi="Arial" w:cs="Arial"/>
            <w:szCs w:val="24"/>
            <w:lang w:val="en-US"/>
          </w:rPr>
          <w:delText>to perform</w:delText>
        </w:r>
        <w:r w:rsidR="00F90D8B" w:rsidRPr="00D53175" w:rsidDel="00E7694A">
          <w:rPr>
            <w:rFonts w:ascii="Arial" w:hAnsi="Arial" w:cs="Arial"/>
            <w:szCs w:val="24"/>
            <w:lang w:val="en-US"/>
          </w:rPr>
          <w:delText>in</w:delText>
        </w:r>
        <w:r w:rsidR="00206108" w:rsidRPr="00D53175" w:rsidDel="00E7694A">
          <w:rPr>
            <w:rFonts w:ascii="Arial" w:hAnsi="Arial" w:cs="Arial"/>
            <w:szCs w:val="24"/>
            <w:lang w:val="en-US"/>
          </w:rPr>
          <w:delText>g</w:delText>
        </w:r>
        <w:r w:rsidR="00690FDE" w:rsidRPr="00D53175" w:rsidDel="00E7694A">
          <w:rPr>
            <w:rFonts w:ascii="Arial" w:hAnsi="Arial" w:cs="Arial"/>
            <w:szCs w:val="24"/>
            <w:lang w:val="en-US"/>
          </w:rPr>
          <w:delText xml:space="preserve"> 200 work cycles of biodegradation</w:delText>
        </w:r>
        <w:r w:rsidR="00A158B6" w:rsidRPr="00D53175" w:rsidDel="00E7694A">
          <w:rPr>
            <w:rFonts w:ascii="Arial" w:hAnsi="Arial" w:cs="Arial"/>
            <w:szCs w:val="24"/>
            <w:lang w:val="en-US"/>
          </w:rPr>
          <w:delText xml:space="preserve">. This experiment represents a first step </w:delText>
        </w:r>
        <w:r w:rsidR="00F90D8B" w:rsidRPr="00D53175" w:rsidDel="00E7694A">
          <w:rPr>
            <w:rFonts w:ascii="Arial" w:hAnsi="Arial" w:cs="Arial"/>
            <w:szCs w:val="24"/>
            <w:lang w:val="en-US"/>
          </w:rPr>
          <w:delText xml:space="preserve">towards defining the criteria for a large-scale bioremediation </w:delText>
        </w:r>
        <w:r w:rsidR="00A158B6" w:rsidRPr="00D53175" w:rsidDel="00E7694A">
          <w:rPr>
            <w:rFonts w:ascii="Arial" w:hAnsi="Arial" w:cs="Arial"/>
            <w:szCs w:val="24"/>
            <w:lang w:val="en-US"/>
          </w:rPr>
          <w:delText xml:space="preserve">of </w:delText>
        </w:r>
        <w:r w:rsidR="0082162B" w:rsidRPr="00D53175" w:rsidDel="00E7694A">
          <w:rPr>
            <w:rFonts w:ascii="Arial" w:hAnsi="Arial" w:cs="Arial"/>
            <w:szCs w:val="24"/>
            <w:lang w:val="en-US"/>
          </w:rPr>
          <w:delText xml:space="preserve">wastewater </w:delText>
        </w:r>
        <w:r w:rsidR="00F90D8B" w:rsidRPr="00D53175" w:rsidDel="00E7694A">
          <w:rPr>
            <w:rFonts w:ascii="Arial" w:hAnsi="Arial" w:cs="Arial"/>
            <w:szCs w:val="24"/>
            <w:lang w:val="en-US"/>
          </w:rPr>
          <w:delText xml:space="preserve">enabled </w:delText>
        </w:r>
        <w:r w:rsidR="0082162B" w:rsidRPr="00D53175" w:rsidDel="00E7694A">
          <w:rPr>
            <w:rFonts w:ascii="Arial" w:hAnsi="Arial" w:cs="Arial"/>
            <w:szCs w:val="24"/>
            <w:lang w:val="en-US"/>
          </w:rPr>
          <w:delText xml:space="preserve">by </w:delText>
        </w:r>
        <w:r w:rsidR="00F90D8B" w:rsidRPr="00D53175" w:rsidDel="00E7694A">
          <w:rPr>
            <w:rFonts w:ascii="Arial" w:hAnsi="Arial" w:cs="Arial"/>
            <w:szCs w:val="24"/>
            <w:lang w:val="en-US"/>
          </w:rPr>
          <w:delText>advanced microfluidic devices</w:delText>
        </w:r>
        <w:r w:rsidR="00A158B6" w:rsidRPr="00D53175" w:rsidDel="00E7694A">
          <w:rPr>
            <w:rFonts w:ascii="Arial" w:hAnsi="Arial" w:cs="Arial"/>
            <w:szCs w:val="24"/>
            <w:lang w:val="en-US"/>
          </w:rPr>
          <w:delText>.</w:delText>
        </w:r>
      </w:del>
    </w:p>
    <w:p w14:paraId="60356C98" w14:textId="4CDA448E" w:rsidR="000B4FCA" w:rsidDel="00323AD1" w:rsidRDefault="00C06D21" w:rsidP="001232F1">
      <w:pPr>
        <w:jc w:val="both"/>
        <w:rPr>
          <w:del w:id="321" w:author="Juan Carlos Cruz Jimenez" w:date="2021-05-23T21:52:00Z"/>
          <w:rFonts w:ascii="Arial" w:hAnsi="Arial" w:cs="Arial"/>
          <w:szCs w:val="24"/>
          <w:lang w:val="en-US"/>
        </w:rPr>
      </w:pPr>
      <w:del w:id="322" w:author="Juan Carlos Cruz Jimenez" w:date="2021-05-23T21:52:00Z">
        <w:r w:rsidRPr="00D53175" w:rsidDel="00323AD1">
          <w:rPr>
            <w:rFonts w:ascii="Arial" w:hAnsi="Arial" w:cs="Arial"/>
            <w:szCs w:val="24"/>
            <w:lang w:val="en-US"/>
          </w:rPr>
          <w:delText>Discussion</w:delText>
        </w:r>
      </w:del>
    </w:p>
    <w:p w14:paraId="1B7E8881" w14:textId="59C5F543" w:rsidR="000B4FCA" w:rsidRPr="00D53175" w:rsidDel="00E7694A" w:rsidRDefault="001429D7" w:rsidP="001232F1">
      <w:pPr>
        <w:jc w:val="both"/>
        <w:rPr>
          <w:del w:id="323" w:author="Juan Carlos Cruz Jimenez" w:date="2021-05-24T15:37:00Z"/>
          <w:rFonts w:ascii="Arial" w:hAnsi="Arial" w:cs="Arial"/>
          <w:szCs w:val="24"/>
          <w:lang w:val="en-US"/>
        </w:rPr>
      </w:pPr>
      <w:del w:id="324" w:author="Juan Carlos Cruz Jimenez" w:date="2021-05-24T15:37:00Z">
        <w:r w:rsidRPr="00D53175" w:rsidDel="00E7694A">
          <w:rPr>
            <w:rFonts w:ascii="Arial" w:eastAsia="Palatino Linotype" w:hAnsi="Arial" w:cs="Arial"/>
            <w:color w:val="222222"/>
            <w:szCs w:val="24"/>
            <w:lang w:val="en-US"/>
          </w:rPr>
          <w:delText xml:space="preserve">The </w:delText>
        </w:r>
        <w:r w:rsidR="001E0CA0" w:rsidRPr="00D53175" w:rsidDel="00E7694A">
          <w:rPr>
            <w:rFonts w:ascii="Arial" w:eastAsia="Palatino Linotype" w:hAnsi="Arial" w:cs="Arial"/>
            <w:color w:val="222222"/>
            <w:szCs w:val="24"/>
            <w:lang w:val="en-US"/>
          </w:rPr>
          <w:delText xml:space="preserve">results of the </w:delText>
        </w:r>
        <w:r w:rsidRPr="00D53175" w:rsidDel="00E7694A">
          <w:rPr>
            <w:rFonts w:ascii="Arial" w:eastAsia="Palatino Linotype" w:hAnsi="Arial" w:cs="Arial"/>
            <w:color w:val="222222"/>
            <w:szCs w:val="24"/>
            <w:lang w:val="en-US"/>
          </w:rPr>
          <w:delText xml:space="preserve">present research </w:delText>
        </w:r>
        <w:r w:rsidR="001E0CA0" w:rsidRPr="00D53175" w:rsidDel="00E7694A">
          <w:rPr>
            <w:rFonts w:ascii="Arial" w:eastAsia="Palatino Linotype" w:hAnsi="Arial" w:cs="Arial"/>
            <w:color w:val="222222"/>
            <w:szCs w:val="24"/>
            <w:lang w:val="en-US"/>
          </w:rPr>
          <w:delText>work pave the way for</w:delText>
        </w:r>
        <w:r w:rsidR="00C06D21" w:rsidRPr="00D53175" w:rsidDel="00E7694A">
          <w:rPr>
            <w:rFonts w:ascii="Arial" w:eastAsia="Palatino Linotype" w:hAnsi="Arial" w:cs="Arial"/>
            <w:color w:val="222222"/>
            <w:szCs w:val="24"/>
            <w:lang w:val="en-US"/>
          </w:rPr>
          <w:delText xml:space="preserve"> the</w:delText>
        </w:r>
        <w:r w:rsidRPr="00D53175" w:rsidDel="00E7694A">
          <w:rPr>
            <w:rFonts w:ascii="Arial" w:eastAsia="Palatino Linotype" w:hAnsi="Arial" w:cs="Arial"/>
            <w:color w:val="222222"/>
            <w:szCs w:val="24"/>
            <w:lang w:val="en-US"/>
          </w:rPr>
          <w:delText xml:space="preserve"> scal</w:delText>
        </w:r>
        <w:r w:rsidR="001E0CA0" w:rsidRPr="00D53175" w:rsidDel="00E7694A">
          <w:rPr>
            <w:rFonts w:ascii="Arial" w:eastAsia="Palatino Linotype" w:hAnsi="Arial" w:cs="Arial"/>
            <w:color w:val="222222"/>
            <w:szCs w:val="24"/>
            <w:lang w:val="en-US"/>
          </w:rPr>
          <w:delText>ing</w:delText>
        </w:r>
        <w:r w:rsidRPr="00D53175" w:rsidDel="00E7694A">
          <w:rPr>
            <w:rFonts w:ascii="Arial" w:eastAsia="Palatino Linotype" w:hAnsi="Arial" w:cs="Arial"/>
            <w:color w:val="222222"/>
            <w:szCs w:val="24"/>
            <w:lang w:val="en-US"/>
          </w:rPr>
          <w:delText xml:space="preserve">-up </w:delText>
        </w:r>
        <w:r w:rsidR="001E0CA0" w:rsidRPr="00D53175" w:rsidDel="00E7694A">
          <w:rPr>
            <w:rFonts w:ascii="Arial" w:eastAsia="Palatino Linotype" w:hAnsi="Arial" w:cs="Arial"/>
            <w:color w:val="222222"/>
            <w:szCs w:val="24"/>
            <w:lang w:val="en-US"/>
          </w:rPr>
          <w:delText xml:space="preserve">of the bioremediation </w:delText>
        </w:r>
        <w:r w:rsidRPr="00D53175" w:rsidDel="00E7694A">
          <w:rPr>
            <w:rFonts w:ascii="Arial" w:eastAsia="Palatino Linotype" w:hAnsi="Arial" w:cs="Arial"/>
            <w:color w:val="222222"/>
            <w:szCs w:val="24"/>
            <w:lang w:val="en-US"/>
          </w:rPr>
          <w:delText>process</w:delText>
        </w:r>
        <w:r w:rsidR="001E0CA0" w:rsidRPr="00D53175" w:rsidDel="00E7694A">
          <w:rPr>
            <w:rFonts w:ascii="Arial" w:eastAsia="Palatino Linotype" w:hAnsi="Arial" w:cs="Arial"/>
            <w:color w:val="222222"/>
            <w:szCs w:val="24"/>
            <w:lang w:val="en-US"/>
          </w:rPr>
          <w:delText>es</w:delText>
        </w:r>
        <w:r w:rsidRPr="00D53175" w:rsidDel="00E7694A">
          <w:rPr>
            <w:rFonts w:ascii="Arial" w:eastAsia="Palatino Linotype" w:hAnsi="Arial" w:cs="Arial"/>
            <w:color w:val="222222"/>
            <w:szCs w:val="24"/>
            <w:lang w:val="en-US"/>
          </w:rPr>
          <w:delText xml:space="preserve"> </w:delText>
        </w:r>
        <w:r w:rsidR="001E0CA0" w:rsidRPr="00D53175" w:rsidDel="00E7694A">
          <w:rPr>
            <w:rFonts w:ascii="Arial" w:eastAsia="Palatino Linotype" w:hAnsi="Arial" w:cs="Arial"/>
            <w:color w:val="222222"/>
            <w:szCs w:val="24"/>
            <w:lang w:val="en-US"/>
          </w:rPr>
          <w:delText>by either enabling recirculation strategies or</w:delText>
        </w:r>
        <w:r w:rsidRPr="00D53175" w:rsidDel="00E7694A">
          <w:rPr>
            <w:rFonts w:ascii="Arial" w:eastAsia="Palatino Linotype" w:hAnsi="Arial" w:cs="Arial"/>
            <w:color w:val="222222"/>
            <w:szCs w:val="24"/>
            <w:lang w:val="en-US"/>
          </w:rPr>
          <w:delText xml:space="preserve"> </w:delText>
        </w:r>
        <w:r w:rsidR="001E0CA0" w:rsidRPr="00D53175" w:rsidDel="00E7694A">
          <w:rPr>
            <w:rFonts w:ascii="Arial" w:eastAsia="Palatino Linotype" w:hAnsi="Arial" w:cs="Arial"/>
            <w:color w:val="222222"/>
            <w:szCs w:val="24"/>
            <w:lang w:val="en-US"/>
          </w:rPr>
          <w:delText xml:space="preserve">by parallelizing </w:delText>
        </w:r>
        <w:r w:rsidRPr="00D53175" w:rsidDel="00E7694A">
          <w:rPr>
            <w:rFonts w:ascii="Arial" w:eastAsia="Palatino Linotype" w:hAnsi="Arial" w:cs="Arial"/>
            <w:color w:val="222222"/>
            <w:szCs w:val="24"/>
            <w:lang w:val="en-US"/>
          </w:rPr>
          <w:delText xml:space="preserve">multiple </w:delText>
        </w:r>
        <w:r w:rsidR="001E0CA0" w:rsidRPr="00D53175" w:rsidDel="00E7694A">
          <w:rPr>
            <w:rFonts w:ascii="Arial" w:eastAsia="Palatino Linotype" w:hAnsi="Arial" w:cs="Arial"/>
            <w:color w:val="222222"/>
            <w:szCs w:val="24"/>
            <w:lang w:val="en-US"/>
          </w:rPr>
          <w:delText>devices in a continuous operation</w:delText>
        </w:r>
        <w:r w:rsidRPr="00D53175" w:rsidDel="00E7694A">
          <w:rPr>
            <w:rFonts w:ascii="Arial" w:eastAsia="Palatino Linotype" w:hAnsi="Arial" w:cs="Arial"/>
            <w:color w:val="222222"/>
            <w:szCs w:val="24"/>
            <w:lang w:val="en-US"/>
          </w:rPr>
          <w:delText xml:space="preserve">. </w:delText>
        </w:r>
        <w:r w:rsidR="00533525" w:rsidRPr="00D53175" w:rsidDel="00E7694A">
          <w:rPr>
            <w:rFonts w:ascii="Arial" w:eastAsia="Palatino Linotype" w:hAnsi="Arial" w:cs="Arial"/>
            <w:color w:val="222222"/>
            <w:szCs w:val="24"/>
            <w:lang w:val="en-US"/>
          </w:rPr>
          <w:delText xml:space="preserve">As the permanent magnet is retaining the </w:delText>
        </w:r>
        <w:r w:rsidR="00BE3834" w:rsidRPr="00D53175" w:rsidDel="00E7694A">
          <w:rPr>
            <w:rFonts w:ascii="Arial" w:eastAsia="Palatino Linotype" w:hAnsi="Arial" w:cs="Arial"/>
            <w:color w:val="222222"/>
            <w:szCs w:val="24"/>
            <w:lang w:val="en-US"/>
          </w:rPr>
          <w:delText>bionanocomposites</w:delText>
        </w:r>
        <w:r w:rsidR="001E0CA0" w:rsidRPr="00D53175" w:rsidDel="00E7694A">
          <w:rPr>
            <w:rFonts w:ascii="Arial" w:eastAsia="Palatino Linotype" w:hAnsi="Arial" w:cs="Arial"/>
            <w:color w:val="222222"/>
            <w:szCs w:val="24"/>
            <w:lang w:val="en-US"/>
          </w:rPr>
          <w:delText xml:space="preserve"> it can be removed for</w:delText>
        </w:r>
        <w:r w:rsidR="00533525" w:rsidRPr="00D53175" w:rsidDel="00E7694A">
          <w:rPr>
            <w:rFonts w:ascii="Arial" w:eastAsia="Palatino Linotype" w:hAnsi="Arial" w:cs="Arial"/>
            <w:color w:val="222222"/>
            <w:szCs w:val="24"/>
            <w:lang w:val="en-US"/>
          </w:rPr>
          <w:delText xml:space="preserve"> cleaning </w:delText>
        </w:r>
        <w:r w:rsidR="001E0CA0" w:rsidRPr="00D53175" w:rsidDel="00E7694A">
          <w:rPr>
            <w:rFonts w:ascii="Arial" w:eastAsia="Palatino Linotype" w:hAnsi="Arial" w:cs="Arial"/>
            <w:color w:val="222222"/>
            <w:szCs w:val="24"/>
            <w:lang w:val="en-US"/>
          </w:rPr>
          <w:delText>purposes and subsequently reinstalled. In this type of operation scheme</w:delText>
        </w:r>
        <w:r w:rsidR="007D3D42" w:rsidRPr="00D53175" w:rsidDel="00E7694A">
          <w:rPr>
            <w:rFonts w:ascii="Arial" w:eastAsia="Palatino Linotype" w:hAnsi="Arial" w:cs="Arial"/>
            <w:color w:val="222222"/>
            <w:szCs w:val="24"/>
            <w:lang w:val="en-US"/>
          </w:rPr>
          <w:delText>.</w:delText>
        </w:r>
        <w:r w:rsidR="001E0CA0" w:rsidRPr="00D53175" w:rsidDel="00E7694A">
          <w:rPr>
            <w:rFonts w:ascii="Arial" w:eastAsia="Palatino Linotype" w:hAnsi="Arial" w:cs="Arial"/>
            <w:color w:val="222222"/>
            <w:szCs w:val="24"/>
            <w:lang w:val="en-US"/>
          </w:rPr>
          <w:delText xml:space="preserve"> </w:delText>
        </w:r>
        <w:r w:rsidR="00AB1060" w:rsidRPr="00D53175" w:rsidDel="00E7694A">
          <w:rPr>
            <w:rFonts w:ascii="Arial" w:eastAsia="Palatino Linotype" w:hAnsi="Arial" w:cs="Arial"/>
            <w:color w:val="222222"/>
            <w:szCs w:val="24"/>
            <w:lang w:val="en-US"/>
          </w:rPr>
          <w:delText>It</w:delText>
        </w:r>
        <w:r w:rsidR="001E0CA0" w:rsidRPr="00D53175" w:rsidDel="00E7694A">
          <w:rPr>
            <w:rFonts w:ascii="Arial" w:eastAsia="Palatino Linotype" w:hAnsi="Arial" w:cs="Arial"/>
            <w:color w:val="222222"/>
            <w:szCs w:val="24"/>
            <w:lang w:val="en-US"/>
          </w:rPr>
          <w:delText xml:space="preserve"> is of </w:delText>
        </w:r>
      </w:del>
      <w:moveFromRangeStart w:id="325" w:author="Juan Carlos Cruz Jimenez" w:date="2021-05-24T15:36:00Z" w:name="move72762996"/>
      <w:moveFrom w:id="326" w:author="Juan Carlos Cruz Jimenez" w:date="2021-05-24T15:36:00Z">
        <w:del w:id="327" w:author="Juan Carlos Cruz Jimenez" w:date="2021-05-24T15:37:00Z">
          <w:r w:rsidR="001E0CA0" w:rsidRPr="00D53175" w:rsidDel="00E7694A">
            <w:rPr>
              <w:rFonts w:ascii="Arial" w:eastAsia="Palatino Linotype" w:hAnsi="Arial" w:cs="Arial"/>
              <w:color w:val="222222"/>
              <w:szCs w:val="24"/>
              <w:lang w:val="en-US"/>
            </w:rPr>
            <w:delText>paramount importance to determine lifetimes for the</w:delText>
          </w:r>
          <w:r w:rsidR="00533525" w:rsidRPr="00D53175" w:rsidDel="00E7694A">
            <w:rPr>
              <w:rFonts w:ascii="Arial" w:eastAsia="Palatino Linotype" w:hAnsi="Arial" w:cs="Arial"/>
              <w:color w:val="222222"/>
              <w:szCs w:val="24"/>
              <w:lang w:val="en-US"/>
            </w:rPr>
            <w:delText xml:space="preserve"> bionanocompound</w:delText>
          </w:r>
          <w:r w:rsidR="001E0CA0" w:rsidRPr="00D53175" w:rsidDel="00E7694A">
            <w:rPr>
              <w:rFonts w:ascii="Arial" w:eastAsia="Palatino Linotype" w:hAnsi="Arial" w:cs="Arial"/>
              <w:color w:val="222222"/>
              <w:szCs w:val="24"/>
              <w:lang w:val="en-US"/>
            </w:rPr>
            <w:delText>, the device, the pumping system, and the magnet</w:delText>
          </w:r>
          <w:r w:rsidR="00533525" w:rsidRPr="00D53175" w:rsidDel="00E7694A">
            <w:rPr>
              <w:rFonts w:ascii="Arial" w:eastAsia="Palatino Linotype" w:hAnsi="Arial" w:cs="Arial"/>
              <w:color w:val="222222"/>
              <w:szCs w:val="24"/>
              <w:lang w:val="en-US"/>
            </w:rPr>
            <w:delText xml:space="preserve">. </w:delText>
          </w:r>
          <w:r w:rsidR="001E0CA0" w:rsidRPr="00D53175" w:rsidDel="00E7694A">
            <w:rPr>
              <w:rFonts w:ascii="Arial" w:eastAsia="Palatino Linotype" w:hAnsi="Arial" w:cs="Arial"/>
              <w:color w:val="222222"/>
              <w:szCs w:val="24"/>
              <w:lang w:val="en-US"/>
            </w:rPr>
            <w:delText xml:space="preserve">This is critical to assure a stable operation, reusability and to define the maintenance cycles. </w:delText>
          </w:r>
        </w:del>
      </w:moveFrom>
      <w:moveFromRangeEnd w:id="325"/>
      <w:del w:id="328" w:author="Juan Carlos Cruz Jimenez" w:date="2021-05-24T15:37:00Z">
        <w:r w:rsidR="00104BC2" w:rsidRPr="00D53175" w:rsidDel="00E7694A">
          <w:rPr>
            <w:rFonts w:ascii="Arial" w:hAnsi="Arial" w:cs="Arial"/>
            <w:szCs w:val="24"/>
            <w:lang w:val="en-US"/>
          </w:rPr>
          <w:delText>An</w:delText>
        </w:r>
        <w:r w:rsidR="001E0CA0" w:rsidRPr="00D53175" w:rsidDel="00E7694A">
          <w:rPr>
            <w:rFonts w:ascii="Arial" w:hAnsi="Arial" w:cs="Arial"/>
            <w:szCs w:val="24"/>
            <w:lang w:val="en-US"/>
          </w:rPr>
          <w:delText xml:space="preserve"> additional</w:delText>
        </w:r>
        <w:r w:rsidR="00104BC2" w:rsidRPr="00D53175" w:rsidDel="00E7694A">
          <w:rPr>
            <w:rFonts w:ascii="Arial" w:hAnsi="Arial" w:cs="Arial"/>
            <w:szCs w:val="24"/>
            <w:lang w:val="en-US"/>
          </w:rPr>
          <w:delText xml:space="preserve"> important unanswered question is whether the </w:delText>
        </w:r>
        <w:r w:rsidR="00BE3834" w:rsidRPr="00D53175" w:rsidDel="00E7694A">
          <w:rPr>
            <w:rFonts w:ascii="Arial" w:hAnsi="Arial" w:cs="Arial"/>
            <w:szCs w:val="24"/>
            <w:lang w:val="en-US"/>
          </w:rPr>
          <w:delText>bionanocomposites</w:delText>
        </w:r>
        <w:r w:rsidR="00104BC2" w:rsidRPr="00D53175" w:rsidDel="00E7694A">
          <w:rPr>
            <w:rFonts w:ascii="Arial" w:hAnsi="Arial" w:cs="Arial"/>
            <w:szCs w:val="24"/>
            <w:lang w:val="en-US"/>
          </w:rPr>
          <w:delText xml:space="preserve"> can improve their removal efficiencies by operating at temperatures above </w:delText>
        </w:r>
        <w:r w:rsidR="0073257D" w:rsidRPr="00D53175" w:rsidDel="00E7694A">
          <w:rPr>
            <w:rFonts w:ascii="Arial" w:hAnsi="Arial" w:cs="Arial"/>
            <w:szCs w:val="24"/>
            <w:lang w:val="en-US"/>
          </w:rPr>
          <w:delText>conventional mesophilic</w:delText>
        </w:r>
        <w:r w:rsidR="00104BC2" w:rsidRPr="00D53175" w:rsidDel="00E7694A">
          <w:rPr>
            <w:rFonts w:ascii="Arial" w:hAnsi="Arial" w:cs="Arial"/>
            <w:szCs w:val="24"/>
            <w:lang w:val="en-US"/>
          </w:rPr>
          <w:delText xml:space="preserve"> conditions</w:delText>
        </w:r>
        <w:r w:rsidR="0073257D" w:rsidRPr="00D53175" w:rsidDel="00E7694A">
          <w:rPr>
            <w:rFonts w:ascii="Arial" w:hAnsi="Arial" w:cs="Arial"/>
            <w:szCs w:val="24"/>
            <w:lang w:val="en-US"/>
          </w:rPr>
          <w:delText xml:space="preserve">. This will require further adjustment and testing to assure the devices’ absence of leakages and material stability in the long run. </w:delText>
        </w:r>
      </w:del>
      <w:moveFromRangeStart w:id="329" w:author="Juan Carlos Cruz Jimenez" w:date="2021-05-24T15:37:00Z" w:name="move72763058"/>
      <w:moveFrom w:id="330" w:author="Juan Carlos Cruz Jimenez" w:date="2021-05-24T15:37:00Z">
        <w:r w:rsidR="00DF5374" w:rsidRPr="00D53175" w:rsidDel="00E7694A">
          <w:rPr>
            <w:rFonts w:ascii="Arial" w:hAnsi="Arial" w:cs="Arial"/>
            <w:szCs w:val="24"/>
            <w:lang w:val="en-US"/>
          </w:rPr>
          <w:t xml:space="preserve">Finally, we believe that it is worth </w:t>
        </w:r>
        <w:r w:rsidR="001232F1" w:rsidRPr="00D53175" w:rsidDel="00E7694A">
          <w:rPr>
            <w:rFonts w:ascii="Arial" w:hAnsi="Arial" w:cs="Arial"/>
            <w:szCs w:val="24"/>
            <w:lang w:val="en-US"/>
          </w:rPr>
          <w:t xml:space="preserve">to explore other microreactor geometries </w:t>
        </w:r>
        <w:r w:rsidR="00DF5374" w:rsidRPr="00D53175" w:rsidDel="00E7694A">
          <w:rPr>
            <w:rFonts w:ascii="Arial" w:hAnsi="Arial" w:cs="Arial"/>
            <w:szCs w:val="24"/>
            <w:lang w:val="en-US"/>
          </w:rPr>
          <w:t>where a dynamic array of magnets can be adjusted to maximize the magnetic gradient</w:t>
        </w:r>
        <w:r w:rsidR="0029317E" w:rsidRPr="00D53175" w:rsidDel="00E7694A">
          <w:rPr>
            <w:rFonts w:ascii="Arial" w:hAnsi="Arial" w:cs="Arial"/>
            <w:szCs w:val="24"/>
            <w:lang w:val="en-US"/>
          </w:rPr>
          <w:t xml:space="preserve"> and other geometry mixing approaches</w:t>
        </w:r>
        <w:del w:id="331" w:author="Juan Carlos Cruz Jimenez" w:date="2021-05-24T15:37:00Z">
          <w:r w:rsidR="001232F1" w:rsidRPr="00D53175" w:rsidDel="00E7694A">
            <w:rPr>
              <w:rFonts w:ascii="Arial" w:hAnsi="Arial" w:cs="Arial"/>
              <w:szCs w:val="24"/>
              <w:lang w:val="en-US"/>
            </w:rPr>
            <w:delText>.</w:delText>
          </w:r>
        </w:del>
      </w:moveFrom>
      <w:moveFromRangeEnd w:id="329"/>
    </w:p>
    <w:p w14:paraId="7D313DD6" w14:textId="0858D3CB" w:rsidR="00B67DF4" w:rsidRPr="00B4476A" w:rsidRDefault="00B67DF4" w:rsidP="00E7694A">
      <w:pPr>
        <w:jc w:val="both"/>
        <w:rPr>
          <w:rFonts w:ascii="Arial" w:hAnsi="Arial" w:cs="Arial"/>
          <w:szCs w:val="24"/>
          <w:lang w:val="en-US"/>
        </w:rPr>
        <w:pPrChange w:id="332" w:author="Juan Carlos Cruz Jimenez" w:date="2021-05-24T15:37:00Z">
          <w:pPr>
            <w:keepNext/>
            <w:jc w:val="center"/>
          </w:pPr>
        </w:pPrChange>
      </w:pPr>
    </w:p>
    <w:p w14:paraId="2A8766F8" w14:textId="327F472D" w:rsidR="007F750B" w:rsidRPr="00D53175" w:rsidRDefault="00C361F4" w:rsidP="007F7C1F">
      <w:pPr>
        <w:pStyle w:val="Heading1"/>
        <w:rPr>
          <w:rFonts w:ascii="Arial" w:hAnsi="Arial" w:cs="Arial"/>
          <w:szCs w:val="24"/>
          <w:lang w:val="en-US"/>
        </w:rPr>
      </w:pPr>
      <w:bookmarkStart w:id="333" w:name="_Toc58625954"/>
      <w:bookmarkStart w:id="334" w:name="_Toc58721040"/>
      <w:r w:rsidRPr="00D53175">
        <w:rPr>
          <w:rFonts w:ascii="Arial" w:hAnsi="Arial" w:cs="Arial"/>
          <w:szCs w:val="24"/>
          <w:lang w:val="en-US"/>
        </w:rPr>
        <w:t>References</w:t>
      </w:r>
      <w:bookmarkEnd w:id="333"/>
      <w:bookmarkEnd w:id="334"/>
    </w:p>
    <w:p w14:paraId="719D9333" w14:textId="350A44EB" w:rsidR="005639F6" w:rsidRPr="00D53175" w:rsidRDefault="007F750B"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szCs w:val="24"/>
        </w:rPr>
        <w:fldChar w:fldCharType="begin" w:fldLock="1"/>
      </w:r>
      <w:r w:rsidRPr="00D53175">
        <w:rPr>
          <w:rFonts w:ascii="Arial" w:hAnsi="Arial" w:cs="Arial"/>
          <w:szCs w:val="24"/>
          <w:lang w:val="en-US"/>
        </w:rPr>
        <w:instrText xml:space="preserve">ADDIN Mendeley Bibliography CSL_BIBLIOGRAPHY </w:instrText>
      </w:r>
      <w:r w:rsidRPr="00D53175">
        <w:rPr>
          <w:rFonts w:ascii="Arial" w:hAnsi="Arial" w:cs="Arial"/>
          <w:szCs w:val="24"/>
          <w:lang w:val="en-US"/>
        </w:rPr>
        <w:fldChar w:fldCharType="separate"/>
      </w:r>
      <w:r w:rsidR="005639F6" w:rsidRPr="00D53175">
        <w:rPr>
          <w:rFonts w:ascii="Arial" w:hAnsi="Arial" w:cs="Arial"/>
          <w:noProof/>
          <w:szCs w:val="24"/>
          <w:lang w:val="en-US"/>
        </w:rPr>
        <w:t>[1]</w:t>
      </w:r>
      <w:r w:rsidR="005639F6" w:rsidRPr="00D53175">
        <w:rPr>
          <w:rFonts w:ascii="Arial" w:hAnsi="Arial" w:cs="Arial"/>
          <w:noProof/>
          <w:szCs w:val="24"/>
          <w:lang w:val="en-US"/>
        </w:rPr>
        <w:tab/>
        <w:t xml:space="preserve">M. A. Hassaan and A. El Nemr, “Health and Environmental Impacts of Dyes : Mini Review,” </w:t>
      </w:r>
      <w:r w:rsidR="005639F6" w:rsidRPr="00D53175">
        <w:rPr>
          <w:rFonts w:ascii="Arial" w:hAnsi="Arial" w:cs="Arial"/>
          <w:i/>
          <w:iCs/>
          <w:noProof/>
          <w:szCs w:val="24"/>
          <w:lang w:val="en-US"/>
        </w:rPr>
        <w:t>Am. J. Environ. Sci. Eng.</w:t>
      </w:r>
      <w:r w:rsidR="005639F6" w:rsidRPr="00D53175">
        <w:rPr>
          <w:rFonts w:ascii="Arial" w:hAnsi="Arial" w:cs="Arial"/>
          <w:noProof/>
          <w:szCs w:val="24"/>
          <w:lang w:val="en-US"/>
        </w:rPr>
        <w:t>, vol. 1, no. 3, pp. 64–67, 2017, doi: 10.11648/j.ajese.20170103.11.</w:t>
      </w:r>
    </w:p>
    <w:p w14:paraId="4524FB3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w:t>
      </w:r>
      <w:r w:rsidRPr="00D53175">
        <w:rPr>
          <w:rFonts w:ascii="Arial" w:hAnsi="Arial" w:cs="Arial"/>
          <w:noProof/>
          <w:szCs w:val="24"/>
          <w:lang w:val="en-US"/>
        </w:rPr>
        <w:tab/>
        <w:t xml:space="preserve">T. H. Furley </w:t>
      </w:r>
      <w:r w:rsidRPr="00D53175">
        <w:rPr>
          <w:rFonts w:ascii="Arial" w:hAnsi="Arial" w:cs="Arial"/>
          <w:i/>
          <w:iCs/>
          <w:noProof/>
          <w:szCs w:val="24"/>
          <w:lang w:val="en-US"/>
        </w:rPr>
        <w:t>et al.</w:t>
      </w:r>
      <w:r w:rsidRPr="00D53175">
        <w:rPr>
          <w:rFonts w:ascii="Arial" w:hAnsi="Arial" w:cs="Arial"/>
          <w:noProof/>
          <w:szCs w:val="24"/>
          <w:lang w:val="en-US"/>
        </w:rPr>
        <w:t xml:space="preserve">, “Toward sustainable environmental quality: Identifying priority research questions for Latin America,” </w:t>
      </w:r>
      <w:r w:rsidRPr="00D53175">
        <w:rPr>
          <w:rFonts w:ascii="Arial" w:hAnsi="Arial" w:cs="Arial"/>
          <w:i/>
          <w:iCs/>
          <w:noProof/>
          <w:szCs w:val="24"/>
          <w:lang w:val="en-US"/>
        </w:rPr>
        <w:t>Integr. Environ. Assess. Manag.</w:t>
      </w:r>
      <w:r w:rsidRPr="00D53175">
        <w:rPr>
          <w:rFonts w:ascii="Arial" w:hAnsi="Arial" w:cs="Arial"/>
          <w:noProof/>
          <w:szCs w:val="24"/>
          <w:lang w:val="en-US"/>
        </w:rPr>
        <w:t>, vol. 14, no. 3, pp. 344–357, May 2018, doi: 10.1002/ieam.2023.</w:t>
      </w:r>
    </w:p>
    <w:p w14:paraId="36C77322"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lastRenderedPageBreak/>
        <w:t>[3]</w:t>
      </w:r>
      <w:r w:rsidRPr="00D53175">
        <w:rPr>
          <w:rFonts w:ascii="Arial" w:hAnsi="Arial" w:cs="Arial"/>
          <w:noProof/>
          <w:szCs w:val="24"/>
          <w:lang w:val="en-US"/>
        </w:rPr>
        <w:tab/>
        <w:t xml:space="preserve">M. A. Atieh, “Removal of Phenol from Water Different Types of Carbon – A Comparative Analysis,” </w:t>
      </w:r>
      <w:r w:rsidRPr="00D53175">
        <w:rPr>
          <w:rFonts w:ascii="Arial" w:hAnsi="Arial" w:cs="Arial"/>
          <w:i/>
          <w:iCs/>
          <w:noProof/>
          <w:szCs w:val="24"/>
          <w:lang w:val="en-US"/>
        </w:rPr>
        <w:t>APCBEE Procedia</w:t>
      </w:r>
      <w:r w:rsidRPr="00D53175">
        <w:rPr>
          <w:rFonts w:ascii="Arial" w:hAnsi="Arial" w:cs="Arial"/>
          <w:noProof/>
          <w:szCs w:val="24"/>
          <w:lang w:val="en-US"/>
        </w:rPr>
        <w:t>, vol. 10, pp. 136–141, 2014, doi: 10.1016/j.apcbee.2014.10.031.</w:t>
      </w:r>
    </w:p>
    <w:p w14:paraId="1C98B1A0"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w:t>
      </w:r>
      <w:r w:rsidRPr="00D53175">
        <w:rPr>
          <w:rFonts w:ascii="Arial" w:hAnsi="Arial" w:cs="Arial"/>
          <w:noProof/>
          <w:szCs w:val="24"/>
          <w:lang w:val="en-US"/>
        </w:rPr>
        <w:tab/>
        <w:t xml:space="preserve">I. A. A., A. B. O., O. A. P., A.-A. T. A., D. A. O., and O. T. A., “Water Pollution: Effects, Prevention, and Climatic Impact,” in </w:t>
      </w:r>
      <w:r w:rsidRPr="00D53175">
        <w:rPr>
          <w:rFonts w:ascii="Arial" w:hAnsi="Arial" w:cs="Arial"/>
          <w:i/>
          <w:iCs/>
          <w:noProof/>
          <w:szCs w:val="24"/>
          <w:lang w:val="en-US"/>
        </w:rPr>
        <w:t>Water Challenges of an Urbanizing World</w:t>
      </w:r>
      <w:r w:rsidRPr="00D53175">
        <w:rPr>
          <w:rFonts w:ascii="Arial" w:hAnsi="Arial" w:cs="Arial"/>
          <w:noProof/>
          <w:szCs w:val="24"/>
          <w:lang w:val="en-US"/>
        </w:rPr>
        <w:t>, M. Glavan, Ed. Rijeka: IntechOpen, 2018, pp. 33–50.</w:t>
      </w:r>
    </w:p>
    <w:p w14:paraId="28E30B89"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[5]</w:t>
      </w:r>
      <w:r w:rsidRPr="00D53175">
        <w:rPr>
          <w:rFonts w:ascii="Arial" w:hAnsi="Arial" w:cs="Arial"/>
          <w:noProof/>
          <w:szCs w:val="24"/>
          <w:lang w:val="en-US"/>
        </w:rPr>
        <w:tab/>
        <w:t xml:space="preserve">E. Aubertheau, T. Stalder, L. Mondamert, M. C. Ploy, C. Dagot, and J. Labanowski, “Impact of wastewater treatment plant discharge on the contamination of river biofilms by pharmaceuticals and antibiotic resistance,” </w:t>
      </w:r>
      <w:r w:rsidRPr="00D53175">
        <w:rPr>
          <w:rFonts w:ascii="Arial" w:hAnsi="Arial" w:cs="Arial"/>
          <w:i/>
          <w:iCs/>
          <w:noProof/>
          <w:szCs w:val="24"/>
          <w:lang w:val="en-US"/>
        </w:rPr>
        <w:t>Sci. Total Environ.</w:t>
      </w:r>
      <w:r w:rsidRPr="00D53175">
        <w:rPr>
          <w:rFonts w:ascii="Arial" w:hAnsi="Arial" w:cs="Arial"/>
          <w:noProof/>
          <w:szCs w:val="24"/>
          <w:lang w:val="en-US"/>
        </w:rPr>
        <w:t>, vol. 579, pp. 1387–1398, 2017, doi: 10.1016/j.scitotenv.2016.11.136.</w:t>
      </w:r>
    </w:p>
    <w:p w14:paraId="293E5A64"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[6]</w:t>
      </w:r>
      <w:r w:rsidRPr="00D53175">
        <w:rPr>
          <w:rFonts w:ascii="Arial" w:hAnsi="Arial" w:cs="Arial"/>
          <w:noProof/>
          <w:szCs w:val="24"/>
          <w:lang w:val="en-US"/>
        </w:rPr>
        <w:tab/>
        <w:t xml:space="preserve">H. Yohannes and E. Elias, “Contamination of Rivers and Water Reservoirs in and Around Addis Ababa City and Actions to Combat It,” </w:t>
      </w:r>
      <w:r w:rsidRPr="00D53175">
        <w:rPr>
          <w:rFonts w:ascii="Arial" w:hAnsi="Arial" w:cs="Arial"/>
          <w:i/>
          <w:iCs/>
          <w:noProof/>
          <w:szCs w:val="24"/>
          <w:lang w:val="en-US"/>
        </w:rPr>
        <w:t>Environ. Pollut. Clim. Chang.</w:t>
      </w:r>
      <w:r w:rsidRPr="00D53175">
        <w:rPr>
          <w:rFonts w:ascii="Arial" w:hAnsi="Arial" w:cs="Arial"/>
          <w:noProof/>
          <w:szCs w:val="24"/>
          <w:lang w:val="en-US"/>
        </w:rPr>
        <w:t>, vol. 01, no. 02, pp. 1–12, 2017, doi: 10.4172/2753-458x.1000116.</w:t>
      </w:r>
    </w:p>
    <w:p w14:paraId="581E7D14"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[7]</w:t>
      </w:r>
      <w:r w:rsidRPr="00D53175">
        <w:rPr>
          <w:rFonts w:ascii="Arial" w:hAnsi="Arial" w:cs="Arial"/>
          <w:noProof/>
          <w:szCs w:val="24"/>
          <w:lang w:val="en-US"/>
        </w:rPr>
        <w:tab/>
        <w:t xml:space="preserve">W. W. Anku, M. A. Mamo, and P. P. Govender, “Phenolic Compounds in Water: Sources, Reactivity, Toxicity and Treatment Methods,” in </w:t>
      </w:r>
      <w:r w:rsidRPr="00D53175">
        <w:rPr>
          <w:rFonts w:ascii="Arial" w:hAnsi="Arial" w:cs="Arial"/>
          <w:i/>
          <w:iCs/>
          <w:noProof/>
          <w:szCs w:val="24"/>
          <w:lang w:val="en-US"/>
        </w:rPr>
        <w:t>Phenolic Compounds - Natural Sources, Importance and Applications</w:t>
      </w:r>
      <w:r w:rsidRPr="00D53175">
        <w:rPr>
          <w:rFonts w:ascii="Arial" w:hAnsi="Arial" w:cs="Arial"/>
          <w:noProof/>
          <w:szCs w:val="24"/>
          <w:lang w:val="en-US"/>
        </w:rPr>
        <w:t>, InTech, 2017.</w:t>
      </w:r>
    </w:p>
    <w:p w14:paraId="24B13E6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[8]</w:t>
      </w:r>
      <w:r w:rsidRPr="00D53175">
        <w:rPr>
          <w:rFonts w:ascii="Arial" w:hAnsi="Arial" w:cs="Arial"/>
          <w:noProof/>
          <w:szCs w:val="24"/>
          <w:lang w:val="en-US"/>
        </w:rPr>
        <w:tab/>
        <w:t xml:space="preserve">T. Trad and A. Apblett, “Removal of 4,6-Dinitro-o-Cresol, Congo Red Dye, and Decane from Water Using Magnetic-Activated Carbons,” in </w:t>
      </w:r>
      <w:r w:rsidRPr="00D53175">
        <w:rPr>
          <w:rFonts w:ascii="Arial" w:hAnsi="Arial" w:cs="Arial"/>
          <w:i/>
          <w:iCs/>
          <w:noProof/>
          <w:szCs w:val="24"/>
          <w:lang w:val="en-US"/>
        </w:rPr>
        <w:t>Nanotechnology for Water Treatment and Purification</w:t>
      </w:r>
      <w:r w:rsidRPr="00D53175">
        <w:rPr>
          <w:rFonts w:ascii="Arial" w:hAnsi="Arial" w:cs="Arial"/>
          <w:noProof/>
          <w:szCs w:val="24"/>
          <w:lang w:val="en-US"/>
        </w:rPr>
        <w:t>, vol. 22, A. Hu and A. Apblett, Eds. Springer, 2014, pp. 260–274.</w:t>
      </w:r>
    </w:p>
    <w:p w14:paraId="3EB4FDD1"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[9]</w:t>
      </w:r>
      <w:r w:rsidRPr="00D53175">
        <w:rPr>
          <w:rFonts w:ascii="Arial" w:hAnsi="Arial" w:cs="Arial"/>
          <w:noProof/>
          <w:szCs w:val="24"/>
          <w:lang w:val="en-US"/>
        </w:rPr>
        <w:tab/>
        <w:t xml:space="preserve">M. M. Ghangrekar and P. Chatterjee, “Water pollutants classification and its effects on environment,” in </w:t>
      </w:r>
      <w:r w:rsidRPr="00D53175">
        <w:rPr>
          <w:rFonts w:ascii="Arial" w:hAnsi="Arial" w:cs="Arial"/>
          <w:i/>
          <w:iCs/>
          <w:noProof/>
          <w:szCs w:val="24"/>
          <w:lang w:val="en-US"/>
        </w:rPr>
        <w:t>Carbon Nanostructures</w:t>
      </w:r>
      <w:r w:rsidRPr="00D53175">
        <w:rPr>
          <w:rFonts w:ascii="Arial" w:hAnsi="Arial" w:cs="Arial"/>
          <w:noProof/>
          <w:szCs w:val="24"/>
          <w:lang w:val="en-US"/>
        </w:rPr>
        <w:t>, R. Das, Ed. Springer International Publishing, 2018, pp. 11–26.</w:t>
      </w:r>
    </w:p>
    <w:p w14:paraId="407A1E6E"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[10]</w:t>
      </w:r>
      <w:r w:rsidRPr="00D53175">
        <w:rPr>
          <w:rFonts w:ascii="Arial" w:hAnsi="Arial" w:cs="Arial"/>
          <w:noProof/>
          <w:szCs w:val="24"/>
          <w:lang w:val="en-US"/>
        </w:rPr>
        <w:tab/>
        <w:t xml:space="preserve">R. Helmer, I. Hespanhol, U. Nations, E. Programme, and S. C. Council, </w:t>
      </w:r>
      <w:r w:rsidRPr="00D53175">
        <w:rPr>
          <w:rFonts w:ascii="Arial" w:hAnsi="Arial" w:cs="Arial"/>
          <w:i/>
          <w:iCs/>
          <w:noProof/>
          <w:szCs w:val="24"/>
          <w:lang w:val="en-US"/>
        </w:rPr>
        <w:t>Water Pollution Control - A Guide to the Use of Water Quality Management Principles</w:t>
      </w:r>
      <w:r w:rsidRPr="00D53175">
        <w:rPr>
          <w:rFonts w:ascii="Arial" w:hAnsi="Arial" w:cs="Arial"/>
          <w:noProof/>
          <w:szCs w:val="24"/>
          <w:lang w:val="en-US"/>
        </w:rPr>
        <w:t>. London: E &amp; FN Spon, 1997.</w:t>
      </w:r>
    </w:p>
    <w:p w14:paraId="27EE4432"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[11]</w:t>
      </w:r>
      <w:r w:rsidRPr="00D53175">
        <w:rPr>
          <w:rFonts w:ascii="Arial" w:hAnsi="Arial" w:cs="Arial"/>
          <w:noProof/>
          <w:szCs w:val="24"/>
          <w:lang w:val="en-US"/>
        </w:rPr>
        <w:tab/>
        <w:t xml:space="preserve">H. Zou and Y. Wang, “Azo dyes wastewater treatment and simultaneous electricity generation in a novel process of electrolysis cell combined with microbial fuel cell,” </w:t>
      </w:r>
      <w:r w:rsidRPr="00D53175">
        <w:rPr>
          <w:rFonts w:ascii="Arial" w:hAnsi="Arial" w:cs="Arial"/>
          <w:i/>
          <w:iCs/>
          <w:noProof/>
          <w:szCs w:val="24"/>
          <w:lang w:val="en-US"/>
        </w:rPr>
        <w:t>Bioresour. Technol.</w:t>
      </w:r>
      <w:r w:rsidRPr="00D53175">
        <w:rPr>
          <w:rFonts w:ascii="Arial" w:hAnsi="Arial" w:cs="Arial"/>
          <w:noProof/>
          <w:szCs w:val="24"/>
          <w:lang w:val="en-US"/>
        </w:rPr>
        <w:t>, vol. 235, pp. 167–175, 2017, doi: 10.1016/j.biortech.2017.03.093.</w:t>
      </w:r>
    </w:p>
    <w:p w14:paraId="7ABAEAA8"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[12]</w:t>
      </w:r>
      <w:r w:rsidRPr="00D53175">
        <w:rPr>
          <w:rFonts w:ascii="Arial" w:hAnsi="Arial" w:cs="Arial"/>
          <w:noProof/>
          <w:szCs w:val="24"/>
          <w:lang w:val="en-US"/>
        </w:rPr>
        <w:tab/>
        <w:t xml:space="preserve">J. Kanagaraj, T. Senthilvelan, and R. C. Panda, “Degradation of azo dyes by laccase: Biological method to reduce pollution load in dye wastewater,” </w:t>
      </w:r>
      <w:r w:rsidRPr="00D53175">
        <w:rPr>
          <w:rFonts w:ascii="Arial" w:hAnsi="Arial" w:cs="Arial"/>
          <w:i/>
          <w:iCs/>
          <w:noProof/>
          <w:szCs w:val="24"/>
          <w:lang w:val="en-US"/>
        </w:rPr>
        <w:t>Clean Technol. Environ. Policy</w:t>
      </w:r>
      <w:r w:rsidRPr="00D53175">
        <w:rPr>
          <w:rFonts w:ascii="Arial" w:hAnsi="Arial" w:cs="Arial"/>
          <w:noProof/>
          <w:szCs w:val="24"/>
          <w:lang w:val="en-US"/>
        </w:rPr>
        <w:t>, vol. 17, no. 6, pp. 1443–1456, 2015, doi: 10.1007/s10098-014-0869-6.</w:t>
      </w:r>
    </w:p>
    <w:p w14:paraId="6FC92D95"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[13]</w:t>
      </w:r>
      <w:r w:rsidRPr="00D53175">
        <w:rPr>
          <w:rFonts w:ascii="Arial" w:hAnsi="Arial" w:cs="Arial"/>
          <w:noProof/>
          <w:szCs w:val="24"/>
          <w:lang w:val="en-US"/>
        </w:rPr>
        <w:tab/>
        <w:t xml:space="preserve">S. Seshadri, P. L. Bishop, and A. M. Agha, “Anaerobic/aerobic treatment of selected azo dyes in wastewater,” </w:t>
      </w:r>
      <w:r w:rsidRPr="00D53175">
        <w:rPr>
          <w:rFonts w:ascii="Arial" w:hAnsi="Arial" w:cs="Arial"/>
          <w:i/>
          <w:iCs/>
          <w:noProof/>
          <w:szCs w:val="24"/>
          <w:lang w:val="en-US"/>
        </w:rPr>
        <w:t>Waste Manag.</w:t>
      </w:r>
      <w:r w:rsidRPr="00D53175">
        <w:rPr>
          <w:rFonts w:ascii="Arial" w:hAnsi="Arial" w:cs="Arial"/>
          <w:noProof/>
          <w:szCs w:val="24"/>
          <w:lang w:val="en-US"/>
        </w:rPr>
        <w:t>, vol. 14, no. 2, pp. 127–137, 1994, doi: 10.1016/0956-053X(94)90005-1.</w:t>
      </w:r>
    </w:p>
    <w:p w14:paraId="13E6A564"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[14]</w:t>
      </w:r>
      <w:r w:rsidRPr="00D53175">
        <w:rPr>
          <w:rFonts w:ascii="Arial" w:hAnsi="Arial" w:cs="Arial"/>
          <w:noProof/>
          <w:szCs w:val="24"/>
          <w:lang w:val="en-US"/>
        </w:rPr>
        <w:tab/>
        <w:t xml:space="preserve">A. Zille, B. Górnacka, A. Rehorek, B. Go, and A. Cavaco-paulo, “Degradation of Azo Dyes by Trametes villosa Laccase over Long Periods of Oxidative Conditions,” </w:t>
      </w:r>
      <w:r w:rsidRPr="00D53175">
        <w:rPr>
          <w:rFonts w:ascii="Arial" w:hAnsi="Arial" w:cs="Arial"/>
          <w:i/>
          <w:iCs/>
          <w:noProof/>
          <w:szCs w:val="24"/>
          <w:lang w:val="en-US"/>
        </w:rPr>
        <w:t>Appl. Environ. Microbiol.</w:t>
      </w:r>
      <w:r w:rsidRPr="00D53175">
        <w:rPr>
          <w:rFonts w:ascii="Arial" w:hAnsi="Arial" w:cs="Arial"/>
          <w:noProof/>
          <w:szCs w:val="24"/>
          <w:lang w:val="en-US"/>
        </w:rPr>
        <w:t>, vol. 71, no. 11, pp. 6711–6718, 2005, doi: 10.1128/AEM.71.11.6711.</w:t>
      </w:r>
    </w:p>
    <w:p w14:paraId="1263B556"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[15]</w:t>
      </w:r>
      <w:r w:rsidRPr="00D53175">
        <w:rPr>
          <w:rFonts w:ascii="Arial" w:hAnsi="Arial" w:cs="Arial"/>
          <w:noProof/>
          <w:szCs w:val="24"/>
          <w:lang w:val="en-US"/>
        </w:rPr>
        <w:tab/>
        <w:t xml:space="preserve">F. I. Vacchi </w:t>
      </w:r>
      <w:r w:rsidRPr="00D53175">
        <w:rPr>
          <w:rFonts w:ascii="Arial" w:hAnsi="Arial" w:cs="Arial"/>
          <w:i/>
          <w:iCs/>
          <w:noProof/>
          <w:szCs w:val="24"/>
          <w:lang w:val="en-US"/>
        </w:rPr>
        <w:t>et al.</w:t>
      </w:r>
      <w:r w:rsidRPr="00D53175">
        <w:rPr>
          <w:rFonts w:ascii="Arial" w:hAnsi="Arial" w:cs="Arial"/>
          <w:noProof/>
          <w:szCs w:val="24"/>
          <w:lang w:val="en-US"/>
        </w:rPr>
        <w:t xml:space="preserve">, “Chlorine disinfection of dye wastewater: Implications for a commercial azo dye mixture,” </w:t>
      </w:r>
      <w:r w:rsidRPr="00D53175">
        <w:rPr>
          <w:rFonts w:ascii="Arial" w:hAnsi="Arial" w:cs="Arial"/>
          <w:i/>
          <w:iCs/>
          <w:noProof/>
          <w:szCs w:val="24"/>
          <w:lang w:val="en-US"/>
        </w:rPr>
        <w:t>Sci. Total Environ.</w:t>
      </w:r>
      <w:r w:rsidRPr="00D53175">
        <w:rPr>
          <w:rFonts w:ascii="Arial" w:hAnsi="Arial" w:cs="Arial"/>
          <w:noProof/>
          <w:szCs w:val="24"/>
          <w:lang w:val="en-US"/>
        </w:rPr>
        <w:t>, vol. 442, pp. 302–309, 2013, doi: 10.1016/j.scitotenv.2012.10.019.</w:t>
      </w:r>
    </w:p>
    <w:p w14:paraId="16306D13"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[16]</w:t>
      </w:r>
      <w:r w:rsidRPr="00D53175">
        <w:rPr>
          <w:rFonts w:ascii="Arial" w:hAnsi="Arial" w:cs="Arial"/>
          <w:noProof/>
          <w:szCs w:val="24"/>
          <w:lang w:val="en-US"/>
        </w:rPr>
        <w:tab/>
        <w:t xml:space="preserve">B. J. Brüschweiler and C. Merlot, “Azo dyes in clothing textiles can be cleaved into a series of mutagenic aromatic amines which are not regulated yet,” </w:t>
      </w:r>
      <w:r w:rsidRPr="00D53175">
        <w:rPr>
          <w:rFonts w:ascii="Arial" w:hAnsi="Arial" w:cs="Arial"/>
          <w:i/>
          <w:iCs/>
          <w:noProof/>
          <w:szCs w:val="24"/>
          <w:lang w:val="en-US"/>
        </w:rPr>
        <w:t>Regul. Toxicol. Pharmacol.</w:t>
      </w:r>
      <w:r w:rsidRPr="00D53175">
        <w:rPr>
          <w:rFonts w:ascii="Arial" w:hAnsi="Arial" w:cs="Arial"/>
          <w:noProof/>
          <w:szCs w:val="24"/>
          <w:lang w:val="en-US"/>
        </w:rPr>
        <w:t>, vol. 88, pp. 214–226, 2017, doi: 10.1016/j.yrtph.2017.06.012.</w:t>
      </w:r>
    </w:p>
    <w:p w14:paraId="5AD53AA8"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[17]</w:t>
      </w:r>
      <w:r w:rsidRPr="00D53175">
        <w:rPr>
          <w:rFonts w:ascii="Arial" w:hAnsi="Arial" w:cs="Arial"/>
          <w:noProof/>
          <w:szCs w:val="24"/>
          <w:lang w:val="en-US"/>
        </w:rPr>
        <w:tab/>
        <w:t xml:space="preserve">E. Abadulla, T. Tzanov, S. Costa, K. H. Robra, A. Cavaco-Paulo, and G. M. </w:t>
      </w:r>
      <w:r w:rsidRPr="00D53175">
        <w:rPr>
          <w:rFonts w:ascii="Arial" w:hAnsi="Arial" w:cs="Arial"/>
          <w:noProof/>
          <w:szCs w:val="24"/>
          <w:lang w:val="en-US"/>
        </w:rPr>
        <w:lastRenderedPageBreak/>
        <w:t xml:space="preserve">Gubitz, “Decolorization and detoxification of textile dyes with a laccase from Trametes hirsuta,” </w:t>
      </w:r>
      <w:r w:rsidRPr="00D53175">
        <w:rPr>
          <w:rFonts w:ascii="Arial" w:hAnsi="Arial" w:cs="Arial"/>
          <w:i/>
          <w:iCs/>
          <w:noProof/>
          <w:szCs w:val="24"/>
          <w:lang w:val="en-US"/>
        </w:rPr>
        <w:t>Appl. Environ. Microbiol.</w:t>
      </w:r>
      <w:r w:rsidRPr="00D53175">
        <w:rPr>
          <w:rFonts w:ascii="Arial" w:hAnsi="Arial" w:cs="Arial"/>
          <w:noProof/>
          <w:szCs w:val="24"/>
          <w:lang w:val="en-US"/>
        </w:rPr>
        <w:t>, vol. 66, no. 8, pp. 3357–3362, 2000, doi: 10.1128/AEM.66.8.3357-3362.2000.</w:t>
      </w:r>
    </w:p>
    <w:p w14:paraId="4138272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[18]</w:t>
      </w:r>
      <w:r w:rsidRPr="00D53175">
        <w:rPr>
          <w:rFonts w:ascii="Arial" w:hAnsi="Arial" w:cs="Arial"/>
          <w:noProof/>
          <w:szCs w:val="24"/>
          <w:lang w:val="en-US"/>
        </w:rPr>
        <w:tab/>
        <w:t xml:space="preserve">S. P. Buthelezi, A. O. Olaniran, and B. Pillay, “Textile dye removal from wastewater effluents using bioflocculants produced by indigenous bacterial isolates,” </w:t>
      </w:r>
      <w:r w:rsidRPr="00D53175">
        <w:rPr>
          <w:rFonts w:ascii="Arial" w:hAnsi="Arial" w:cs="Arial"/>
          <w:i/>
          <w:iCs/>
          <w:noProof/>
          <w:szCs w:val="24"/>
          <w:lang w:val="en-US"/>
        </w:rPr>
        <w:t>Molecules</w:t>
      </w:r>
      <w:r w:rsidRPr="00D53175">
        <w:rPr>
          <w:rFonts w:ascii="Arial" w:hAnsi="Arial" w:cs="Arial"/>
          <w:noProof/>
          <w:szCs w:val="24"/>
          <w:lang w:val="en-US"/>
        </w:rPr>
        <w:t>, vol. 17, no. 12, pp. 14260–14274, 2012, doi: 10.3390/molecules171214260.</w:t>
      </w:r>
    </w:p>
    <w:p w14:paraId="2243FBFC"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[19]</w:t>
      </w:r>
      <w:r w:rsidRPr="00D53175">
        <w:rPr>
          <w:rFonts w:ascii="Arial" w:hAnsi="Arial" w:cs="Arial"/>
          <w:noProof/>
          <w:szCs w:val="24"/>
          <w:lang w:val="en-US"/>
        </w:rPr>
        <w:tab/>
        <w:t xml:space="preserve">WHO, “A global overview of national regulations and standards for drinking-water quality,” </w:t>
      </w:r>
      <w:r w:rsidRPr="00D53175">
        <w:rPr>
          <w:rFonts w:ascii="Arial" w:hAnsi="Arial" w:cs="Arial"/>
          <w:i/>
          <w:iCs/>
          <w:noProof/>
          <w:szCs w:val="24"/>
          <w:lang w:val="en-US"/>
        </w:rPr>
        <w:t>Verordnung über die Qual. t von Wasser für den Menschl. Gebrauch (Trinkwasserverordnung -TrinkwV 2001)</w:t>
      </w:r>
      <w:r w:rsidRPr="00D53175">
        <w:rPr>
          <w:rFonts w:ascii="Arial" w:hAnsi="Arial" w:cs="Arial"/>
          <w:noProof/>
          <w:szCs w:val="24"/>
          <w:lang w:val="en-US"/>
        </w:rPr>
        <w:t>, p. 100, 2018.</w:t>
      </w:r>
    </w:p>
    <w:p w14:paraId="2526B815"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[20]</w:t>
      </w:r>
      <w:r w:rsidRPr="00D53175">
        <w:rPr>
          <w:rFonts w:ascii="Arial" w:hAnsi="Arial" w:cs="Arial"/>
          <w:noProof/>
          <w:szCs w:val="24"/>
          <w:lang w:val="en-US"/>
        </w:rPr>
        <w:tab/>
        <w:t xml:space="preserve">F. P. Van Der Zee and S. Villaverde, “Combined anaerobic-aerobic treatment of azo dyes - A short review of bioreactor studies,” </w:t>
      </w:r>
      <w:r w:rsidRPr="00D53175">
        <w:rPr>
          <w:rFonts w:ascii="Arial" w:hAnsi="Arial" w:cs="Arial"/>
          <w:i/>
          <w:iCs/>
          <w:noProof/>
          <w:szCs w:val="24"/>
          <w:lang w:val="en-US"/>
        </w:rPr>
        <w:t>Water Res.</w:t>
      </w:r>
      <w:r w:rsidRPr="00D53175">
        <w:rPr>
          <w:rFonts w:ascii="Arial" w:hAnsi="Arial" w:cs="Arial"/>
          <w:noProof/>
          <w:szCs w:val="24"/>
          <w:lang w:val="en-US"/>
        </w:rPr>
        <w:t>, vol. 39, no. 8, pp. 1425–1440, 2005, doi: 10.1016/j.watres.2005.03.007.</w:t>
      </w:r>
    </w:p>
    <w:p w14:paraId="5970C6A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[21]</w:t>
      </w:r>
      <w:r w:rsidRPr="00D53175">
        <w:rPr>
          <w:rFonts w:ascii="Arial" w:hAnsi="Arial" w:cs="Arial"/>
          <w:noProof/>
          <w:szCs w:val="24"/>
          <w:lang w:val="en-US"/>
        </w:rPr>
        <w:tab/>
        <w:t xml:space="preserve">U. Moilanen, J. F. Osma, E. Winquist, M. Leisola, and S. R. Couto, “Decolorization of simulated textile dye baths by crude laccases from Trametes hirsuta and Cerrena unicolor,” </w:t>
      </w:r>
      <w:r w:rsidRPr="00D53175">
        <w:rPr>
          <w:rFonts w:ascii="Arial" w:hAnsi="Arial" w:cs="Arial"/>
          <w:i/>
          <w:iCs/>
          <w:noProof/>
          <w:szCs w:val="24"/>
          <w:lang w:val="en-US"/>
        </w:rPr>
        <w:t>Eng. Life Sci.</w:t>
      </w:r>
      <w:r w:rsidRPr="00D53175">
        <w:rPr>
          <w:rFonts w:ascii="Arial" w:hAnsi="Arial" w:cs="Arial"/>
          <w:noProof/>
          <w:szCs w:val="24"/>
          <w:lang w:val="en-US"/>
        </w:rPr>
        <w:t>, vol. 10, no. 3, pp. 242–247, 2010, doi: 10.1002/elsc.200900095.</w:t>
      </w:r>
    </w:p>
    <w:p w14:paraId="5683053C"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[22]</w:t>
      </w:r>
      <w:r w:rsidRPr="00D53175">
        <w:rPr>
          <w:rFonts w:ascii="Arial" w:hAnsi="Arial" w:cs="Arial"/>
          <w:noProof/>
          <w:szCs w:val="24"/>
          <w:lang w:val="en-US"/>
        </w:rPr>
        <w:tab/>
        <w:t xml:space="preserve">S. Rodríguez-Couto, J. F. Osma, and J. L. Toca-Herrera, “Removal of synthetic dyes by an eco-friendly strategy,” </w:t>
      </w:r>
      <w:r w:rsidRPr="00D53175">
        <w:rPr>
          <w:rFonts w:ascii="Arial" w:hAnsi="Arial" w:cs="Arial"/>
          <w:i/>
          <w:iCs/>
          <w:noProof/>
          <w:szCs w:val="24"/>
          <w:lang w:val="en-US"/>
        </w:rPr>
        <w:t>Eng. Life Sci.</w:t>
      </w:r>
      <w:r w:rsidRPr="00D53175">
        <w:rPr>
          <w:rFonts w:ascii="Arial" w:hAnsi="Arial" w:cs="Arial"/>
          <w:noProof/>
          <w:szCs w:val="24"/>
          <w:lang w:val="en-US"/>
        </w:rPr>
        <w:t>, vol. 9, no. 2, pp. 116–123, 2009, doi: 10.1002/elsc.200800088.</w:t>
      </w:r>
    </w:p>
    <w:p w14:paraId="7B6CAA95"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[23]</w:t>
      </w:r>
      <w:r w:rsidRPr="00D53175">
        <w:rPr>
          <w:rFonts w:ascii="Arial" w:hAnsi="Arial" w:cs="Arial"/>
          <w:noProof/>
          <w:szCs w:val="24"/>
          <w:lang w:val="en-US"/>
        </w:rPr>
        <w:tab/>
        <w:t xml:space="preserve">J. F. Osma, </w:t>
      </w:r>
      <w:r w:rsidRPr="00D53175">
        <w:rPr>
          <w:rFonts w:ascii="Arial" w:hAnsi="Arial" w:cs="Arial"/>
          <w:i/>
          <w:iCs/>
          <w:noProof/>
          <w:szCs w:val="24"/>
          <w:lang w:val="en-US"/>
        </w:rPr>
        <w:t>Production of Laccases by the White-rot Fungus Trametes Pubescens for their potential application to synthetic dye treatment</w:t>
      </w:r>
      <w:r w:rsidRPr="00D53175">
        <w:rPr>
          <w:rFonts w:ascii="Arial" w:hAnsi="Arial" w:cs="Arial"/>
          <w:noProof/>
          <w:szCs w:val="24"/>
          <w:lang w:val="en-US"/>
        </w:rPr>
        <w:t>. UNIVERSITAT ROVIRA I VIRGILI, 2009.</w:t>
      </w:r>
    </w:p>
    <w:p w14:paraId="12D90387"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[24]</w:t>
      </w:r>
      <w:r w:rsidRPr="00D53175">
        <w:rPr>
          <w:rFonts w:ascii="Arial" w:hAnsi="Arial" w:cs="Arial"/>
          <w:noProof/>
          <w:szCs w:val="24"/>
          <w:lang w:val="en-US"/>
        </w:rPr>
        <w:tab/>
        <w:t xml:space="preserve">C. R. Holkar, A. J. Jadhav, D. V Pinjari, N. M. Mahamuni, and A. B. Pandit, “A critical review on textile wastewater treatments: Possible approaches,” </w:t>
      </w:r>
      <w:r w:rsidRPr="00D53175">
        <w:rPr>
          <w:rFonts w:ascii="Arial" w:hAnsi="Arial" w:cs="Arial"/>
          <w:i/>
          <w:iCs/>
          <w:noProof/>
          <w:szCs w:val="24"/>
          <w:lang w:val="en-US"/>
        </w:rPr>
        <w:t>Journal of Environmental Management</w:t>
      </w:r>
      <w:r w:rsidRPr="00D53175">
        <w:rPr>
          <w:rFonts w:ascii="Arial" w:hAnsi="Arial" w:cs="Arial"/>
          <w:noProof/>
          <w:szCs w:val="24"/>
          <w:lang w:val="en-US"/>
        </w:rPr>
        <w:t>, vol. 182. pp. 351–366, 2016, doi: 10.1016/j.jenvman.2016.07.090.</w:t>
      </w:r>
    </w:p>
    <w:p w14:paraId="2A690D03"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[25]</w:t>
      </w:r>
      <w:r w:rsidRPr="00D53175">
        <w:rPr>
          <w:rFonts w:ascii="Arial" w:hAnsi="Arial" w:cs="Arial"/>
          <w:noProof/>
          <w:szCs w:val="24"/>
          <w:lang w:val="en-US"/>
        </w:rPr>
        <w:tab/>
        <w:t xml:space="preserve">J. L. Toca-Herrera, J. F. Osma, and S. Rodriguez-Couto, “Solid-state fermentation for laccase production,” in </w:t>
      </w:r>
      <w:r w:rsidRPr="00D53175">
        <w:rPr>
          <w:rFonts w:ascii="Arial" w:hAnsi="Arial" w:cs="Arial"/>
          <w:i/>
          <w:iCs/>
          <w:noProof/>
          <w:szCs w:val="24"/>
          <w:lang w:val="en-US"/>
        </w:rPr>
        <w:t>Communicating Current Research and Educational Topics and Trends in Applied Microbiology</w:t>
      </w:r>
      <w:r w:rsidRPr="00D53175">
        <w:rPr>
          <w:rFonts w:ascii="Arial" w:hAnsi="Arial" w:cs="Arial"/>
          <w:noProof/>
          <w:szCs w:val="24"/>
          <w:lang w:val="en-US"/>
        </w:rPr>
        <w:t>, vol. 10, A. Mendez-Vilas, Ed. 2007, pp. 391–400.</w:t>
      </w:r>
    </w:p>
    <w:p w14:paraId="1B25040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[26]</w:t>
      </w:r>
      <w:r w:rsidRPr="00D53175">
        <w:rPr>
          <w:rFonts w:ascii="Arial" w:hAnsi="Arial" w:cs="Arial"/>
          <w:noProof/>
          <w:szCs w:val="24"/>
          <w:lang w:val="en-US"/>
        </w:rPr>
        <w:tab/>
        <w:t xml:space="preserve">J. F. Osma, J. L. Toca-Herrera, and S. Rodríguez-Couto, “Biodegradation of a simulated textile effluent by immobilised-coated laccase in laboratory-scale reactors,” </w:t>
      </w:r>
      <w:r w:rsidRPr="00D53175">
        <w:rPr>
          <w:rFonts w:ascii="Arial" w:hAnsi="Arial" w:cs="Arial"/>
          <w:i/>
          <w:iCs/>
          <w:noProof/>
          <w:szCs w:val="24"/>
          <w:lang w:val="en-US"/>
        </w:rPr>
        <w:t>Appl. Catal. A Gen.</w:t>
      </w:r>
      <w:r w:rsidRPr="00D53175">
        <w:rPr>
          <w:rFonts w:ascii="Arial" w:hAnsi="Arial" w:cs="Arial"/>
          <w:noProof/>
          <w:szCs w:val="24"/>
          <w:lang w:val="en-US"/>
        </w:rPr>
        <w:t>, vol. 373, no. 1–2, pp. 147–153, 2010, doi: 10.1016/j.apcata.2009.11.009.</w:t>
      </w:r>
    </w:p>
    <w:p w14:paraId="7619705D"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[27]</w:t>
      </w:r>
      <w:r w:rsidRPr="00D53175">
        <w:rPr>
          <w:rFonts w:ascii="Arial" w:hAnsi="Arial" w:cs="Arial"/>
          <w:noProof/>
          <w:szCs w:val="24"/>
          <w:lang w:val="en-US"/>
        </w:rPr>
        <w:tab/>
        <w:t xml:space="preserve">W. Zhou, W. Zhang, and Y. Cai, “Laccase immobilization for water purification: A comprehensive review,” </w:t>
      </w:r>
      <w:r w:rsidRPr="00D53175">
        <w:rPr>
          <w:rFonts w:ascii="Arial" w:hAnsi="Arial" w:cs="Arial"/>
          <w:i/>
          <w:iCs/>
          <w:noProof/>
          <w:szCs w:val="24"/>
          <w:lang w:val="en-US"/>
        </w:rPr>
        <w:t>Chemical Engineering Journal</w:t>
      </w:r>
      <w:r w:rsidRPr="00D53175">
        <w:rPr>
          <w:rFonts w:ascii="Arial" w:hAnsi="Arial" w:cs="Arial"/>
          <w:noProof/>
          <w:szCs w:val="24"/>
          <w:lang w:val="en-US"/>
        </w:rPr>
        <w:t>, vol. 403. Elsevier B.V., p. 126272, Jan. 01, 2021, doi: 10.1016/j.cej.2020.126272.</w:t>
      </w:r>
    </w:p>
    <w:p w14:paraId="48F89379"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[28]</w:t>
      </w:r>
      <w:r w:rsidRPr="00D53175">
        <w:rPr>
          <w:rFonts w:ascii="Arial" w:hAnsi="Arial" w:cs="Arial"/>
          <w:noProof/>
          <w:szCs w:val="24"/>
          <w:lang w:val="en-US"/>
        </w:rPr>
        <w:tab/>
        <w:t xml:space="preserve">O. M. Darwesh, I. A. Matter, and M. F. Eida, “Development of peroxidase enzyme immobilized magnetic nanoparticles for bioremediation of textile wastewater dye,” </w:t>
      </w:r>
      <w:r w:rsidRPr="00D53175">
        <w:rPr>
          <w:rFonts w:ascii="Arial" w:hAnsi="Arial" w:cs="Arial"/>
          <w:i/>
          <w:iCs/>
          <w:noProof/>
          <w:szCs w:val="24"/>
          <w:lang w:val="en-US"/>
        </w:rPr>
        <w:t>J. Environ. Chem. Eng.</w:t>
      </w:r>
      <w:r w:rsidRPr="00D53175">
        <w:rPr>
          <w:rFonts w:ascii="Arial" w:hAnsi="Arial" w:cs="Arial"/>
          <w:noProof/>
          <w:szCs w:val="24"/>
          <w:lang w:val="en-US"/>
        </w:rPr>
        <w:t>, vol. 7, no. 1, 2019, doi: 10.1016/j.jece.2018.11.049.</w:t>
      </w:r>
    </w:p>
    <w:p w14:paraId="033E742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[29]</w:t>
      </w:r>
      <w:r w:rsidRPr="00D53175">
        <w:rPr>
          <w:rFonts w:ascii="Arial" w:hAnsi="Arial" w:cs="Arial"/>
          <w:noProof/>
          <w:szCs w:val="24"/>
          <w:lang w:val="en-US"/>
        </w:rPr>
        <w:tab/>
        <w:t xml:space="preserve">Y. Zhu, F. Qiu, J. Rong, T. Zhang, K. Mao, and D. Yang, “Covalent laccase immobilization on the surface of poly(vinylidene fluoride) polymer membrane for enhanced biocatalytic removal of dyes pollutants from aqueous environment,” </w:t>
      </w:r>
      <w:r w:rsidRPr="00D53175">
        <w:rPr>
          <w:rFonts w:ascii="Arial" w:hAnsi="Arial" w:cs="Arial"/>
          <w:i/>
          <w:iCs/>
          <w:noProof/>
          <w:szCs w:val="24"/>
          <w:lang w:val="en-US"/>
        </w:rPr>
        <w:t>Colloids Surfaces B Biointerfaces</w:t>
      </w:r>
      <w:r w:rsidRPr="00D53175">
        <w:rPr>
          <w:rFonts w:ascii="Arial" w:hAnsi="Arial" w:cs="Arial"/>
          <w:noProof/>
          <w:szCs w:val="24"/>
          <w:lang w:val="en-US"/>
        </w:rPr>
        <w:t>, vol. 191, p. 111025, Jul. 2020, doi: 10.1016/j.colsurfb.2020.111025.</w:t>
      </w:r>
    </w:p>
    <w:p w14:paraId="0DFBDFC8"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[30]</w:t>
      </w:r>
      <w:r w:rsidRPr="00D53175">
        <w:rPr>
          <w:rFonts w:ascii="Arial" w:hAnsi="Arial" w:cs="Arial"/>
          <w:noProof/>
          <w:szCs w:val="24"/>
          <w:lang w:val="en-US"/>
        </w:rPr>
        <w:tab/>
        <w:t xml:space="preserve">H. Bruus, “Theoretical microfluidics,” </w:t>
      </w:r>
      <w:r w:rsidRPr="00D53175">
        <w:rPr>
          <w:rFonts w:ascii="Arial" w:hAnsi="Arial" w:cs="Arial"/>
          <w:i/>
          <w:iCs/>
          <w:noProof/>
          <w:szCs w:val="24"/>
          <w:lang w:val="en-US"/>
        </w:rPr>
        <w:t>Choice Rev. Online</w:t>
      </w:r>
      <w:r w:rsidRPr="00D53175">
        <w:rPr>
          <w:rFonts w:ascii="Arial" w:hAnsi="Arial" w:cs="Arial"/>
          <w:noProof/>
          <w:szCs w:val="24"/>
          <w:lang w:val="en-US"/>
        </w:rPr>
        <w:t>, vol. 45, no. 10, pp. 45-5602-45–5602, 2008, doi: 10.5860/choice.45-5602.</w:t>
      </w:r>
    </w:p>
    <w:p w14:paraId="12C4B1A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[31]</w:t>
      </w:r>
      <w:r w:rsidRPr="00D53175">
        <w:rPr>
          <w:rFonts w:ascii="Arial" w:hAnsi="Arial" w:cs="Arial"/>
          <w:noProof/>
          <w:szCs w:val="24"/>
          <w:lang w:val="en-US"/>
        </w:rPr>
        <w:tab/>
        <w:t xml:space="preserve">N. Convery and N. Gadegaard, “30 years of microfluidics,” </w:t>
      </w:r>
      <w:r w:rsidRPr="00D53175">
        <w:rPr>
          <w:rFonts w:ascii="Arial" w:hAnsi="Arial" w:cs="Arial"/>
          <w:i/>
          <w:iCs/>
          <w:noProof/>
          <w:szCs w:val="24"/>
          <w:lang w:val="en-US"/>
        </w:rPr>
        <w:t xml:space="preserve">Micro and Nano </w:t>
      </w:r>
      <w:r w:rsidRPr="00D53175">
        <w:rPr>
          <w:rFonts w:ascii="Arial" w:hAnsi="Arial" w:cs="Arial"/>
          <w:i/>
          <w:iCs/>
          <w:noProof/>
          <w:szCs w:val="24"/>
          <w:lang w:val="en-US"/>
        </w:rPr>
        <w:lastRenderedPageBreak/>
        <w:t>Engineering</w:t>
      </w:r>
      <w:r w:rsidRPr="00D53175">
        <w:rPr>
          <w:rFonts w:ascii="Arial" w:hAnsi="Arial" w:cs="Arial"/>
          <w:noProof/>
          <w:szCs w:val="24"/>
          <w:lang w:val="en-US"/>
        </w:rPr>
        <w:t>, vol. 2. Elsevier B.V., pp. 76–91, Mar. 01, 2019, doi: 10.1016/j.mne.2019.01.003.</w:t>
      </w:r>
    </w:p>
    <w:p w14:paraId="1EE14FA2"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[32]</w:t>
      </w:r>
      <w:r w:rsidRPr="00D53175">
        <w:rPr>
          <w:rFonts w:ascii="Arial" w:hAnsi="Arial" w:cs="Arial"/>
          <w:noProof/>
          <w:szCs w:val="24"/>
          <w:lang w:val="en-US"/>
        </w:rPr>
        <w:tab/>
        <w:t xml:space="preserve">V. Narayanamurthy </w:t>
      </w:r>
      <w:r w:rsidRPr="00D53175">
        <w:rPr>
          <w:rFonts w:ascii="Arial" w:hAnsi="Arial" w:cs="Arial"/>
          <w:i/>
          <w:iCs/>
          <w:noProof/>
          <w:szCs w:val="24"/>
          <w:lang w:val="en-US"/>
        </w:rPr>
        <w:t>et al.</w:t>
      </w:r>
      <w:r w:rsidRPr="00D53175">
        <w:rPr>
          <w:rFonts w:ascii="Arial" w:hAnsi="Arial" w:cs="Arial"/>
          <w:noProof/>
          <w:szCs w:val="24"/>
          <w:lang w:val="en-US"/>
        </w:rPr>
        <w:t xml:space="preserve">, “Advances in passively driven microfluidics and lab-on-chip devices: A comprehensive literature review and patent analysis,” </w:t>
      </w:r>
      <w:r w:rsidRPr="00D53175">
        <w:rPr>
          <w:rFonts w:ascii="Arial" w:hAnsi="Arial" w:cs="Arial"/>
          <w:i/>
          <w:iCs/>
          <w:noProof/>
          <w:szCs w:val="24"/>
          <w:lang w:val="en-US"/>
        </w:rPr>
        <w:t>RSC Adv.</w:t>
      </w:r>
      <w:r w:rsidRPr="00D53175">
        <w:rPr>
          <w:rFonts w:ascii="Arial" w:hAnsi="Arial" w:cs="Arial"/>
          <w:noProof/>
          <w:szCs w:val="24"/>
          <w:lang w:val="en-US"/>
        </w:rPr>
        <w:t>, vol. 10, no. 20, pp. 11652–11680, Mar. 2020, doi: 10.1039/d0ra00263a.</w:t>
      </w:r>
    </w:p>
    <w:p w14:paraId="44B8B126"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[33]</w:t>
      </w:r>
      <w:r w:rsidRPr="00D53175">
        <w:rPr>
          <w:rFonts w:ascii="Arial" w:hAnsi="Arial" w:cs="Arial"/>
          <w:noProof/>
          <w:szCs w:val="24"/>
          <w:lang w:val="en-US"/>
        </w:rPr>
        <w:tab/>
        <w:t xml:space="preserve">A. Grimmer, X. Chen, M. Hamidović, W. Haselmayr, C. L. Ren, and R. Wille, “Simulation before fabrication: a case study on the utilization of simulators for the design of droplet microfluidic networks,” </w:t>
      </w:r>
      <w:r w:rsidRPr="00D53175">
        <w:rPr>
          <w:rFonts w:ascii="Arial" w:hAnsi="Arial" w:cs="Arial"/>
          <w:i/>
          <w:iCs/>
          <w:noProof/>
          <w:szCs w:val="24"/>
          <w:lang w:val="en-US"/>
        </w:rPr>
        <w:t>RSC Adv.</w:t>
      </w:r>
      <w:r w:rsidRPr="00D53175">
        <w:rPr>
          <w:rFonts w:ascii="Arial" w:hAnsi="Arial" w:cs="Arial"/>
          <w:noProof/>
          <w:szCs w:val="24"/>
          <w:lang w:val="en-US"/>
        </w:rPr>
        <w:t>, vol. 8, no. 60, pp. 34733–34742, Oct. 2018, doi: 10.1039/C8RA05531A.</w:t>
      </w:r>
    </w:p>
    <w:p w14:paraId="7C70DA97"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[34]</w:t>
      </w:r>
      <w:r w:rsidRPr="00D53175">
        <w:rPr>
          <w:rFonts w:ascii="Arial" w:hAnsi="Arial" w:cs="Arial"/>
          <w:noProof/>
          <w:szCs w:val="24"/>
          <w:lang w:val="en-US"/>
        </w:rPr>
        <w:tab/>
        <w:t xml:space="preserve">J. Wang, N. Zhang, J. Chen, V. G. J. Rodgers, P. Brisk, and W. H. Grover, “Finding the optimal design of a passive microfluidic mixer,” </w:t>
      </w:r>
      <w:r w:rsidRPr="00D53175">
        <w:rPr>
          <w:rFonts w:ascii="Arial" w:hAnsi="Arial" w:cs="Arial"/>
          <w:i/>
          <w:iCs/>
          <w:noProof/>
          <w:szCs w:val="24"/>
          <w:lang w:val="en-US"/>
        </w:rPr>
        <w:t>Lab Chip</w:t>
      </w:r>
      <w:r w:rsidRPr="00D53175">
        <w:rPr>
          <w:rFonts w:ascii="Arial" w:hAnsi="Arial" w:cs="Arial"/>
          <w:noProof/>
          <w:szCs w:val="24"/>
          <w:lang w:val="en-US"/>
        </w:rPr>
        <w:t>, vol. 19, no. 21, pp. 3618–3627, Nov. 2019, doi: 10.1039/c9lc00546c.</w:t>
      </w:r>
    </w:p>
    <w:p w14:paraId="107EC041"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[35]</w:t>
      </w:r>
      <w:r w:rsidRPr="00D53175">
        <w:rPr>
          <w:rFonts w:ascii="Arial" w:hAnsi="Arial" w:cs="Arial"/>
          <w:noProof/>
          <w:szCs w:val="24"/>
          <w:lang w:val="en-US"/>
        </w:rPr>
        <w:tab/>
        <w:t xml:space="preserve">W. Han, X. Chen, Z. Wu, and Y. Zheng, “Three-dimensional numerical simulation of droplet formation in a microfluidic flow-focusing device,” </w:t>
      </w:r>
      <w:r w:rsidRPr="00D53175">
        <w:rPr>
          <w:rFonts w:ascii="Arial" w:hAnsi="Arial" w:cs="Arial"/>
          <w:i/>
          <w:iCs/>
          <w:noProof/>
          <w:szCs w:val="24"/>
          <w:lang w:val="en-US"/>
        </w:rPr>
        <w:t>J. Brazilian Soc. Mech. Sci. Eng.</w:t>
      </w:r>
      <w:r w:rsidRPr="00D53175">
        <w:rPr>
          <w:rFonts w:ascii="Arial" w:hAnsi="Arial" w:cs="Arial"/>
          <w:noProof/>
          <w:szCs w:val="24"/>
          <w:lang w:val="en-US"/>
        </w:rPr>
        <w:t>, vol. 41, no. 6, pp. 1–10, Jun. 2019, doi: 10.1007/s40430-019-1767-y.</w:t>
      </w:r>
    </w:p>
    <w:p w14:paraId="69A23894"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[36]</w:t>
      </w:r>
      <w:r w:rsidRPr="00D53175">
        <w:rPr>
          <w:rFonts w:ascii="Arial" w:hAnsi="Arial" w:cs="Arial"/>
          <w:noProof/>
          <w:szCs w:val="24"/>
          <w:lang w:val="en-US"/>
        </w:rPr>
        <w:tab/>
        <w:t xml:space="preserve">L. Pramparo, F. Stüber, J. Font, A. Fortuny, A. Fabregat, and C. Bengoa, “Immobilisation of horseradish peroxidase on Eupergit®C for the enzymatic elimination of phenol,” </w:t>
      </w:r>
      <w:r w:rsidRPr="00D53175">
        <w:rPr>
          <w:rFonts w:ascii="Arial" w:hAnsi="Arial" w:cs="Arial"/>
          <w:i/>
          <w:iCs/>
          <w:noProof/>
          <w:szCs w:val="24"/>
          <w:lang w:val="en-US"/>
        </w:rPr>
        <w:t>J. Hazard. Mater.</w:t>
      </w:r>
      <w:r w:rsidRPr="00D53175">
        <w:rPr>
          <w:rFonts w:ascii="Arial" w:hAnsi="Arial" w:cs="Arial"/>
          <w:noProof/>
          <w:szCs w:val="24"/>
          <w:lang w:val="en-US"/>
        </w:rPr>
        <w:t>, vol. 177, no. 1–3, pp. 990–1000, 2010, doi: 10.1016/j.jhazmat.2010.01.017.</w:t>
      </w:r>
    </w:p>
    <w:p w14:paraId="0F618419"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[37]</w:t>
      </w:r>
      <w:r w:rsidRPr="00D53175">
        <w:rPr>
          <w:rFonts w:ascii="Arial" w:hAnsi="Arial" w:cs="Arial"/>
          <w:noProof/>
          <w:szCs w:val="24"/>
          <w:lang w:val="en-US"/>
        </w:rPr>
        <w:tab/>
        <w:t xml:space="preserve">L. I. Ramírez-Cavazos </w:t>
      </w:r>
      <w:r w:rsidRPr="00D53175">
        <w:rPr>
          <w:rFonts w:ascii="Arial" w:hAnsi="Arial" w:cs="Arial"/>
          <w:i/>
          <w:iCs/>
          <w:noProof/>
          <w:szCs w:val="24"/>
          <w:lang w:val="en-US"/>
        </w:rPr>
        <w:t>et al.</w:t>
      </w:r>
      <w:r w:rsidRPr="00D53175">
        <w:rPr>
          <w:rFonts w:ascii="Arial" w:hAnsi="Arial" w:cs="Arial"/>
          <w:noProof/>
          <w:szCs w:val="24"/>
          <w:lang w:val="en-US"/>
        </w:rPr>
        <w:t xml:space="preserve">, “Purification and characterization of two thermostable laccases from Pycnoporus sanguineus and potential role in degradation of endocrine disrupting chemicals,” </w:t>
      </w:r>
      <w:r w:rsidRPr="00D53175">
        <w:rPr>
          <w:rFonts w:ascii="Arial" w:hAnsi="Arial" w:cs="Arial"/>
          <w:i/>
          <w:iCs/>
          <w:noProof/>
          <w:szCs w:val="24"/>
          <w:lang w:val="en-US"/>
        </w:rPr>
        <w:t>J. Mol. Catal. B Enzym.</w:t>
      </w:r>
      <w:r w:rsidRPr="00D53175">
        <w:rPr>
          <w:rFonts w:ascii="Arial" w:hAnsi="Arial" w:cs="Arial"/>
          <w:noProof/>
          <w:szCs w:val="24"/>
          <w:lang w:val="en-US"/>
        </w:rPr>
        <w:t>, vol. 108, pp. 32–42, Oct. 2014, doi: 10.1016/J.MOLCATB.2014.06.006.</w:t>
      </w:r>
    </w:p>
    <w:p w14:paraId="2B157000"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[38]</w:t>
      </w:r>
      <w:r w:rsidRPr="00D53175">
        <w:rPr>
          <w:rFonts w:ascii="Arial" w:hAnsi="Arial" w:cs="Arial"/>
          <w:noProof/>
          <w:szCs w:val="24"/>
          <w:lang w:val="en-US"/>
        </w:rPr>
        <w:tab/>
        <w:t xml:space="preserve">N. Lopez-Barbosa </w:t>
      </w:r>
      <w:r w:rsidRPr="00D53175">
        <w:rPr>
          <w:rFonts w:ascii="Arial" w:hAnsi="Arial" w:cs="Arial"/>
          <w:i/>
          <w:iCs/>
          <w:noProof/>
          <w:szCs w:val="24"/>
          <w:lang w:val="en-US"/>
        </w:rPr>
        <w:t>et al.</w:t>
      </w:r>
      <w:r w:rsidRPr="00D53175">
        <w:rPr>
          <w:rFonts w:ascii="Arial" w:hAnsi="Arial" w:cs="Arial"/>
          <w:noProof/>
          <w:szCs w:val="24"/>
          <w:lang w:val="en-US"/>
        </w:rPr>
        <w:t xml:space="preserve">, “Magnetite-OmpA Nanobioconjugates as Cell-Penetrating Vehicles with Endosomal Escape Abilities,” </w:t>
      </w:r>
      <w:r w:rsidRPr="00D53175">
        <w:rPr>
          <w:rFonts w:ascii="Arial" w:hAnsi="Arial" w:cs="Arial"/>
          <w:i/>
          <w:iCs/>
          <w:noProof/>
          <w:szCs w:val="24"/>
          <w:lang w:val="en-US"/>
        </w:rPr>
        <w:t>ACS Biomater. Sci. Eng.</w:t>
      </w:r>
      <w:r w:rsidRPr="00D53175">
        <w:rPr>
          <w:rFonts w:ascii="Arial" w:hAnsi="Arial" w:cs="Arial"/>
          <w:noProof/>
          <w:szCs w:val="24"/>
          <w:lang w:val="en-US"/>
        </w:rPr>
        <w:t>, vol. 6, no. 1, pp. 415–424, 2020, doi: 10.1021/acsbiomaterials.9b01214.</w:t>
      </w:r>
    </w:p>
    <w:p w14:paraId="70767D53"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[39]</w:t>
      </w:r>
      <w:r w:rsidRPr="00D53175">
        <w:rPr>
          <w:rFonts w:ascii="Arial" w:hAnsi="Arial" w:cs="Arial"/>
          <w:noProof/>
          <w:szCs w:val="24"/>
          <w:lang w:val="en-US"/>
        </w:rPr>
        <w:tab/>
        <w:t xml:space="preserve">O. Schenk, K. Gärtner, W. Fichtner, and A. Stricker, “PARDISO: A high-performance serial and parallel sparse linear solver in semiconductor device simulation,” </w:t>
      </w:r>
      <w:r w:rsidRPr="00D53175">
        <w:rPr>
          <w:rFonts w:ascii="Arial" w:hAnsi="Arial" w:cs="Arial"/>
          <w:i/>
          <w:iCs/>
          <w:noProof/>
          <w:szCs w:val="24"/>
          <w:lang w:val="en-US"/>
        </w:rPr>
        <w:t>Futur. Gener. Comput. Syst.</w:t>
      </w:r>
      <w:r w:rsidRPr="00D53175">
        <w:rPr>
          <w:rFonts w:ascii="Arial" w:hAnsi="Arial" w:cs="Arial"/>
          <w:noProof/>
          <w:szCs w:val="24"/>
          <w:lang w:val="en-US"/>
        </w:rPr>
        <w:t>, vol. 18, no. 1, pp. 69–78, Sep. 2001, doi: 10.1016/S0167-739X(00)00076-5.</w:t>
      </w:r>
    </w:p>
    <w:p w14:paraId="0CB2C461"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[40]</w:t>
      </w:r>
      <w:r w:rsidRPr="00D53175">
        <w:rPr>
          <w:rFonts w:ascii="Arial" w:hAnsi="Arial" w:cs="Arial"/>
          <w:noProof/>
          <w:szCs w:val="24"/>
          <w:lang w:val="en-US"/>
        </w:rPr>
        <w:tab/>
        <w:t xml:space="preserve">M. Naghdi, M. Taheran, S. K. Brar, A. Kermanshahi-pour, M. Verma, and R. Y. Surampalli, “Pinewood nanobiochar: A unique carrier for the immobilization of crude laccase by covalent bonding,” </w:t>
      </w:r>
      <w:r w:rsidRPr="00D53175">
        <w:rPr>
          <w:rFonts w:ascii="Arial" w:hAnsi="Arial" w:cs="Arial"/>
          <w:i/>
          <w:iCs/>
          <w:noProof/>
          <w:szCs w:val="24"/>
          <w:lang w:val="en-US"/>
        </w:rPr>
        <w:t>Int. J. Biol. Macromol.</w:t>
      </w:r>
      <w:r w:rsidRPr="00D53175">
        <w:rPr>
          <w:rFonts w:ascii="Arial" w:hAnsi="Arial" w:cs="Arial"/>
          <w:noProof/>
          <w:szCs w:val="24"/>
          <w:lang w:val="en-US"/>
        </w:rPr>
        <w:t>, vol. 115, pp. 563–571, Aug. 2018, doi: 10.1016/j.ijbiomac.2018.04.105.</w:t>
      </w:r>
    </w:p>
    <w:p w14:paraId="41246E04"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[41]</w:t>
      </w:r>
      <w:r w:rsidRPr="00D53175">
        <w:rPr>
          <w:rFonts w:ascii="Arial" w:hAnsi="Arial" w:cs="Arial"/>
          <w:noProof/>
          <w:szCs w:val="24"/>
          <w:lang w:val="en-US"/>
        </w:rPr>
        <w:tab/>
        <w:t xml:space="preserve">L. Chen, M. Zou, and F. F. Hong, “Evaluation of fungal laccase immobilized on natural nanostructured bacterial cellulose,” </w:t>
      </w:r>
      <w:r w:rsidRPr="00D53175">
        <w:rPr>
          <w:rFonts w:ascii="Arial" w:hAnsi="Arial" w:cs="Arial"/>
          <w:i/>
          <w:iCs/>
          <w:noProof/>
          <w:szCs w:val="24"/>
          <w:lang w:val="en-US"/>
        </w:rPr>
        <w:t>Front. Microbiol.</w:t>
      </w:r>
      <w:r w:rsidRPr="00D53175">
        <w:rPr>
          <w:rFonts w:ascii="Arial" w:hAnsi="Arial" w:cs="Arial"/>
          <w:noProof/>
          <w:szCs w:val="24"/>
          <w:lang w:val="en-US"/>
        </w:rPr>
        <w:t>, vol. 6, no. NOV, p. 1245, 2015, doi: 10.3389/fmicb.2015.01245.</w:t>
      </w:r>
    </w:p>
    <w:p w14:paraId="2D9D72C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[42]</w:t>
      </w:r>
      <w:r w:rsidRPr="00D53175">
        <w:rPr>
          <w:rFonts w:ascii="Arial" w:hAnsi="Arial" w:cs="Arial"/>
          <w:noProof/>
          <w:szCs w:val="24"/>
          <w:lang w:val="en-US"/>
        </w:rPr>
        <w:tab/>
        <w:t xml:space="preserve">X. Xuan, “Recent advances in continuous-flow particle manipulations using magnetic fluids,” </w:t>
      </w:r>
      <w:r w:rsidRPr="00D53175">
        <w:rPr>
          <w:rFonts w:ascii="Arial" w:hAnsi="Arial" w:cs="Arial"/>
          <w:i/>
          <w:iCs/>
          <w:noProof/>
          <w:szCs w:val="24"/>
          <w:lang w:val="en-US"/>
        </w:rPr>
        <w:t>Micromachines</w:t>
      </w:r>
      <w:r w:rsidRPr="00D53175">
        <w:rPr>
          <w:rFonts w:ascii="Arial" w:hAnsi="Arial" w:cs="Arial"/>
          <w:noProof/>
          <w:szCs w:val="24"/>
          <w:lang w:val="en-US"/>
        </w:rPr>
        <w:t>, vol. 10, no. 11. MDPI AG, p. 744, Nov. 01, 2019, doi: 10.3390/mi10110744.</w:t>
      </w:r>
    </w:p>
    <w:p w14:paraId="0C4A437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[43]</w:t>
      </w:r>
      <w:r w:rsidRPr="00D53175">
        <w:rPr>
          <w:rFonts w:ascii="Arial" w:hAnsi="Arial" w:cs="Arial"/>
          <w:noProof/>
          <w:szCs w:val="24"/>
          <w:lang w:val="en-US"/>
        </w:rPr>
        <w:tab/>
        <w:t xml:space="preserve">Q. Cao, X. Han, and L. Li, “Configurations and control of magnetic fields for manipulating magnetic particles in microfluidic applications: Magnet systems and manipulation mechanisms,” </w:t>
      </w:r>
      <w:r w:rsidRPr="00D53175">
        <w:rPr>
          <w:rFonts w:ascii="Arial" w:hAnsi="Arial" w:cs="Arial"/>
          <w:i/>
          <w:iCs/>
          <w:noProof/>
          <w:szCs w:val="24"/>
          <w:lang w:val="en-US"/>
        </w:rPr>
        <w:t>Lab on a Chip</w:t>
      </w:r>
      <w:r w:rsidRPr="00D53175">
        <w:rPr>
          <w:rFonts w:ascii="Arial" w:hAnsi="Arial" w:cs="Arial"/>
          <w:noProof/>
          <w:szCs w:val="24"/>
          <w:lang w:val="en-US"/>
        </w:rPr>
        <w:t>, vol. 14, no. 15. Royal Society of Chemistry, pp. 2762–2777, Aug. 07, 2014, doi: 10.1039/c4lc00367e.</w:t>
      </w:r>
    </w:p>
    <w:p w14:paraId="180C1FE1"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[44]</w:t>
      </w:r>
      <w:r w:rsidRPr="00D53175">
        <w:rPr>
          <w:rFonts w:ascii="Arial" w:hAnsi="Arial" w:cs="Arial"/>
          <w:noProof/>
          <w:szCs w:val="24"/>
          <w:lang w:val="en-US"/>
        </w:rPr>
        <w:tab/>
        <w:t xml:space="preserve">C. S. Karigar and S. S. Rao, “Role of microbial enzymes in the bioremediation of pollutants: A review,” </w:t>
      </w:r>
      <w:r w:rsidRPr="00D53175">
        <w:rPr>
          <w:rFonts w:ascii="Arial" w:hAnsi="Arial" w:cs="Arial"/>
          <w:i/>
          <w:iCs/>
          <w:noProof/>
          <w:szCs w:val="24"/>
          <w:lang w:val="en-US"/>
        </w:rPr>
        <w:t>Enzyme Res.</w:t>
      </w:r>
      <w:r w:rsidRPr="00D53175">
        <w:rPr>
          <w:rFonts w:ascii="Arial" w:hAnsi="Arial" w:cs="Arial"/>
          <w:noProof/>
          <w:szCs w:val="24"/>
          <w:lang w:val="en-US"/>
        </w:rPr>
        <w:t>, vol. 2011, no. 1, 2011, doi: 10.4061/2011/805187.</w:t>
      </w:r>
    </w:p>
    <w:p w14:paraId="242FABD1"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[45]</w:t>
      </w:r>
      <w:r w:rsidRPr="00D53175">
        <w:rPr>
          <w:rFonts w:ascii="Arial" w:hAnsi="Arial" w:cs="Arial"/>
          <w:noProof/>
          <w:szCs w:val="24"/>
          <w:lang w:val="en-US"/>
        </w:rPr>
        <w:tab/>
        <w:t xml:space="preserve">Agency for Toxic Substances and Disease Registry, “Toxicological Profile for Phenol,” in </w:t>
      </w:r>
      <w:r w:rsidRPr="00D53175">
        <w:rPr>
          <w:rFonts w:ascii="Arial" w:hAnsi="Arial" w:cs="Arial"/>
          <w:i/>
          <w:iCs/>
          <w:noProof/>
          <w:szCs w:val="24"/>
          <w:lang w:val="en-US"/>
        </w:rPr>
        <w:t>ATSDR’s Toxicological Profiles</w:t>
      </w:r>
      <w:r w:rsidRPr="00D53175">
        <w:rPr>
          <w:rFonts w:ascii="Arial" w:hAnsi="Arial" w:cs="Arial"/>
          <w:noProof/>
          <w:szCs w:val="24"/>
          <w:lang w:val="en-US"/>
        </w:rPr>
        <w:t xml:space="preserve">, Atlanta, GA: CRC Press, 2020, pp. </w:t>
      </w:r>
      <w:r w:rsidRPr="00D53175">
        <w:rPr>
          <w:rFonts w:ascii="Arial" w:hAnsi="Arial" w:cs="Arial"/>
          <w:noProof/>
          <w:szCs w:val="24"/>
          <w:lang w:val="en-US"/>
        </w:rPr>
        <w:lastRenderedPageBreak/>
        <w:t>1–5.</w:t>
      </w:r>
    </w:p>
    <w:p w14:paraId="53DF49CA"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[46]</w:t>
      </w:r>
      <w:r w:rsidRPr="00D53175">
        <w:rPr>
          <w:rFonts w:ascii="Arial" w:hAnsi="Arial" w:cs="Arial"/>
          <w:noProof/>
          <w:szCs w:val="24"/>
          <w:lang w:val="en-US"/>
        </w:rPr>
        <w:tab/>
        <w:t xml:space="preserve">S. Garg </w:t>
      </w:r>
      <w:r w:rsidRPr="00D53175">
        <w:rPr>
          <w:rFonts w:ascii="Arial" w:hAnsi="Arial" w:cs="Arial"/>
          <w:i/>
          <w:iCs/>
          <w:noProof/>
          <w:szCs w:val="24"/>
          <w:lang w:val="en-US"/>
        </w:rPr>
        <w:t>et al.</w:t>
      </w:r>
      <w:r w:rsidRPr="00D53175">
        <w:rPr>
          <w:rFonts w:ascii="Arial" w:hAnsi="Arial" w:cs="Arial"/>
          <w:noProof/>
          <w:szCs w:val="24"/>
          <w:lang w:val="en-US"/>
        </w:rPr>
        <w:t xml:space="preserve">, “Prosopis juliflora peroxidases for phenol remediation from industrial wastewater — An innovative practice for environmental sustainability,” </w:t>
      </w:r>
      <w:r w:rsidRPr="00D53175">
        <w:rPr>
          <w:rFonts w:ascii="Arial" w:hAnsi="Arial" w:cs="Arial"/>
          <w:i/>
          <w:iCs/>
          <w:noProof/>
          <w:szCs w:val="24"/>
          <w:lang w:val="en-US"/>
        </w:rPr>
        <w:t>Environ. Technol. Innov.</w:t>
      </w:r>
      <w:r w:rsidRPr="00D53175">
        <w:rPr>
          <w:rFonts w:ascii="Arial" w:hAnsi="Arial" w:cs="Arial"/>
          <w:noProof/>
          <w:szCs w:val="24"/>
          <w:lang w:val="en-US"/>
        </w:rPr>
        <w:t>, vol. 19, p. 100865, Aug. 2020, doi: 10.1016/j.eti.2020.100865.</w:t>
      </w:r>
    </w:p>
    <w:p w14:paraId="381EB48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[47]</w:t>
      </w:r>
      <w:r w:rsidRPr="00D53175">
        <w:rPr>
          <w:rFonts w:ascii="Arial" w:hAnsi="Arial" w:cs="Arial"/>
          <w:noProof/>
          <w:szCs w:val="24"/>
          <w:lang w:val="en-US"/>
        </w:rPr>
        <w:tab/>
        <w:t xml:space="preserve">F. Hayati, A. A. Isari, M. Fattahi, B. Anvaripour, and S. Jorfi, “Photocatalytic decontamination of phenol and petrochemical wastewater through ZnO/TiO2 decorated on reduced graphene oxide nanocomposite: influential operating factors, mechanism, and electrical energy consumption,” </w:t>
      </w:r>
      <w:r w:rsidRPr="00D53175">
        <w:rPr>
          <w:rFonts w:ascii="Arial" w:hAnsi="Arial" w:cs="Arial"/>
          <w:i/>
          <w:iCs/>
          <w:noProof/>
          <w:szCs w:val="24"/>
          <w:lang w:val="en-US"/>
        </w:rPr>
        <w:t>RSC Adv.</w:t>
      </w:r>
      <w:r w:rsidRPr="00D53175">
        <w:rPr>
          <w:rFonts w:ascii="Arial" w:hAnsi="Arial" w:cs="Arial"/>
          <w:noProof/>
          <w:szCs w:val="24"/>
          <w:lang w:val="en-US"/>
        </w:rPr>
        <w:t>, vol. 8, no. 70, pp. 40035–40053, Nov. 2018, doi: 10.1039/c8ra07936f.</w:t>
      </w:r>
    </w:p>
    <w:p w14:paraId="0D019430"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[48]</w:t>
      </w:r>
      <w:r w:rsidRPr="00D53175">
        <w:rPr>
          <w:rFonts w:ascii="Arial" w:hAnsi="Arial" w:cs="Arial"/>
          <w:noProof/>
          <w:szCs w:val="24"/>
          <w:lang w:val="en-US"/>
        </w:rPr>
        <w:tab/>
        <w:t>Uisce Eireann Irish Water, “Courtmacsherry-Timoleague Waste Water Discharge Licence - Technical Amendment Application D0294-0,” Dublin, 2018.</w:t>
      </w:r>
    </w:p>
    <w:p w14:paraId="109EBECC"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[49]</w:t>
      </w:r>
      <w:r w:rsidRPr="00D53175">
        <w:rPr>
          <w:rFonts w:ascii="Arial" w:hAnsi="Arial" w:cs="Arial"/>
          <w:noProof/>
          <w:szCs w:val="24"/>
          <w:lang w:val="en-US"/>
        </w:rPr>
        <w:tab/>
        <w:t xml:space="preserve">K. Abdollahi, F. Yazdani, R. Panahi, and B. Mokhtarani, “Biotransformation of phenol in synthetic wastewater using the functionalized magnetic nano-biocatalyst particles carrying tyrosinase,” </w:t>
      </w:r>
      <w:r w:rsidRPr="00D53175">
        <w:rPr>
          <w:rFonts w:ascii="Arial" w:hAnsi="Arial" w:cs="Arial"/>
          <w:i/>
          <w:iCs/>
          <w:noProof/>
          <w:szCs w:val="24"/>
          <w:lang w:val="en-US"/>
        </w:rPr>
        <w:t>3 Biotech</w:t>
      </w:r>
      <w:r w:rsidRPr="00D53175">
        <w:rPr>
          <w:rFonts w:ascii="Arial" w:hAnsi="Arial" w:cs="Arial"/>
          <w:noProof/>
          <w:szCs w:val="24"/>
          <w:lang w:val="en-US"/>
        </w:rPr>
        <w:t>, vol. 8, no. 10, p. 0, 2018, doi: 10.1007/s13205-018-1445-2.</w:t>
      </w:r>
    </w:p>
    <w:p w14:paraId="0352C6A9" w14:textId="2B86D9E2" w:rsidR="006F6FEB" w:rsidRPr="00D53175" w:rsidRDefault="007F750B" w:rsidP="00F40633">
      <w:pPr>
        <w:widowControl w:val="0"/>
        <w:autoSpaceDE w:val="0"/>
        <w:autoSpaceDN w:val="0"/>
        <w:adjustRightInd w:val="0"/>
        <w:spacing w:after="0" w:line="240" w:lineRule="auto"/>
        <w:ind w:left="640" w:hanging="640"/>
        <w:jc w:val="both"/>
        <w:rPr>
          <w:rFonts w:ascii="Arial" w:hAnsi="Arial" w:cs="Arial"/>
          <w:szCs w:val="24"/>
          <w:lang w:val="en-US"/>
        </w:rPr>
      </w:pPr>
      <w:r w:rsidRPr="00D53175">
        <w:rPr>
          <w:rFonts w:ascii="Arial" w:hAnsi="Arial" w:cs="Arial"/>
          <w:szCs w:val="24"/>
        </w:rPr>
        <w:fldChar w:fldCharType="end"/>
      </w:r>
    </w:p>
    <w:sectPr w:rsidR="006F6FEB" w:rsidRPr="00D53175" w:rsidSect="00272BF8">
      <w:type w:val="continuous"/>
      <w:pgSz w:w="11906" w:h="16838" w:code="9"/>
      <w:pgMar w:top="1276" w:right="1418" w:bottom="1701" w:left="141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9" w:author="Juan Carlos Cruz Jimenez" w:date="2021-05-23T21:00:00Z" w:initials="JCCJ">
    <w:p w14:paraId="3F7DABD5" w14:textId="2981EDEF" w:rsidR="007D7B32" w:rsidRDefault="007D7B32">
      <w:pPr>
        <w:pStyle w:val="CommentText"/>
      </w:pPr>
      <w:r>
        <w:rPr>
          <w:rStyle w:val="CommentReference"/>
        </w:rPr>
        <w:annotationRef/>
      </w:r>
      <w:r>
        <w:t>Número de elementos….dominio y contorno</w:t>
      </w:r>
    </w:p>
  </w:comment>
  <w:comment w:id="129" w:author="Juan Carlos Cruz Jimenez" w:date="2021-05-23T21:37:00Z" w:initials="JCCJ">
    <w:p w14:paraId="21CAA2F6" w14:textId="19E2C972" w:rsidR="00534F38" w:rsidRDefault="00534F38">
      <w:pPr>
        <w:pStyle w:val="CommentText"/>
      </w:pPr>
      <w:r>
        <w:rPr>
          <w:rStyle w:val="CommentReference"/>
        </w:rPr>
        <w:annotationRef/>
      </w:r>
      <w:r>
        <w:t xml:space="preserve">Pongámosles las concentraciones como hicimos con </w:t>
      </w:r>
      <w:proofErr w:type="spellStart"/>
      <w:r>
        <w:t>EBt</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7DABD5" w15:done="0"/>
  <w15:commentEx w15:paraId="21CAA2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5540FA" w16cex:dateUtc="2021-05-24T02:00:00Z"/>
  <w16cex:commentExtensible w16cex:durableId="24554984" w16cex:dateUtc="2021-05-24T0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7DABD5" w16cid:durableId="245540FA"/>
  <w16cid:commentId w16cid:paraId="21CAA2F6" w16cid:durableId="245549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F6AE80" w14:textId="77777777" w:rsidR="002756CE" w:rsidRDefault="002756CE" w:rsidP="003C39EF">
      <w:pPr>
        <w:spacing w:after="0" w:line="240" w:lineRule="auto"/>
      </w:pPr>
      <w:r>
        <w:separator/>
      </w:r>
    </w:p>
  </w:endnote>
  <w:endnote w:type="continuationSeparator" w:id="0">
    <w:p w14:paraId="7FC6A4A3" w14:textId="77777777" w:rsidR="002756CE" w:rsidRDefault="002756CE" w:rsidP="003C3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9BBAF3" w14:textId="77777777" w:rsidR="002756CE" w:rsidRDefault="002756CE" w:rsidP="003C39EF">
      <w:pPr>
        <w:spacing w:after="0" w:line="240" w:lineRule="auto"/>
      </w:pPr>
      <w:r>
        <w:separator/>
      </w:r>
    </w:p>
  </w:footnote>
  <w:footnote w:type="continuationSeparator" w:id="0">
    <w:p w14:paraId="558BAD34" w14:textId="77777777" w:rsidR="002756CE" w:rsidRDefault="002756CE" w:rsidP="003C39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D2F32"/>
    <w:multiLevelType w:val="multilevel"/>
    <w:tmpl w:val="9716CC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311E90"/>
    <w:multiLevelType w:val="hybridMultilevel"/>
    <w:tmpl w:val="735ACFA8"/>
    <w:lvl w:ilvl="0" w:tplc="0F42B926">
      <w:start w:val="1"/>
      <w:numFmt w:val="bullet"/>
      <w:lvlText w:val=""/>
      <w:lvlJc w:val="left"/>
      <w:pPr>
        <w:ind w:left="720" w:hanging="360"/>
      </w:pPr>
      <w:rPr>
        <w:rFonts w:ascii="Symbol" w:hAnsi="Symbol" w:hint="default"/>
      </w:rPr>
    </w:lvl>
    <w:lvl w:ilvl="1" w:tplc="7FDEF7A8">
      <w:start w:val="1"/>
      <w:numFmt w:val="bullet"/>
      <w:lvlText w:val="o"/>
      <w:lvlJc w:val="left"/>
      <w:pPr>
        <w:ind w:left="1440" w:hanging="360"/>
      </w:pPr>
      <w:rPr>
        <w:rFonts w:ascii="Courier New" w:hAnsi="Courier New" w:hint="default"/>
      </w:rPr>
    </w:lvl>
    <w:lvl w:ilvl="2" w:tplc="9D4CE5B0">
      <w:start w:val="1"/>
      <w:numFmt w:val="bullet"/>
      <w:lvlText w:val=""/>
      <w:lvlJc w:val="left"/>
      <w:pPr>
        <w:ind w:left="2160" w:hanging="360"/>
      </w:pPr>
      <w:rPr>
        <w:rFonts w:ascii="Wingdings" w:hAnsi="Wingdings" w:hint="default"/>
      </w:rPr>
    </w:lvl>
    <w:lvl w:ilvl="3" w:tplc="19F2A542">
      <w:start w:val="1"/>
      <w:numFmt w:val="bullet"/>
      <w:lvlText w:val=""/>
      <w:lvlJc w:val="left"/>
      <w:pPr>
        <w:ind w:left="2880" w:hanging="360"/>
      </w:pPr>
      <w:rPr>
        <w:rFonts w:ascii="Symbol" w:hAnsi="Symbol" w:hint="default"/>
      </w:rPr>
    </w:lvl>
    <w:lvl w:ilvl="4" w:tplc="55EE0FD6">
      <w:start w:val="1"/>
      <w:numFmt w:val="bullet"/>
      <w:lvlText w:val="o"/>
      <w:lvlJc w:val="left"/>
      <w:pPr>
        <w:ind w:left="3600" w:hanging="360"/>
      </w:pPr>
      <w:rPr>
        <w:rFonts w:ascii="Courier New" w:hAnsi="Courier New" w:hint="default"/>
      </w:rPr>
    </w:lvl>
    <w:lvl w:ilvl="5" w:tplc="F1C23F7A">
      <w:start w:val="1"/>
      <w:numFmt w:val="bullet"/>
      <w:lvlText w:val=""/>
      <w:lvlJc w:val="left"/>
      <w:pPr>
        <w:ind w:left="4320" w:hanging="360"/>
      </w:pPr>
      <w:rPr>
        <w:rFonts w:ascii="Wingdings" w:hAnsi="Wingdings" w:hint="default"/>
      </w:rPr>
    </w:lvl>
    <w:lvl w:ilvl="6" w:tplc="8E420F0C">
      <w:start w:val="1"/>
      <w:numFmt w:val="bullet"/>
      <w:lvlText w:val=""/>
      <w:lvlJc w:val="left"/>
      <w:pPr>
        <w:ind w:left="5040" w:hanging="360"/>
      </w:pPr>
      <w:rPr>
        <w:rFonts w:ascii="Symbol" w:hAnsi="Symbol" w:hint="default"/>
      </w:rPr>
    </w:lvl>
    <w:lvl w:ilvl="7" w:tplc="C15A35F2">
      <w:start w:val="1"/>
      <w:numFmt w:val="bullet"/>
      <w:lvlText w:val="o"/>
      <w:lvlJc w:val="left"/>
      <w:pPr>
        <w:ind w:left="5760" w:hanging="360"/>
      </w:pPr>
      <w:rPr>
        <w:rFonts w:ascii="Courier New" w:hAnsi="Courier New" w:hint="default"/>
      </w:rPr>
    </w:lvl>
    <w:lvl w:ilvl="8" w:tplc="F446BC1A">
      <w:start w:val="1"/>
      <w:numFmt w:val="bullet"/>
      <w:lvlText w:val=""/>
      <w:lvlJc w:val="left"/>
      <w:pPr>
        <w:ind w:left="6480" w:hanging="360"/>
      </w:pPr>
      <w:rPr>
        <w:rFonts w:ascii="Wingdings" w:hAnsi="Wingdings" w:hint="default"/>
      </w:rPr>
    </w:lvl>
  </w:abstractNum>
  <w:abstractNum w:abstractNumId="2" w15:restartNumberingAfterBreak="0">
    <w:nsid w:val="08542889"/>
    <w:multiLevelType w:val="hybridMultilevel"/>
    <w:tmpl w:val="0F3CC61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7510B9"/>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6724DB"/>
    <w:multiLevelType w:val="hybridMultilevel"/>
    <w:tmpl w:val="864CAD46"/>
    <w:lvl w:ilvl="0" w:tplc="D18EB9E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C06427C"/>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903831"/>
    <w:multiLevelType w:val="multilevel"/>
    <w:tmpl w:val="9716CC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734410B"/>
    <w:multiLevelType w:val="hybridMultilevel"/>
    <w:tmpl w:val="59380D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76766D3"/>
    <w:multiLevelType w:val="multilevel"/>
    <w:tmpl w:val="9716CC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C90CD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BE654D7"/>
    <w:multiLevelType w:val="multilevel"/>
    <w:tmpl w:val="E65280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7CF3A1F"/>
    <w:multiLevelType w:val="multilevel"/>
    <w:tmpl w:val="9716CC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ADC3C75"/>
    <w:multiLevelType w:val="hybridMultilevel"/>
    <w:tmpl w:val="3BA8131E"/>
    <w:lvl w:ilvl="0" w:tplc="CCBE3962">
      <w:start w:val="1"/>
      <w:numFmt w:val="bullet"/>
      <w:lvlText w:val="•"/>
      <w:lvlJc w:val="left"/>
      <w:pPr>
        <w:tabs>
          <w:tab w:val="num" w:pos="720"/>
        </w:tabs>
        <w:ind w:left="720" w:hanging="360"/>
      </w:pPr>
      <w:rPr>
        <w:rFonts w:ascii="Times New Roman" w:hAnsi="Times New Roman" w:hint="default"/>
      </w:rPr>
    </w:lvl>
    <w:lvl w:ilvl="1" w:tplc="E9284332" w:tentative="1">
      <w:start w:val="1"/>
      <w:numFmt w:val="bullet"/>
      <w:lvlText w:val="•"/>
      <w:lvlJc w:val="left"/>
      <w:pPr>
        <w:tabs>
          <w:tab w:val="num" w:pos="1440"/>
        </w:tabs>
        <w:ind w:left="1440" w:hanging="360"/>
      </w:pPr>
      <w:rPr>
        <w:rFonts w:ascii="Times New Roman" w:hAnsi="Times New Roman" w:hint="default"/>
      </w:rPr>
    </w:lvl>
    <w:lvl w:ilvl="2" w:tplc="51B4CCCE" w:tentative="1">
      <w:start w:val="1"/>
      <w:numFmt w:val="bullet"/>
      <w:lvlText w:val="•"/>
      <w:lvlJc w:val="left"/>
      <w:pPr>
        <w:tabs>
          <w:tab w:val="num" w:pos="2160"/>
        </w:tabs>
        <w:ind w:left="2160" w:hanging="360"/>
      </w:pPr>
      <w:rPr>
        <w:rFonts w:ascii="Times New Roman" w:hAnsi="Times New Roman" w:hint="default"/>
      </w:rPr>
    </w:lvl>
    <w:lvl w:ilvl="3" w:tplc="B38477C4" w:tentative="1">
      <w:start w:val="1"/>
      <w:numFmt w:val="bullet"/>
      <w:lvlText w:val="•"/>
      <w:lvlJc w:val="left"/>
      <w:pPr>
        <w:tabs>
          <w:tab w:val="num" w:pos="2880"/>
        </w:tabs>
        <w:ind w:left="2880" w:hanging="360"/>
      </w:pPr>
      <w:rPr>
        <w:rFonts w:ascii="Times New Roman" w:hAnsi="Times New Roman" w:hint="default"/>
      </w:rPr>
    </w:lvl>
    <w:lvl w:ilvl="4" w:tplc="2FF07D74" w:tentative="1">
      <w:start w:val="1"/>
      <w:numFmt w:val="bullet"/>
      <w:lvlText w:val="•"/>
      <w:lvlJc w:val="left"/>
      <w:pPr>
        <w:tabs>
          <w:tab w:val="num" w:pos="3600"/>
        </w:tabs>
        <w:ind w:left="3600" w:hanging="360"/>
      </w:pPr>
      <w:rPr>
        <w:rFonts w:ascii="Times New Roman" w:hAnsi="Times New Roman" w:hint="default"/>
      </w:rPr>
    </w:lvl>
    <w:lvl w:ilvl="5" w:tplc="2D9AD6A4" w:tentative="1">
      <w:start w:val="1"/>
      <w:numFmt w:val="bullet"/>
      <w:lvlText w:val="•"/>
      <w:lvlJc w:val="left"/>
      <w:pPr>
        <w:tabs>
          <w:tab w:val="num" w:pos="4320"/>
        </w:tabs>
        <w:ind w:left="4320" w:hanging="360"/>
      </w:pPr>
      <w:rPr>
        <w:rFonts w:ascii="Times New Roman" w:hAnsi="Times New Roman" w:hint="default"/>
      </w:rPr>
    </w:lvl>
    <w:lvl w:ilvl="6" w:tplc="E7A09676" w:tentative="1">
      <w:start w:val="1"/>
      <w:numFmt w:val="bullet"/>
      <w:lvlText w:val="•"/>
      <w:lvlJc w:val="left"/>
      <w:pPr>
        <w:tabs>
          <w:tab w:val="num" w:pos="5040"/>
        </w:tabs>
        <w:ind w:left="5040" w:hanging="360"/>
      </w:pPr>
      <w:rPr>
        <w:rFonts w:ascii="Times New Roman" w:hAnsi="Times New Roman" w:hint="default"/>
      </w:rPr>
    </w:lvl>
    <w:lvl w:ilvl="7" w:tplc="9440D6BA" w:tentative="1">
      <w:start w:val="1"/>
      <w:numFmt w:val="bullet"/>
      <w:lvlText w:val="•"/>
      <w:lvlJc w:val="left"/>
      <w:pPr>
        <w:tabs>
          <w:tab w:val="num" w:pos="5760"/>
        </w:tabs>
        <w:ind w:left="5760" w:hanging="360"/>
      </w:pPr>
      <w:rPr>
        <w:rFonts w:ascii="Times New Roman" w:hAnsi="Times New Roman" w:hint="default"/>
      </w:rPr>
    </w:lvl>
    <w:lvl w:ilvl="8" w:tplc="318C4D9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DC14656"/>
    <w:multiLevelType w:val="hybridMultilevel"/>
    <w:tmpl w:val="D99E1F36"/>
    <w:lvl w:ilvl="0" w:tplc="3188B0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2777F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1D2B62"/>
    <w:multiLevelType w:val="hybridMultilevel"/>
    <w:tmpl w:val="300A6D5A"/>
    <w:lvl w:ilvl="0" w:tplc="B07879D8">
      <w:start w:val="1"/>
      <w:numFmt w:val="bullet"/>
      <w:lvlText w:val=""/>
      <w:lvlJc w:val="left"/>
      <w:pPr>
        <w:ind w:left="720" w:hanging="360"/>
      </w:pPr>
      <w:rPr>
        <w:rFonts w:ascii="Symbol" w:hAnsi="Symbol" w:hint="default"/>
      </w:rPr>
    </w:lvl>
    <w:lvl w:ilvl="1" w:tplc="DC5C3F8C">
      <w:start w:val="1"/>
      <w:numFmt w:val="bullet"/>
      <w:lvlText w:val="o"/>
      <w:lvlJc w:val="left"/>
      <w:pPr>
        <w:ind w:left="1440" w:hanging="360"/>
      </w:pPr>
      <w:rPr>
        <w:rFonts w:ascii="Courier New" w:hAnsi="Courier New" w:hint="default"/>
      </w:rPr>
    </w:lvl>
    <w:lvl w:ilvl="2" w:tplc="4B9AC504">
      <w:start w:val="1"/>
      <w:numFmt w:val="bullet"/>
      <w:lvlText w:val=""/>
      <w:lvlJc w:val="left"/>
      <w:pPr>
        <w:ind w:left="2160" w:hanging="360"/>
      </w:pPr>
      <w:rPr>
        <w:rFonts w:ascii="Wingdings" w:hAnsi="Wingdings" w:hint="default"/>
      </w:rPr>
    </w:lvl>
    <w:lvl w:ilvl="3" w:tplc="E4E4A998">
      <w:start w:val="1"/>
      <w:numFmt w:val="bullet"/>
      <w:lvlText w:val=""/>
      <w:lvlJc w:val="left"/>
      <w:pPr>
        <w:ind w:left="2880" w:hanging="360"/>
      </w:pPr>
      <w:rPr>
        <w:rFonts w:ascii="Symbol" w:hAnsi="Symbol" w:hint="default"/>
      </w:rPr>
    </w:lvl>
    <w:lvl w:ilvl="4" w:tplc="B6FEA15C">
      <w:start w:val="1"/>
      <w:numFmt w:val="bullet"/>
      <w:lvlText w:val="o"/>
      <w:lvlJc w:val="left"/>
      <w:pPr>
        <w:ind w:left="3600" w:hanging="360"/>
      </w:pPr>
      <w:rPr>
        <w:rFonts w:ascii="Courier New" w:hAnsi="Courier New" w:hint="default"/>
      </w:rPr>
    </w:lvl>
    <w:lvl w:ilvl="5" w:tplc="E834A4BE">
      <w:start w:val="1"/>
      <w:numFmt w:val="bullet"/>
      <w:lvlText w:val=""/>
      <w:lvlJc w:val="left"/>
      <w:pPr>
        <w:ind w:left="4320" w:hanging="360"/>
      </w:pPr>
      <w:rPr>
        <w:rFonts w:ascii="Wingdings" w:hAnsi="Wingdings" w:hint="default"/>
      </w:rPr>
    </w:lvl>
    <w:lvl w:ilvl="6" w:tplc="AEF0ADF8">
      <w:start w:val="1"/>
      <w:numFmt w:val="bullet"/>
      <w:lvlText w:val=""/>
      <w:lvlJc w:val="left"/>
      <w:pPr>
        <w:ind w:left="5040" w:hanging="360"/>
      </w:pPr>
      <w:rPr>
        <w:rFonts w:ascii="Symbol" w:hAnsi="Symbol" w:hint="default"/>
      </w:rPr>
    </w:lvl>
    <w:lvl w:ilvl="7" w:tplc="950EDA36">
      <w:start w:val="1"/>
      <w:numFmt w:val="bullet"/>
      <w:lvlText w:val="o"/>
      <w:lvlJc w:val="left"/>
      <w:pPr>
        <w:ind w:left="5760" w:hanging="360"/>
      </w:pPr>
      <w:rPr>
        <w:rFonts w:ascii="Courier New" w:hAnsi="Courier New" w:hint="default"/>
      </w:rPr>
    </w:lvl>
    <w:lvl w:ilvl="8" w:tplc="040A524C">
      <w:start w:val="1"/>
      <w:numFmt w:val="bullet"/>
      <w:lvlText w:val=""/>
      <w:lvlJc w:val="left"/>
      <w:pPr>
        <w:ind w:left="6480" w:hanging="360"/>
      </w:pPr>
      <w:rPr>
        <w:rFonts w:ascii="Wingdings" w:hAnsi="Wingdings" w:hint="default"/>
      </w:rPr>
    </w:lvl>
  </w:abstractNum>
  <w:abstractNum w:abstractNumId="16" w15:restartNumberingAfterBreak="0">
    <w:nsid w:val="50DB1BA8"/>
    <w:multiLevelType w:val="hybridMultilevel"/>
    <w:tmpl w:val="B84601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1BF4701"/>
    <w:multiLevelType w:val="hybridMultilevel"/>
    <w:tmpl w:val="73201A4E"/>
    <w:lvl w:ilvl="0" w:tplc="86607F76">
      <w:start w:val="1"/>
      <w:numFmt w:val="bullet"/>
      <w:lvlText w:val="•"/>
      <w:lvlJc w:val="left"/>
      <w:pPr>
        <w:tabs>
          <w:tab w:val="num" w:pos="720"/>
        </w:tabs>
        <w:ind w:left="720" w:hanging="360"/>
      </w:pPr>
      <w:rPr>
        <w:rFonts w:ascii="Times New Roman" w:hAnsi="Times New Roman" w:hint="default"/>
      </w:rPr>
    </w:lvl>
    <w:lvl w:ilvl="1" w:tplc="5D7CB9F6" w:tentative="1">
      <w:start w:val="1"/>
      <w:numFmt w:val="bullet"/>
      <w:lvlText w:val="•"/>
      <w:lvlJc w:val="left"/>
      <w:pPr>
        <w:tabs>
          <w:tab w:val="num" w:pos="1440"/>
        </w:tabs>
        <w:ind w:left="1440" w:hanging="360"/>
      </w:pPr>
      <w:rPr>
        <w:rFonts w:ascii="Times New Roman" w:hAnsi="Times New Roman" w:hint="default"/>
      </w:rPr>
    </w:lvl>
    <w:lvl w:ilvl="2" w:tplc="B34A9874" w:tentative="1">
      <w:start w:val="1"/>
      <w:numFmt w:val="bullet"/>
      <w:lvlText w:val="•"/>
      <w:lvlJc w:val="left"/>
      <w:pPr>
        <w:tabs>
          <w:tab w:val="num" w:pos="2160"/>
        </w:tabs>
        <w:ind w:left="2160" w:hanging="360"/>
      </w:pPr>
      <w:rPr>
        <w:rFonts w:ascii="Times New Roman" w:hAnsi="Times New Roman" w:hint="default"/>
      </w:rPr>
    </w:lvl>
    <w:lvl w:ilvl="3" w:tplc="032852E2" w:tentative="1">
      <w:start w:val="1"/>
      <w:numFmt w:val="bullet"/>
      <w:lvlText w:val="•"/>
      <w:lvlJc w:val="left"/>
      <w:pPr>
        <w:tabs>
          <w:tab w:val="num" w:pos="2880"/>
        </w:tabs>
        <w:ind w:left="2880" w:hanging="360"/>
      </w:pPr>
      <w:rPr>
        <w:rFonts w:ascii="Times New Roman" w:hAnsi="Times New Roman" w:hint="default"/>
      </w:rPr>
    </w:lvl>
    <w:lvl w:ilvl="4" w:tplc="2BEED710" w:tentative="1">
      <w:start w:val="1"/>
      <w:numFmt w:val="bullet"/>
      <w:lvlText w:val="•"/>
      <w:lvlJc w:val="left"/>
      <w:pPr>
        <w:tabs>
          <w:tab w:val="num" w:pos="3600"/>
        </w:tabs>
        <w:ind w:left="3600" w:hanging="360"/>
      </w:pPr>
      <w:rPr>
        <w:rFonts w:ascii="Times New Roman" w:hAnsi="Times New Roman" w:hint="default"/>
      </w:rPr>
    </w:lvl>
    <w:lvl w:ilvl="5" w:tplc="2152872E" w:tentative="1">
      <w:start w:val="1"/>
      <w:numFmt w:val="bullet"/>
      <w:lvlText w:val="•"/>
      <w:lvlJc w:val="left"/>
      <w:pPr>
        <w:tabs>
          <w:tab w:val="num" w:pos="4320"/>
        </w:tabs>
        <w:ind w:left="4320" w:hanging="360"/>
      </w:pPr>
      <w:rPr>
        <w:rFonts w:ascii="Times New Roman" w:hAnsi="Times New Roman" w:hint="default"/>
      </w:rPr>
    </w:lvl>
    <w:lvl w:ilvl="6" w:tplc="6054F278" w:tentative="1">
      <w:start w:val="1"/>
      <w:numFmt w:val="bullet"/>
      <w:lvlText w:val="•"/>
      <w:lvlJc w:val="left"/>
      <w:pPr>
        <w:tabs>
          <w:tab w:val="num" w:pos="5040"/>
        </w:tabs>
        <w:ind w:left="5040" w:hanging="360"/>
      </w:pPr>
      <w:rPr>
        <w:rFonts w:ascii="Times New Roman" w:hAnsi="Times New Roman" w:hint="default"/>
      </w:rPr>
    </w:lvl>
    <w:lvl w:ilvl="7" w:tplc="9EFEFBC6" w:tentative="1">
      <w:start w:val="1"/>
      <w:numFmt w:val="bullet"/>
      <w:lvlText w:val="•"/>
      <w:lvlJc w:val="left"/>
      <w:pPr>
        <w:tabs>
          <w:tab w:val="num" w:pos="5760"/>
        </w:tabs>
        <w:ind w:left="5760" w:hanging="360"/>
      </w:pPr>
      <w:rPr>
        <w:rFonts w:ascii="Times New Roman" w:hAnsi="Times New Roman" w:hint="default"/>
      </w:rPr>
    </w:lvl>
    <w:lvl w:ilvl="8" w:tplc="A0DEEE1E"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9A1326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3F52BF"/>
    <w:multiLevelType w:val="hybridMultilevel"/>
    <w:tmpl w:val="71425768"/>
    <w:lvl w:ilvl="0" w:tplc="BD5AC802">
      <w:start w:val="1"/>
      <w:numFmt w:val="bullet"/>
      <w:lvlText w:val=""/>
      <w:lvlJc w:val="left"/>
      <w:pPr>
        <w:ind w:left="720" w:hanging="360"/>
      </w:pPr>
      <w:rPr>
        <w:rFonts w:ascii="Symbol" w:hAnsi="Symbol" w:hint="default"/>
      </w:rPr>
    </w:lvl>
    <w:lvl w:ilvl="1" w:tplc="89C01E2A">
      <w:start w:val="1"/>
      <w:numFmt w:val="bullet"/>
      <w:lvlText w:val="o"/>
      <w:lvlJc w:val="left"/>
      <w:pPr>
        <w:ind w:left="1440" w:hanging="360"/>
      </w:pPr>
      <w:rPr>
        <w:rFonts w:ascii="Courier New" w:hAnsi="Courier New" w:hint="default"/>
      </w:rPr>
    </w:lvl>
    <w:lvl w:ilvl="2" w:tplc="A46422A0">
      <w:start w:val="1"/>
      <w:numFmt w:val="bullet"/>
      <w:lvlText w:val=""/>
      <w:lvlJc w:val="left"/>
      <w:pPr>
        <w:ind w:left="2160" w:hanging="360"/>
      </w:pPr>
      <w:rPr>
        <w:rFonts w:ascii="Wingdings" w:hAnsi="Wingdings" w:hint="default"/>
      </w:rPr>
    </w:lvl>
    <w:lvl w:ilvl="3" w:tplc="D2360C8A">
      <w:start w:val="1"/>
      <w:numFmt w:val="bullet"/>
      <w:lvlText w:val=""/>
      <w:lvlJc w:val="left"/>
      <w:pPr>
        <w:ind w:left="2880" w:hanging="360"/>
      </w:pPr>
      <w:rPr>
        <w:rFonts w:ascii="Symbol" w:hAnsi="Symbol" w:hint="default"/>
      </w:rPr>
    </w:lvl>
    <w:lvl w:ilvl="4" w:tplc="56685AE6">
      <w:start w:val="1"/>
      <w:numFmt w:val="bullet"/>
      <w:lvlText w:val="o"/>
      <w:lvlJc w:val="left"/>
      <w:pPr>
        <w:ind w:left="3600" w:hanging="360"/>
      </w:pPr>
      <w:rPr>
        <w:rFonts w:ascii="Courier New" w:hAnsi="Courier New" w:hint="default"/>
      </w:rPr>
    </w:lvl>
    <w:lvl w:ilvl="5" w:tplc="9C4EECBA">
      <w:start w:val="1"/>
      <w:numFmt w:val="bullet"/>
      <w:lvlText w:val=""/>
      <w:lvlJc w:val="left"/>
      <w:pPr>
        <w:ind w:left="4320" w:hanging="360"/>
      </w:pPr>
      <w:rPr>
        <w:rFonts w:ascii="Wingdings" w:hAnsi="Wingdings" w:hint="default"/>
      </w:rPr>
    </w:lvl>
    <w:lvl w:ilvl="6" w:tplc="5C26741E">
      <w:start w:val="1"/>
      <w:numFmt w:val="bullet"/>
      <w:lvlText w:val=""/>
      <w:lvlJc w:val="left"/>
      <w:pPr>
        <w:ind w:left="5040" w:hanging="360"/>
      </w:pPr>
      <w:rPr>
        <w:rFonts w:ascii="Symbol" w:hAnsi="Symbol" w:hint="default"/>
      </w:rPr>
    </w:lvl>
    <w:lvl w:ilvl="7" w:tplc="FF10B048">
      <w:start w:val="1"/>
      <w:numFmt w:val="bullet"/>
      <w:lvlText w:val="o"/>
      <w:lvlJc w:val="left"/>
      <w:pPr>
        <w:ind w:left="5760" w:hanging="360"/>
      </w:pPr>
      <w:rPr>
        <w:rFonts w:ascii="Courier New" w:hAnsi="Courier New" w:hint="default"/>
      </w:rPr>
    </w:lvl>
    <w:lvl w:ilvl="8" w:tplc="6DF24266">
      <w:start w:val="1"/>
      <w:numFmt w:val="bullet"/>
      <w:lvlText w:val=""/>
      <w:lvlJc w:val="left"/>
      <w:pPr>
        <w:ind w:left="6480" w:hanging="360"/>
      </w:pPr>
      <w:rPr>
        <w:rFonts w:ascii="Wingdings" w:hAnsi="Wingdings" w:hint="default"/>
      </w:rPr>
    </w:lvl>
  </w:abstractNum>
  <w:abstractNum w:abstractNumId="20" w15:restartNumberingAfterBreak="0">
    <w:nsid w:val="6AF46CEB"/>
    <w:multiLevelType w:val="multilevel"/>
    <w:tmpl w:val="9716CC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D5D5AB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06067C9"/>
    <w:multiLevelType w:val="hybridMultilevel"/>
    <w:tmpl w:val="5900AE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A846425"/>
    <w:multiLevelType w:val="hybridMultilevel"/>
    <w:tmpl w:val="7C346DA2"/>
    <w:lvl w:ilvl="0" w:tplc="8244D982">
      <w:start w:val="1"/>
      <w:numFmt w:val="bullet"/>
      <w:lvlText w:val="•"/>
      <w:lvlJc w:val="left"/>
      <w:pPr>
        <w:tabs>
          <w:tab w:val="num" w:pos="720"/>
        </w:tabs>
        <w:ind w:left="720" w:hanging="360"/>
      </w:pPr>
      <w:rPr>
        <w:rFonts w:ascii="Times New Roman" w:hAnsi="Times New Roman" w:hint="default"/>
      </w:rPr>
    </w:lvl>
    <w:lvl w:ilvl="1" w:tplc="F0D01D2A" w:tentative="1">
      <w:start w:val="1"/>
      <w:numFmt w:val="bullet"/>
      <w:lvlText w:val="•"/>
      <w:lvlJc w:val="left"/>
      <w:pPr>
        <w:tabs>
          <w:tab w:val="num" w:pos="1440"/>
        </w:tabs>
        <w:ind w:left="1440" w:hanging="360"/>
      </w:pPr>
      <w:rPr>
        <w:rFonts w:ascii="Times New Roman" w:hAnsi="Times New Roman" w:hint="default"/>
      </w:rPr>
    </w:lvl>
    <w:lvl w:ilvl="2" w:tplc="168C52C0" w:tentative="1">
      <w:start w:val="1"/>
      <w:numFmt w:val="bullet"/>
      <w:lvlText w:val="•"/>
      <w:lvlJc w:val="left"/>
      <w:pPr>
        <w:tabs>
          <w:tab w:val="num" w:pos="2160"/>
        </w:tabs>
        <w:ind w:left="2160" w:hanging="360"/>
      </w:pPr>
      <w:rPr>
        <w:rFonts w:ascii="Times New Roman" w:hAnsi="Times New Roman" w:hint="default"/>
      </w:rPr>
    </w:lvl>
    <w:lvl w:ilvl="3" w:tplc="26223280" w:tentative="1">
      <w:start w:val="1"/>
      <w:numFmt w:val="bullet"/>
      <w:lvlText w:val="•"/>
      <w:lvlJc w:val="left"/>
      <w:pPr>
        <w:tabs>
          <w:tab w:val="num" w:pos="2880"/>
        </w:tabs>
        <w:ind w:left="2880" w:hanging="360"/>
      </w:pPr>
      <w:rPr>
        <w:rFonts w:ascii="Times New Roman" w:hAnsi="Times New Roman" w:hint="default"/>
      </w:rPr>
    </w:lvl>
    <w:lvl w:ilvl="4" w:tplc="C458E852" w:tentative="1">
      <w:start w:val="1"/>
      <w:numFmt w:val="bullet"/>
      <w:lvlText w:val="•"/>
      <w:lvlJc w:val="left"/>
      <w:pPr>
        <w:tabs>
          <w:tab w:val="num" w:pos="3600"/>
        </w:tabs>
        <w:ind w:left="3600" w:hanging="360"/>
      </w:pPr>
      <w:rPr>
        <w:rFonts w:ascii="Times New Roman" w:hAnsi="Times New Roman" w:hint="default"/>
      </w:rPr>
    </w:lvl>
    <w:lvl w:ilvl="5" w:tplc="264E0498" w:tentative="1">
      <w:start w:val="1"/>
      <w:numFmt w:val="bullet"/>
      <w:lvlText w:val="•"/>
      <w:lvlJc w:val="left"/>
      <w:pPr>
        <w:tabs>
          <w:tab w:val="num" w:pos="4320"/>
        </w:tabs>
        <w:ind w:left="4320" w:hanging="360"/>
      </w:pPr>
      <w:rPr>
        <w:rFonts w:ascii="Times New Roman" w:hAnsi="Times New Roman" w:hint="default"/>
      </w:rPr>
    </w:lvl>
    <w:lvl w:ilvl="6" w:tplc="90824A26" w:tentative="1">
      <w:start w:val="1"/>
      <w:numFmt w:val="bullet"/>
      <w:lvlText w:val="•"/>
      <w:lvlJc w:val="left"/>
      <w:pPr>
        <w:tabs>
          <w:tab w:val="num" w:pos="5040"/>
        </w:tabs>
        <w:ind w:left="5040" w:hanging="360"/>
      </w:pPr>
      <w:rPr>
        <w:rFonts w:ascii="Times New Roman" w:hAnsi="Times New Roman" w:hint="default"/>
      </w:rPr>
    </w:lvl>
    <w:lvl w:ilvl="7" w:tplc="242855B0" w:tentative="1">
      <w:start w:val="1"/>
      <w:numFmt w:val="bullet"/>
      <w:lvlText w:val="•"/>
      <w:lvlJc w:val="left"/>
      <w:pPr>
        <w:tabs>
          <w:tab w:val="num" w:pos="5760"/>
        </w:tabs>
        <w:ind w:left="5760" w:hanging="360"/>
      </w:pPr>
      <w:rPr>
        <w:rFonts w:ascii="Times New Roman" w:hAnsi="Times New Roman" w:hint="default"/>
      </w:rPr>
    </w:lvl>
    <w:lvl w:ilvl="8" w:tplc="9384C1CE" w:tentative="1">
      <w:start w:val="1"/>
      <w:numFmt w:val="bullet"/>
      <w:lvlText w:val="•"/>
      <w:lvlJc w:val="left"/>
      <w:pPr>
        <w:tabs>
          <w:tab w:val="num" w:pos="6480"/>
        </w:tabs>
        <w:ind w:left="6480" w:hanging="360"/>
      </w:pPr>
      <w:rPr>
        <w:rFonts w:ascii="Times New Roman" w:hAnsi="Times New Roman" w:hint="default"/>
      </w:rPr>
    </w:lvl>
  </w:abstractNum>
  <w:num w:numId="1">
    <w:abstractNumId w:val="15"/>
  </w:num>
  <w:num w:numId="2">
    <w:abstractNumId w:val="2"/>
  </w:num>
  <w:num w:numId="3">
    <w:abstractNumId w:val="19"/>
  </w:num>
  <w:num w:numId="4">
    <w:abstractNumId w:val="1"/>
  </w:num>
  <w:num w:numId="5">
    <w:abstractNumId w:val="13"/>
  </w:num>
  <w:num w:numId="6">
    <w:abstractNumId w:val="12"/>
  </w:num>
  <w:num w:numId="7">
    <w:abstractNumId w:val="17"/>
  </w:num>
  <w:num w:numId="8">
    <w:abstractNumId w:val="23"/>
  </w:num>
  <w:num w:numId="9">
    <w:abstractNumId w:val="4"/>
  </w:num>
  <w:num w:numId="10">
    <w:abstractNumId w:val="6"/>
  </w:num>
  <w:num w:numId="11">
    <w:abstractNumId w:val="20"/>
  </w:num>
  <w:num w:numId="12">
    <w:abstractNumId w:val="0"/>
  </w:num>
  <w:num w:numId="13">
    <w:abstractNumId w:val="8"/>
  </w:num>
  <w:num w:numId="14">
    <w:abstractNumId w:val="11"/>
  </w:num>
  <w:num w:numId="15">
    <w:abstractNumId w:val="3"/>
  </w:num>
  <w:num w:numId="16">
    <w:abstractNumId w:val="5"/>
  </w:num>
  <w:num w:numId="17">
    <w:abstractNumId w:val="22"/>
  </w:num>
  <w:num w:numId="18">
    <w:abstractNumId w:val="9"/>
  </w:num>
  <w:num w:numId="19">
    <w:abstractNumId w:val="21"/>
  </w:num>
  <w:num w:numId="20">
    <w:abstractNumId w:val="7"/>
  </w:num>
  <w:num w:numId="21">
    <w:abstractNumId w:val="18"/>
  </w:num>
  <w:num w:numId="22">
    <w:abstractNumId w:val="10"/>
  </w:num>
  <w:num w:numId="23">
    <w:abstractNumId w:val="16"/>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an Carlos Cruz Jimenez">
    <w15:presenceInfo w15:providerId="AD" w15:userId="S::jc.cruz@uniandes.edu.co::7891530a-c036-40e0-b60f-d2255fa11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yMjE3tTQztTS0NDFX0lEKTi0uzszPAykwrgUAHadZQCwAAAA="/>
  </w:docVars>
  <w:rsids>
    <w:rsidRoot w:val="00A95FE5"/>
    <w:rsid w:val="00002D54"/>
    <w:rsid w:val="000038C6"/>
    <w:rsid w:val="00003B21"/>
    <w:rsid w:val="000041A7"/>
    <w:rsid w:val="00005578"/>
    <w:rsid w:val="000055EE"/>
    <w:rsid w:val="00005C5F"/>
    <w:rsid w:val="00005E04"/>
    <w:rsid w:val="00006052"/>
    <w:rsid w:val="00007C54"/>
    <w:rsid w:val="00007CDC"/>
    <w:rsid w:val="00010C4E"/>
    <w:rsid w:val="00011290"/>
    <w:rsid w:val="000114F3"/>
    <w:rsid w:val="000123E2"/>
    <w:rsid w:val="00012459"/>
    <w:rsid w:val="00013393"/>
    <w:rsid w:val="000139B2"/>
    <w:rsid w:val="000149A4"/>
    <w:rsid w:val="00014FB8"/>
    <w:rsid w:val="000150FD"/>
    <w:rsid w:val="00016442"/>
    <w:rsid w:val="000166AA"/>
    <w:rsid w:val="00017089"/>
    <w:rsid w:val="0001730E"/>
    <w:rsid w:val="0002207B"/>
    <w:rsid w:val="000221C4"/>
    <w:rsid w:val="0002290E"/>
    <w:rsid w:val="00022C2F"/>
    <w:rsid w:val="000232C9"/>
    <w:rsid w:val="0002357E"/>
    <w:rsid w:val="00023853"/>
    <w:rsid w:val="00024EE2"/>
    <w:rsid w:val="000263E8"/>
    <w:rsid w:val="00027326"/>
    <w:rsid w:val="000274D1"/>
    <w:rsid w:val="0003146A"/>
    <w:rsid w:val="00032744"/>
    <w:rsid w:val="00032D81"/>
    <w:rsid w:val="0003349B"/>
    <w:rsid w:val="00034A5C"/>
    <w:rsid w:val="0003537A"/>
    <w:rsid w:val="00035C75"/>
    <w:rsid w:val="00037020"/>
    <w:rsid w:val="000400C2"/>
    <w:rsid w:val="0004201D"/>
    <w:rsid w:val="00044AD5"/>
    <w:rsid w:val="00044FD8"/>
    <w:rsid w:val="00046C5F"/>
    <w:rsid w:val="0005038D"/>
    <w:rsid w:val="00050AAD"/>
    <w:rsid w:val="00050EAF"/>
    <w:rsid w:val="000520F0"/>
    <w:rsid w:val="000534CC"/>
    <w:rsid w:val="000547C8"/>
    <w:rsid w:val="00056CF9"/>
    <w:rsid w:val="00060555"/>
    <w:rsid w:val="00061446"/>
    <w:rsid w:val="000619BA"/>
    <w:rsid w:val="00061FF2"/>
    <w:rsid w:val="0006243C"/>
    <w:rsid w:val="000636CF"/>
    <w:rsid w:val="000651A2"/>
    <w:rsid w:val="000658E4"/>
    <w:rsid w:val="00065AD0"/>
    <w:rsid w:val="00070442"/>
    <w:rsid w:val="0007047A"/>
    <w:rsid w:val="00071732"/>
    <w:rsid w:val="00071DB7"/>
    <w:rsid w:val="000720C9"/>
    <w:rsid w:val="000736E9"/>
    <w:rsid w:val="00073884"/>
    <w:rsid w:val="00073E93"/>
    <w:rsid w:val="00075CA6"/>
    <w:rsid w:val="00077709"/>
    <w:rsid w:val="00077847"/>
    <w:rsid w:val="00080C73"/>
    <w:rsid w:val="00081090"/>
    <w:rsid w:val="000819A0"/>
    <w:rsid w:val="00084774"/>
    <w:rsid w:val="00086123"/>
    <w:rsid w:val="00086E0E"/>
    <w:rsid w:val="000875B4"/>
    <w:rsid w:val="00090036"/>
    <w:rsid w:val="000905D1"/>
    <w:rsid w:val="00091C92"/>
    <w:rsid w:val="0009293C"/>
    <w:rsid w:val="00093744"/>
    <w:rsid w:val="0009707B"/>
    <w:rsid w:val="0009740B"/>
    <w:rsid w:val="00097CA4"/>
    <w:rsid w:val="000A0E53"/>
    <w:rsid w:val="000A18D1"/>
    <w:rsid w:val="000A4128"/>
    <w:rsid w:val="000A44B4"/>
    <w:rsid w:val="000A53BB"/>
    <w:rsid w:val="000A53ED"/>
    <w:rsid w:val="000A57C4"/>
    <w:rsid w:val="000A7462"/>
    <w:rsid w:val="000A7617"/>
    <w:rsid w:val="000A7E47"/>
    <w:rsid w:val="000B014A"/>
    <w:rsid w:val="000B119D"/>
    <w:rsid w:val="000B39DF"/>
    <w:rsid w:val="000B4079"/>
    <w:rsid w:val="000B4FCA"/>
    <w:rsid w:val="000B6C18"/>
    <w:rsid w:val="000B7AEE"/>
    <w:rsid w:val="000C07E9"/>
    <w:rsid w:val="000C2FA1"/>
    <w:rsid w:val="000C36B1"/>
    <w:rsid w:val="000C4071"/>
    <w:rsid w:val="000C619A"/>
    <w:rsid w:val="000C6B00"/>
    <w:rsid w:val="000C7A7A"/>
    <w:rsid w:val="000D0866"/>
    <w:rsid w:val="000D16F9"/>
    <w:rsid w:val="000D2541"/>
    <w:rsid w:val="000D3308"/>
    <w:rsid w:val="000D3DD1"/>
    <w:rsid w:val="000D44A6"/>
    <w:rsid w:val="000D68EA"/>
    <w:rsid w:val="000D7921"/>
    <w:rsid w:val="000E1A19"/>
    <w:rsid w:val="000E319D"/>
    <w:rsid w:val="000E61EF"/>
    <w:rsid w:val="000E6A5D"/>
    <w:rsid w:val="000E6C3E"/>
    <w:rsid w:val="000F0551"/>
    <w:rsid w:val="000F0C78"/>
    <w:rsid w:val="000F0F2C"/>
    <w:rsid w:val="000F1FF1"/>
    <w:rsid w:val="000F33FD"/>
    <w:rsid w:val="000F3B2E"/>
    <w:rsid w:val="000F3D20"/>
    <w:rsid w:val="000F4F7A"/>
    <w:rsid w:val="000F66D7"/>
    <w:rsid w:val="000F7C32"/>
    <w:rsid w:val="00102525"/>
    <w:rsid w:val="00103488"/>
    <w:rsid w:val="00104BC2"/>
    <w:rsid w:val="00106515"/>
    <w:rsid w:val="00107125"/>
    <w:rsid w:val="00107998"/>
    <w:rsid w:val="0011135B"/>
    <w:rsid w:val="001129A6"/>
    <w:rsid w:val="00112EC7"/>
    <w:rsid w:val="00113929"/>
    <w:rsid w:val="00113E47"/>
    <w:rsid w:val="00114666"/>
    <w:rsid w:val="00115F5B"/>
    <w:rsid w:val="001165B4"/>
    <w:rsid w:val="00116F60"/>
    <w:rsid w:val="001172EA"/>
    <w:rsid w:val="00117307"/>
    <w:rsid w:val="00117862"/>
    <w:rsid w:val="001201B7"/>
    <w:rsid w:val="001205CE"/>
    <w:rsid w:val="001215BA"/>
    <w:rsid w:val="0012212E"/>
    <w:rsid w:val="00122436"/>
    <w:rsid w:val="00122719"/>
    <w:rsid w:val="001232F1"/>
    <w:rsid w:val="00124EB2"/>
    <w:rsid w:val="001251B9"/>
    <w:rsid w:val="00126B7B"/>
    <w:rsid w:val="0012707E"/>
    <w:rsid w:val="00130018"/>
    <w:rsid w:val="0013100E"/>
    <w:rsid w:val="001340E1"/>
    <w:rsid w:val="00134F6A"/>
    <w:rsid w:val="001354F0"/>
    <w:rsid w:val="00135EA0"/>
    <w:rsid w:val="00136C5F"/>
    <w:rsid w:val="00136D86"/>
    <w:rsid w:val="00137674"/>
    <w:rsid w:val="0013780A"/>
    <w:rsid w:val="00140D81"/>
    <w:rsid w:val="00141919"/>
    <w:rsid w:val="001429D7"/>
    <w:rsid w:val="00143D05"/>
    <w:rsid w:val="00144247"/>
    <w:rsid w:val="0014677E"/>
    <w:rsid w:val="00146B4F"/>
    <w:rsid w:val="00147D43"/>
    <w:rsid w:val="00147FBF"/>
    <w:rsid w:val="00150BDA"/>
    <w:rsid w:val="00150EED"/>
    <w:rsid w:val="00150FBB"/>
    <w:rsid w:val="00152A97"/>
    <w:rsid w:val="00153003"/>
    <w:rsid w:val="00153D53"/>
    <w:rsid w:val="00153F84"/>
    <w:rsid w:val="00154822"/>
    <w:rsid w:val="001548DE"/>
    <w:rsid w:val="00155BA4"/>
    <w:rsid w:val="00156B3F"/>
    <w:rsid w:val="00156E93"/>
    <w:rsid w:val="00157668"/>
    <w:rsid w:val="0015786E"/>
    <w:rsid w:val="0016061E"/>
    <w:rsid w:val="00160925"/>
    <w:rsid w:val="00162F08"/>
    <w:rsid w:val="00164473"/>
    <w:rsid w:val="0016569D"/>
    <w:rsid w:val="00165D56"/>
    <w:rsid w:val="00166AD5"/>
    <w:rsid w:val="00166AE0"/>
    <w:rsid w:val="001678AC"/>
    <w:rsid w:val="001703BD"/>
    <w:rsid w:val="00170A94"/>
    <w:rsid w:val="0017279C"/>
    <w:rsid w:val="00173765"/>
    <w:rsid w:val="001746E0"/>
    <w:rsid w:val="00176250"/>
    <w:rsid w:val="00176AE3"/>
    <w:rsid w:val="001779D1"/>
    <w:rsid w:val="00180652"/>
    <w:rsid w:val="00180745"/>
    <w:rsid w:val="00180D5F"/>
    <w:rsid w:val="00181897"/>
    <w:rsid w:val="00182A62"/>
    <w:rsid w:val="00183E85"/>
    <w:rsid w:val="00185AF4"/>
    <w:rsid w:val="00187D17"/>
    <w:rsid w:val="001904AD"/>
    <w:rsid w:val="001907CF"/>
    <w:rsid w:val="00191D47"/>
    <w:rsid w:val="00191D91"/>
    <w:rsid w:val="00192B4A"/>
    <w:rsid w:val="001938E1"/>
    <w:rsid w:val="00194881"/>
    <w:rsid w:val="00195382"/>
    <w:rsid w:val="00195F15"/>
    <w:rsid w:val="001A0B57"/>
    <w:rsid w:val="001A15A9"/>
    <w:rsid w:val="001A1617"/>
    <w:rsid w:val="001A2672"/>
    <w:rsid w:val="001A2892"/>
    <w:rsid w:val="001A336C"/>
    <w:rsid w:val="001A3F15"/>
    <w:rsid w:val="001A496C"/>
    <w:rsid w:val="001A6505"/>
    <w:rsid w:val="001B0333"/>
    <w:rsid w:val="001B062D"/>
    <w:rsid w:val="001B09A6"/>
    <w:rsid w:val="001B1AFB"/>
    <w:rsid w:val="001B36CC"/>
    <w:rsid w:val="001B4811"/>
    <w:rsid w:val="001B4978"/>
    <w:rsid w:val="001B4EF0"/>
    <w:rsid w:val="001B5601"/>
    <w:rsid w:val="001B5E5C"/>
    <w:rsid w:val="001B6312"/>
    <w:rsid w:val="001B6D93"/>
    <w:rsid w:val="001C0EE3"/>
    <w:rsid w:val="001C1CDF"/>
    <w:rsid w:val="001C220B"/>
    <w:rsid w:val="001C39D4"/>
    <w:rsid w:val="001C421F"/>
    <w:rsid w:val="001C425E"/>
    <w:rsid w:val="001C4978"/>
    <w:rsid w:val="001C562F"/>
    <w:rsid w:val="001C6540"/>
    <w:rsid w:val="001D044F"/>
    <w:rsid w:val="001D07CB"/>
    <w:rsid w:val="001D17C9"/>
    <w:rsid w:val="001D1B5D"/>
    <w:rsid w:val="001D2722"/>
    <w:rsid w:val="001D387C"/>
    <w:rsid w:val="001D3AAB"/>
    <w:rsid w:val="001D3B1D"/>
    <w:rsid w:val="001D3F3B"/>
    <w:rsid w:val="001D5954"/>
    <w:rsid w:val="001D66BB"/>
    <w:rsid w:val="001D676E"/>
    <w:rsid w:val="001E0CA0"/>
    <w:rsid w:val="001E2985"/>
    <w:rsid w:val="001E2BC2"/>
    <w:rsid w:val="001E3124"/>
    <w:rsid w:val="001E40FF"/>
    <w:rsid w:val="001E4E12"/>
    <w:rsid w:val="001E5298"/>
    <w:rsid w:val="001E7180"/>
    <w:rsid w:val="001F01C6"/>
    <w:rsid w:val="001F2201"/>
    <w:rsid w:val="001F306B"/>
    <w:rsid w:val="001F3C57"/>
    <w:rsid w:val="001F40CE"/>
    <w:rsid w:val="001F427A"/>
    <w:rsid w:val="001F6737"/>
    <w:rsid w:val="001F79A5"/>
    <w:rsid w:val="00200965"/>
    <w:rsid w:val="0020273D"/>
    <w:rsid w:val="00202EF9"/>
    <w:rsid w:val="002030E7"/>
    <w:rsid w:val="00203BF5"/>
    <w:rsid w:val="002057AA"/>
    <w:rsid w:val="00206108"/>
    <w:rsid w:val="002072C3"/>
    <w:rsid w:val="002073ED"/>
    <w:rsid w:val="00210DB8"/>
    <w:rsid w:val="00212A11"/>
    <w:rsid w:val="0021469C"/>
    <w:rsid w:val="00214D41"/>
    <w:rsid w:val="00215884"/>
    <w:rsid w:val="00215918"/>
    <w:rsid w:val="00217D17"/>
    <w:rsid w:val="00221184"/>
    <w:rsid w:val="002211A8"/>
    <w:rsid w:val="00222B58"/>
    <w:rsid w:val="0022369E"/>
    <w:rsid w:val="00223A46"/>
    <w:rsid w:val="00224E32"/>
    <w:rsid w:val="0022504B"/>
    <w:rsid w:val="002254F6"/>
    <w:rsid w:val="00225928"/>
    <w:rsid w:val="00231CE1"/>
    <w:rsid w:val="002323BF"/>
    <w:rsid w:val="00232ED3"/>
    <w:rsid w:val="00233396"/>
    <w:rsid w:val="0023348E"/>
    <w:rsid w:val="002345FD"/>
    <w:rsid w:val="00235614"/>
    <w:rsid w:val="00235AD5"/>
    <w:rsid w:val="00235C9B"/>
    <w:rsid w:val="002361F5"/>
    <w:rsid w:val="00236265"/>
    <w:rsid w:val="0023664C"/>
    <w:rsid w:val="002413A7"/>
    <w:rsid w:val="0024179A"/>
    <w:rsid w:val="00243FD7"/>
    <w:rsid w:val="0024478F"/>
    <w:rsid w:val="00245549"/>
    <w:rsid w:val="00247AE8"/>
    <w:rsid w:val="00250DBF"/>
    <w:rsid w:val="0025173B"/>
    <w:rsid w:val="0025192A"/>
    <w:rsid w:val="00251DF8"/>
    <w:rsid w:val="00252D1D"/>
    <w:rsid w:val="00255580"/>
    <w:rsid w:val="00255E5D"/>
    <w:rsid w:val="0025679D"/>
    <w:rsid w:val="00256EDF"/>
    <w:rsid w:val="00257016"/>
    <w:rsid w:val="00257980"/>
    <w:rsid w:val="00257D5D"/>
    <w:rsid w:val="002604DD"/>
    <w:rsid w:val="00260656"/>
    <w:rsid w:val="00260F23"/>
    <w:rsid w:val="00262525"/>
    <w:rsid w:val="002638F1"/>
    <w:rsid w:val="00264F0B"/>
    <w:rsid w:val="00265208"/>
    <w:rsid w:val="00267B05"/>
    <w:rsid w:val="00267C63"/>
    <w:rsid w:val="00270832"/>
    <w:rsid w:val="00271100"/>
    <w:rsid w:val="0027116F"/>
    <w:rsid w:val="002711C3"/>
    <w:rsid w:val="00272BF8"/>
    <w:rsid w:val="002736B0"/>
    <w:rsid w:val="002741D4"/>
    <w:rsid w:val="00274A96"/>
    <w:rsid w:val="002756CE"/>
    <w:rsid w:val="00281C82"/>
    <w:rsid w:val="00282175"/>
    <w:rsid w:val="0028346B"/>
    <w:rsid w:val="00283D65"/>
    <w:rsid w:val="00285332"/>
    <w:rsid w:val="00285537"/>
    <w:rsid w:val="00286A6A"/>
    <w:rsid w:val="00290E17"/>
    <w:rsid w:val="0029139D"/>
    <w:rsid w:val="00291B48"/>
    <w:rsid w:val="00292A86"/>
    <w:rsid w:val="0029317E"/>
    <w:rsid w:val="002943ED"/>
    <w:rsid w:val="00295E05"/>
    <w:rsid w:val="00295FFB"/>
    <w:rsid w:val="002968B4"/>
    <w:rsid w:val="002A086A"/>
    <w:rsid w:val="002A4F66"/>
    <w:rsid w:val="002A53D3"/>
    <w:rsid w:val="002A581E"/>
    <w:rsid w:val="002A6494"/>
    <w:rsid w:val="002A7015"/>
    <w:rsid w:val="002B00DE"/>
    <w:rsid w:val="002B1BCD"/>
    <w:rsid w:val="002B525A"/>
    <w:rsid w:val="002B5AEB"/>
    <w:rsid w:val="002B60DF"/>
    <w:rsid w:val="002B64D1"/>
    <w:rsid w:val="002B7BAA"/>
    <w:rsid w:val="002C1820"/>
    <w:rsid w:val="002C1D67"/>
    <w:rsid w:val="002C231F"/>
    <w:rsid w:val="002C291F"/>
    <w:rsid w:val="002C2D9E"/>
    <w:rsid w:val="002C353D"/>
    <w:rsid w:val="002C7D48"/>
    <w:rsid w:val="002D08C1"/>
    <w:rsid w:val="002D0916"/>
    <w:rsid w:val="002D1052"/>
    <w:rsid w:val="002D1917"/>
    <w:rsid w:val="002D2D3B"/>
    <w:rsid w:val="002D3164"/>
    <w:rsid w:val="002D3B81"/>
    <w:rsid w:val="002D51A5"/>
    <w:rsid w:val="002E028A"/>
    <w:rsid w:val="002E1BE2"/>
    <w:rsid w:val="002E2A34"/>
    <w:rsid w:val="002E2D2A"/>
    <w:rsid w:val="002E2E35"/>
    <w:rsid w:val="002E2F9D"/>
    <w:rsid w:val="002E341E"/>
    <w:rsid w:val="002E5CB0"/>
    <w:rsid w:val="002E6B45"/>
    <w:rsid w:val="002E7A0C"/>
    <w:rsid w:val="002F1307"/>
    <w:rsid w:val="002F1C7D"/>
    <w:rsid w:val="002F3855"/>
    <w:rsid w:val="002F42A4"/>
    <w:rsid w:val="002F44F9"/>
    <w:rsid w:val="002F4976"/>
    <w:rsid w:val="002F4ADE"/>
    <w:rsid w:val="002F5E4B"/>
    <w:rsid w:val="002F7789"/>
    <w:rsid w:val="00300554"/>
    <w:rsid w:val="003020B8"/>
    <w:rsid w:val="0030314C"/>
    <w:rsid w:val="00304982"/>
    <w:rsid w:val="00304C55"/>
    <w:rsid w:val="00305553"/>
    <w:rsid w:val="00306C4C"/>
    <w:rsid w:val="00310951"/>
    <w:rsid w:val="00312515"/>
    <w:rsid w:val="003132D7"/>
    <w:rsid w:val="003132FA"/>
    <w:rsid w:val="003139A7"/>
    <w:rsid w:val="00314EAF"/>
    <w:rsid w:val="00315909"/>
    <w:rsid w:val="003168B5"/>
    <w:rsid w:val="003176D6"/>
    <w:rsid w:val="00321BB4"/>
    <w:rsid w:val="00321E41"/>
    <w:rsid w:val="003230A0"/>
    <w:rsid w:val="00323AD1"/>
    <w:rsid w:val="00324D49"/>
    <w:rsid w:val="003253F6"/>
    <w:rsid w:val="003274FD"/>
    <w:rsid w:val="003310D4"/>
    <w:rsid w:val="003317F6"/>
    <w:rsid w:val="00331D2D"/>
    <w:rsid w:val="003321A4"/>
    <w:rsid w:val="003328CD"/>
    <w:rsid w:val="00333A8A"/>
    <w:rsid w:val="00334E13"/>
    <w:rsid w:val="003357D8"/>
    <w:rsid w:val="00335A46"/>
    <w:rsid w:val="00336B7B"/>
    <w:rsid w:val="00336C47"/>
    <w:rsid w:val="00341477"/>
    <w:rsid w:val="00342FF3"/>
    <w:rsid w:val="00343E63"/>
    <w:rsid w:val="0034487B"/>
    <w:rsid w:val="0034528E"/>
    <w:rsid w:val="00346CD1"/>
    <w:rsid w:val="00347A54"/>
    <w:rsid w:val="003501A8"/>
    <w:rsid w:val="00351C57"/>
    <w:rsid w:val="00352463"/>
    <w:rsid w:val="003532D7"/>
    <w:rsid w:val="00353D6F"/>
    <w:rsid w:val="00354058"/>
    <w:rsid w:val="003541CD"/>
    <w:rsid w:val="00355B80"/>
    <w:rsid w:val="00356017"/>
    <w:rsid w:val="00356615"/>
    <w:rsid w:val="00356688"/>
    <w:rsid w:val="00356D3B"/>
    <w:rsid w:val="0036046B"/>
    <w:rsid w:val="00360AFE"/>
    <w:rsid w:val="0036176D"/>
    <w:rsid w:val="00363489"/>
    <w:rsid w:val="003634FC"/>
    <w:rsid w:val="0036472D"/>
    <w:rsid w:val="00364AAC"/>
    <w:rsid w:val="00365EB2"/>
    <w:rsid w:val="003663B8"/>
    <w:rsid w:val="0036730D"/>
    <w:rsid w:val="003673CF"/>
    <w:rsid w:val="00367C59"/>
    <w:rsid w:val="00367D0B"/>
    <w:rsid w:val="00367DA7"/>
    <w:rsid w:val="00371F99"/>
    <w:rsid w:val="003729D8"/>
    <w:rsid w:val="0037489C"/>
    <w:rsid w:val="003754A6"/>
    <w:rsid w:val="0037557B"/>
    <w:rsid w:val="0037599C"/>
    <w:rsid w:val="0037711F"/>
    <w:rsid w:val="00381A03"/>
    <w:rsid w:val="0038229C"/>
    <w:rsid w:val="0038284D"/>
    <w:rsid w:val="00382F33"/>
    <w:rsid w:val="00383466"/>
    <w:rsid w:val="00383C27"/>
    <w:rsid w:val="0038436D"/>
    <w:rsid w:val="00384CB8"/>
    <w:rsid w:val="00385404"/>
    <w:rsid w:val="00386312"/>
    <w:rsid w:val="003863DF"/>
    <w:rsid w:val="00387106"/>
    <w:rsid w:val="00387380"/>
    <w:rsid w:val="00387C95"/>
    <w:rsid w:val="003935AC"/>
    <w:rsid w:val="00393A57"/>
    <w:rsid w:val="00396065"/>
    <w:rsid w:val="00396618"/>
    <w:rsid w:val="0039705B"/>
    <w:rsid w:val="003970F9"/>
    <w:rsid w:val="00397F55"/>
    <w:rsid w:val="003A0A16"/>
    <w:rsid w:val="003A0C84"/>
    <w:rsid w:val="003A11D5"/>
    <w:rsid w:val="003A3442"/>
    <w:rsid w:val="003A4BE1"/>
    <w:rsid w:val="003B2FEA"/>
    <w:rsid w:val="003B31F1"/>
    <w:rsid w:val="003B4FB3"/>
    <w:rsid w:val="003B55FD"/>
    <w:rsid w:val="003B5FD7"/>
    <w:rsid w:val="003B639B"/>
    <w:rsid w:val="003C076F"/>
    <w:rsid w:val="003C0926"/>
    <w:rsid w:val="003C0A2B"/>
    <w:rsid w:val="003C0BFD"/>
    <w:rsid w:val="003C302B"/>
    <w:rsid w:val="003C3743"/>
    <w:rsid w:val="003C39EF"/>
    <w:rsid w:val="003C3C6D"/>
    <w:rsid w:val="003C59E2"/>
    <w:rsid w:val="003C5AB0"/>
    <w:rsid w:val="003C71EF"/>
    <w:rsid w:val="003D1B64"/>
    <w:rsid w:val="003D1F31"/>
    <w:rsid w:val="003D2EA3"/>
    <w:rsid w:val="003D39DF"/>
    <w:rsid w:val="003D449A"/>
    <w:rsid w:val="003D5845"/>
    <w:rsid w:val="003D71D0"/>
    <w:rsid w:val="003D74A1"/>
    <w:rsid w:val="003D750A"/>
    <w:rsid w:val="003E32D0"/>
    <w:rsid w:val="003E4C7F"/>
    <w:rsid w:val="003E5441"/>
    <w:rsid w:val="003E62F3"/>
    <w:rsid w:val="003E6A73"/>
    <w:rsid w:val="003E6CF5"/>
    <w:rsid w:val="003E7D3B"/>
    <w:rsid w:val="003F0B64"/>
    <w:rsid w:val="003F126C"/>
    <w:rsid w:val="003F16F6"/>
    <w:rsid w:val="003F228C"/>
    <w:rsid w:val="003F311D"/>
    <w:rsid w:val="003F362A"/>
    <w:rsid w:val="003F4317"/>
    <w:rsid w:val="003F515C"/>
    <w:rsid w:val="003F52A9"/>
    <w:rsid w:val="003F62CD"/>
    <w:rsid w:val="003F7F19"/>
    <w:rsid w:val="004001C7"/>
    <w:rsid w:val="00401424"/>
    <w:rsid w:val="0040268E"/>
    <w:rsid w:val="0040358F"/>
    <w:rsid w:val="004055B9"/>
    <w:rsid w:val="0040704B"/>
    <w:rsid w:val="0041271E"/>
    <w:rsid w:val="004140FE"/>
    <w:rsid w:val="00414B84"/>
    <w:rsid w:val="00417A1E"/>
    <w:rsid w:val="004211B2"/>
    <w:rsid w:val="00421A46"/>
    <w:rsid w:val="00422130"/>
    <w:rsid w:val="00423118"/>
    <w:rsid w:val="0042370E"/>
    <w:rsid w:val="00423B4F"/>
    <w:rsid w:val="00424185"/>
    <w:rsid w:val="0042543B"/>
    <w:rsid w:val="0043210C"/>
    <w:rsid w:val="0043273B"/>
    <w:rsid w:val="004327DB"/>
    <w:rsid w:val="00432F8B"/>
    <w:rsid w:val="00433EF4"/>
    <w:rsid w:val="00434477"/>
    <w:rsid w:val="00434745"/>
    <w:rsid w:val="00434EA3"/>
    <w:rsid w:val="00434F71"/>
    <w:rsid w:val="004364A3"/>
    <w:rsid w:val="004368D8"/>
    <w:rsid w:val="00436B6C"/>
    <w:rsid w:val="00437F68"/>
    <w:rsid w:val="0044117F"/>
    <w:rsid w:val="00441320"/>
    <w:rsid w:val="0044136D"/>
    <w:rsid w:val="00441ABE"/>
    <w:rsid w:val="0044530C"/>
    <w:rsid w:val="00447101"/>
    <w:rsid w:val="00447624"/>
    <w:rsid w:val="004506BF"/>
    <w:rsid w:val="00450ABE"/>
    <w:rsid w:val="00450EAD"/>
    <w:rsid w:val="00451CD8"/>
    <w:rsid w:val="0045231E"/>
    <w:rsid w:val="004527E4"/>
    <w:rsid w:val="00453DEB"/>
    <w:rsid w:val="00454294"/>
    <w:rsid w:val="00454BDD"/>
    <w:rsid w:val="00457555"/>
    <w:rsid w:val="00461217"/>
    <w:rsid w:val="004617A0"/>
    <w:rsid w:val="004628A3"/>
    <w:rsid w:val="00463396"/>
    <w:rsid w:val="00463710"/>
    <w:rsid w:val="004645D9"/>
    <w:rsid w:val="00470772"/>
    <w:rsid w:val="0047079A"/>
    <w:rsid w:val="00472840"/>
    <w:rsid w:val="00472A50"/>
    <w:rsid w:val="00473196"/>
    <w:rsid w:val="004736EE"/>
    <w:rsid w:val="00473BC1"/>
    <w:rsid w:val="00473D09"/>
    <w:rsid w:val="00474ED1"/>
    <w:rsid w:val="00475CDB"/>
    <w:rsid w:val="00476708"/>
    <w:rsid w:val="00476A45"/>
    <w:rsid w:val="00477CDF"/>
    <w:rsid w:val="004804FE"/>
    <w:rsid w:val="00480FBB"/>
    <w:rsid w:val="00484E62"/>
    <w:rsid w:val="0048569C"/>
    <w:rsid w:val="0048637B"/>
    <w:rsid w:val="00486A9F"/>
    <w:rsid w:val="00490313"/>
    <w:rsid w:val="00491927"/>
    <w:rsid w:val="004923AA"/>
    <w:rsid w:val="004935A6"/>
    <w:rsid w:val="00496CC2"/>
    <w:rsid w:val="00496FF2"/>
    <w:rsid w:val="00497E43"/>
    <w:rsid w:val="004A0226"/>
    <w:rsid w:val="004A1529"/>
    <w:rsid w:val="004A1550"/>
    <w:rsid w:val="004A251F"/>
    <w:rsid w:val="004A2B59"/>
    <w:rsid w:val="004A50C5"/>
    <w:rsid w:val="004A5B8D"/>
    <w:rsid w:val="004A5D68"/>
    <w:rsid w:val="004A645A"/>
    <w:rsid w:val="004A6706"/>
    <w:rsid w:val="004A6AC6"/>
    <w:rsid w:val="004A7C3B"/>
    <w:rsid w:val="004B15C1"/>
    <w:rsid w:val="004B1B33"/>
    <w:rsid w:val="004B1C65"/>
    <w:rsid w:val="004B231B"/>
    <w:rsid w:val="004B265E"/>
    <w:rsid w:val="004B3F3F"/>
    <w:rsid w:val="004B5DE5"/>
    <w:rsid w:val="004B623B"/>
    <w:rsid w:val="004B67B9"/>
    <w:rsid w:val="004C00B1"/>
    <w:rsid w:val="004C092B"/>
    <w:rsid w:val="004C0DF8"/>
    <w:rsid w:val="004C2531"/>
    <w:rsid w:val="004C36F2"/>
    <w:rsid w:val="004C3A33"/>
    <w:rsid w:val="004C3E0A"/>
    <w:rsid w:val="004C3F09"/>
    <w:rsid w:val="004C5421"/>
    <w:rsid w:val="004C72D2"/>
    <w:rsid w:val="004D004F"/>
    <w:rsid w:val="004D01AB"/>
    <w:rsid w:val="004D14BF"/>
    <w:rsid w:val="004D164D"/>
    <w:rsid w:val="004D2DD0"/>
    <w:rsid w:val="004D4991"/>
    <w:rsid w:val="004D551C"/>
    <w:rsid w:val="004D65C1"/>
    <w:rsid w:val="004E0FEF"/>
    <w:rsid w:val="004E10EF"/>
    <w:rsid w:val="004E44CC"/>
    <w:rsid w:val="004E5316"/>
    <w:rsid w:val="004E555A"/>
    <w:rsid w:val="004E5A70"/>
    <w:rsid w:val="004E6D01"/>
    <w:rsid w:val="004E6FEC"/>
    <w:rsid w:val="004E768E"/>
    <w:rsid w:val="004F02DC"/>
    <w:rsid w:val="004F0B15"/>
    <w:rsid w:val="004F16CC"/>
    <w:rsid w:val="004F179B"/>
    <w:rsid w:val="004F184A"/>
    <w:rsid w:val="004F224F"/>
    <w:rsid w:val="004F3C8C"/>
    <w:rsid w:val="004F4BC4"/>
    <w:rsid w:val="004F72D2"/>
    <w:rsid w:val="004F740A"/>
    <w:rsid w:val="00501AA6"/>
    <w:rsid w:val="00502F12"/>
    <w:rsid w:val="00503C7F"/>
    <w:rsid w:val="005045D7"/>
    <w:rsid w:val="00504675"/>
    <w:rsid w:val="00505EB8"/>
    <w:rsid w:val="00506396"/>
    <w:rsid w:val="00507207"/>
    <w:rsid w:val="00510A87"/>
    <w:rsid w:val="00511C38"/>
    <w:rsid w:val="005120D1"/>
    <w:rsid w:val="00512B44"/>
    <w:rsid w:val="0051306D"/>
    <w:rsid w:val="0051538D"/>
    <w:rsid w:val="00516DF9"/>
    <w:rsid w:val="00517505"/>
    <w:rsid w:val="005179E7"/>
    <w:rsid w:val="00520114"/>
    <w:rsid w:val="00521035"/>
    <w:rsid w:val="005223C2"/>
    <w:rsid w:val="00522D31"/>
    <w:rsid w:val="00522E64"/>
    <w:rsid w:val="00525282"/>
    <w:rsid w:val="00526F5A"/>
    <w:rsid w:val="005270A0"/>
    <w:rsid w:val="00531B75"/>
    <w:rsid w:val="00531F25"/>
    <w:rsid w:val="00531F6C"/>
    <w:rsid w:val="005320F1"/>
    <w:rsid w:val="00532571"/>
    <w:rsid w:val="00532AD5"/>
    <w:rsid w:val="005331C4"/>
    <w:rsid w:val="00533525"/>
    <w:rsid w:val="00534F38"/>
    <w:rsid w:val="005359A8"/>
    <w:rsid w:val="00535B06"/>
    <w:rsid w:val="00537F67"/>
    <w:rsid w:val="00540827"/>
    <w:rsid w:val="00540A96"/>
    <w:rsid w:val="00541526"/>
    <w:rsid w:val="00541CAE"/>
    <w:rsid w:val="00543C35"/>
    <w:rsid w:val="005446D2"/>
    <w:rsid w:val="00544F75"/>
    <w:rsid w:val="005512AA"/>
    <w:rsid w:val="0055171C"/>
    <w:rsid w:val="00551FCE"/>
    <w:rsid w:val="00552AFB"/>
    <w:rsid w:val="00553F68"/>
    <w:rsid w:val="00554FB6"/>
    <w:rsid w:val="00560EDE"/>
    <w:rsid w:val="005619C5"/>
    <w:rsid w:val="00563189"/>
    <w:rsid w:val="00563413"/>
    <w:rsid w:val="005639F6"/>
    <w:rsid w:val="00564547"/>
    <w:rsid w:val="00564803"/>
    <w:rsid w:val="00564906"/>
    <w:rsid w:val="00566AD2"/>
    <w:rsid w:val="005676FA"/>
    <w:rsid w:val="00567A80"/>
    <w:rsid w:val="00570B4F"/>
    <w:rsid w:val="00574205"/>
    <w:rsid w:val="00577266"/>
    <w:rsid w:val="00577BDA"/>
    <w:rsid w:val="00577CF2"/>
    <w:rsid w:val="00577E85"/>
    <w:rsid w:val="0058148B"/>
    <w:rsid w:val="00584D88"/>
    <w:rsid w:val="00584F11"/>
    <w:rsid w:val="005850D9"/>
    <w:rsid w:val="005856D8"/>
    <w:rsid w:val="0058636D"/>
    <w:rsid w:val="00586F6E"/>
    <w:rsid w:val="00593182"/>
    <w:rsid w:val="00593E06"/>
    <w:rsid w:val="00594257"/>
    <w:rsid w:val="005952CB"/>
    <w:rsid w:val="00595902"/>
    <w:rsid w:val="00597058"/>
    <w:rsid w:val="00597E10"/>
    <w:rsid w:val="005A14E5"/>
    <w:rsid w:val="005A175E"/>
    <w:rsid w:val="005A1D6F"/>
    <w:rsid w:val="005A26F3"/>
    <w:rsid w:val="005A2794"/>
    <w:rsid w:val="005A31C5"/>
    <w:rsid w:val="005A4F52"/>
    <w:rsid w:val="005A64D5"/>
    <w:rsid w:val="005A7809"/>
    <w:rsid w:val="005A7948"/>
    <w:rsid w:val="005A7BAD"/>
    <w:rsid w:val="005B00BD"/>
    <w:rsid w:val="005B11A0"/>
    <w:rsid w:val="005B2783"/>
    <w:rsid w:val="005B53BA"/>
    <w:rsid w:val="005B6A30"/>
    <w:rsid w:val="005C01E8"/>
    <w:rsid w:val="005C074F"/>
    <w:rsid w:val="005C0BF2"/>
    <w:rsid w:val="005C0F42"/>
    <w:rsid w:val="005C1113"/>
    <w:rsid w:val="005C1404"/>
    <w:rsid w:val="005C1CF3"/>
    <w:rsid w:val="005C2B35"/>
    <w:rsid w:val="005C4760"/>
    <w:rsid w:val="005C535A"/>
    <w:rsid w:val="005C5E5D"/>
    <w:rsid w:val="005C5F42"/>
    <w:rsid w:val="005C6910"/>
    <w:rsid w:val="005D02C2"/>
    <w:rsid w:val="005D24C5"/>
    <w:rsid w:val="005D3CA8"/>
    <w:rsid w:val="005D6C5D"/>
    <w:rsid w:val="005D6ED9"/>
    <w:rsid w:val="005E0DB1"/>
    <w:rsid w:val="005E3CD9"/>
    <w:rsid w:val="005E496B"/>
    <w:rsid w:val="005E4B3C"/>
    <w:rsid w:val="005E60A0"/>
    <w:rsid w:val="005E6ADA"/>
    <w:rsid w:val="005F1003"/>
    <w:rsid w:val="005F21D4"/>
    <w:rsid w:val="005F2491"/>
    <w:rsid w:val="005F2B7D"/>
    <w:rsid w:val="005F3F1D"/>
    <w:rsid w:val="005F4D1A"/>
    <w:rsid w:val="005F6B2D"/>
    <w:rsid w:val="00600A85"/>
    <w:rsid w:val="0060162D"/>
    <w:rsid w:val="00603B20"/>
    <w:rsid w:val="0060477A"/>
    <w:rsid w:val="0060536A"/>
    <w:rsid w:val="00605CE3"/>
    <w:rsid w:val="00605F2F"/>
    <w:rsid w:val="00614EB4"/>
    <w:rsid w:val="00615500"/>
    <w:rsid w:val="0061683C"/>
    <w:rsid w:val="00616F56"/>
    <w:rsid w:val="00621088"/>
    <w:rsid w:val="006211DE"/>
    <w:rsid w:val="00621374"/>
    <w:rsid w:val="0062169C"/>
    <w:rsid w:val="0062194F"/>
    <w:rsid w:val="00622201"/>
    <w:rsid w:val="00623F57"/>
    <w:rsid w:val="00624E66"/>
    <w:rsid w:val="006251AE"/>
    <w:rsid w:val="006263DA"/>
    <w:rsid w:val="006266D3"/>
    <w:rsid w:val="00626A62"/>
    <w:rsid w:val="006300C2"/>
    <w:rsid w:val="00630BF8"/>
    <w:rsid w:val="00631F4D"/>
    <w:rsid w:val="00632D85"/>
    <w:rsid w:val="00633E00"/>
    <w:rsid w:val="00635CEA"/>
    <w:rsid w:val="006371F3"/>
    <w:rsid w:val="0063737F"/>
    <w:rsid w:val="00637EE3"/>
    <w:rsid w:val="0064021C"/>
    <w:rsid w:val="0064074D"/>
    <w:rsid w:val="00642515"/>
    <w:rsid w:val="00642518"/>
    <w:rsid w:val="006454B6"/>
    <w:rsid w:val="00646D7D"/>
    <w:rsid w:val="0064717A"/>
    <w:rsid w:val="00647779"/>
    <w:rsid w:val="0064777D"/>
    <w:rsid w:val="0065074D"/>
    <w:rsid w:val="0065084E"/>
    <w:rsid w:val="00650AA9"/>
    <w:rsid w:val="0065170C"/>
    <w:rsid w:val="00654BA2"/>
    <w:rsid w:val="00654CF0"/>
    <w:rsid w:val="00654D2A"/>
    <w:rsid w:val="00655BF6"/>
    <w:rsid w:val="00655F85"/>
    <w:rsid w:val="006564F4"/>
    <w:rsid w:val="006573CA"/>
    <w:rsid w:val="00657F04"/>
    <w:rsid w:val="00661266"/>
    <w:rsid w:val="00662B8A"/>
    <w:rsid w:val="00662EED"/>
    <w:rsid w:val="00664571"/>
    <w:rsid w:val="00664D7E"/>
    <w:rsid w:val="00664DD6"/>
    <w:rsid w:val="006657C0"/>
    <w:rsid w:val="006658F2"/>
    <w:rsid w:val="00667917"/>
    <w:rsid w:val="006716C7"/>
    <w:rsid w:val="00673180"/>
    <w:rsid w:val="00674483"/>
    <w:rsid w:val="006749C7"/>
    <w:rsid w:val="00676B34"/>
    <w:rsid w:val="00680D07"/>
    <w:rsid w:val="00681126"/>
    <w:rsid w:val="00681A5A"/>
    <w:rsid w:val="00682318"/>
    <w:rsid w:val="006828E5"/>
    <w:rsid w:val="00684033"/>
    <w:rsid w:val="0068467C"/>
    <w:rsid w:val="00684CCF"/>
    <w:rsid w:val="00686B39"/>
    <w:rsid w:val="00690FDE"/>
    <w:rsid w:val="006912EE"/>
    <w:rsid w:val="00691422"/>
    <w:rsid w:val="00693E22"/>
    <w:rsid w:val="006948F2"/>
    <w:rsid w:val="006964DA"/>
    <w:rsid w:val="00696BF6"/>
    <w:rsid w:val="00696CCD"/>
    <w:rsid w:val="00697FFE"/>
    <w:rsid w:val="006A04D6"/>
    <w:rsid w:val="006A1372"/>
    <w:rsid w:val="006A2053"/>
    <w:rsid w:val="006A2A2F"/>
    <w:rsid w:val="006A2FBC"/>
    <w:rsid w:val="006A3D88"/>
    <w:rsid w:val="006A4203"/>
    <w:rsid w:val="006A4404"/>
    <w:rsid w:val="006A5108"/>
    <w:rsid w:val="006A6D0B"/>
    <w:rsid w:val="006A75A9"/>
    <w:rsid w:val="006B1CC2"/>
    <w:rsid w:val="006B1EBC"/>
    <w:rsid w:val="006B3A5C"/>
    <w:rsid w:val="006B4AEC"/>
    <w:rsid w:val="006C04A6"/>
    <w:rsid w:val="006C0500"/>
    <w:rsid w:val="006C073F"/>
    <w:rsid w:val="006C14BC"/>
    <w:rsid w:val="006C1562"/>
    <w:rsid w:val="006C2274"/>
    <w:rsid w:val="006C2E16"/>
    <w:rsid w:val="006C4DB0"/>
    <w:rsid w:val="006C52EF"/>
    <w:rsid w:val="006C536B"/>
    <w:rsid w:val="006C53FB"/>
    <w:rsid w:val="006C6C3D"/>
    <w:rsid w:val="006D07A8"/>
    <w:rsid w:val="006D2D60"/>
    <w:rsid w:val="006D3C52"/>
    <w:rsid w:val="006D3FC8"/>
    <w:rsid w:val="006D45FF"/>
    <w:rsid w:val="006D5121"/>
    <w:rsid w:val="006D69E2"/>
    <w:rsid w:val="006D7D85"/>
    <w:rsid w:val="006E1EFE"/>
    <w:rsid w:val="006E1FCF"/>
    <w:rsid w:val="006E346B"/>
    <w:rsid w:val="006E39B5"/>
    <w:rsid w:val="006E39C3"/>
    <w:rsid w:val="006E40B0"/>
    <w:rsid w:val="006E485C"/>
    <w:rsid w:val="006E7B00"/>
    <w:rsid w:val="006F09C2"/>
    <w:rsid w:val="006F2AAD"/>
    <w:rsid w:val="006F2DFE"/>
    <w:rsid w:val="006F4CE3"/>
    <w:rsid w:val="006F651C"/>
    <w:rsid w:val="006F6FEB"/>
    <w:rsid w:val="006F74CA"/>
    <w:rsid w:val="006F75BB"/>
    <w:rsid w:val="006F7784"/>
    <w:rsid w:val="006F7817"/>
    <w:rsid w:val="006F7A0A"/>
    <w:rsid w:val="00700ECA"/>
    <w:rsid w:val="007023C4"/>
    <w:rsid w:val="00704220"/>
    <w:rsid w:val="00704B98"/>
    <w:rsid w:val="0070566B"/>
    <w:rsid w:val="00706550"/>
    <w:rsid w:val="0070661F"/>
    <w:rsid w:val="00707217"/>
    <w:rsid w:val="007101CA"/>
    <w:rsid w:val="00710936"/>
    <w:rsid w:val="00711754"/>
    <w:rsid w:val="00712D65"/>
    <w:rsid w:val="0071308A"/>
    <w:rsid w:val="00713799"/>
    <w:rsid w:val="00714D55"/>
    <w:rsid w:val="00715108"/>
    <w:rsid w:val="00717E35"/>
    <w:rsid w:val="007208F8"/>
    <w:rsid w:val="00720ACB"/>
    <w:rsid w:val="007214F3"/>
    <w:rsid w:val="0072169A"/>
    <w:rsid w:val="007217E7"/>
    <w:rsid w:val="00722397"/>
    <w:rsid w:val="00722775"/>
    <w:rsid w:val="00722840"/>
    <w:rsid w:val="007238DA"/>
    <w:rsid w:val="007241C2"/>
    <w:rsid w:val="0072485D"/>
    <w:rsid w:val="0072495F"/>
    <w:rsid w:val="00725105"/>
    <w:rsid w:val="00725E29"/>
    <w:rsid w:val="007271CA"/>
    <w:rsid w:val="00727FFC"/>
    <w:rsid w:val="00730033"/>
    <w:rsid w:val="00730962"/>
    <w:rsid w:val="00730AB2"/>
    <w:rsid w:val="007313E5"/>
    <w:rsid w:val="00731FE4"/>
    <w:rsid w:val="00732248"/>
    <w:rsid w:val="0073257D"/>
    <w:rsid w:val="007336D7"/>
    <w:rsid w:val="00733D71"/>
    <w:rsid w:val="007344B3"/>
    <w:rsid w:val="007344F5"/>
    <w:rsid w:val="007378B4"/>
    <w:rsid w:val="007441F2"/>
    <w:rsid w:val="007448D7"/>
    <w:rsid w:val="0074630E"/>
    <w:rsid w:val="00746AEB"/>
    <w:rsid w:val="00750EB4"/>
    <w:rsid w:val="007513A5"/>
    <w:rsid w:val="0075222C"/>
    <w:rsid w:val="00752FCD"/>
    <w:rsid w:val="00753294"/>
    <w:rsid w:val="007552DB"/>
    <w:rsid w:val="007559B9"/>
    <w:rsid w:val="0075661A"/>
    <w:rsid w:val="007575CE"/>
    <w:rsid w:val="007579BC"/>
    <w:rsid w:val="00760005"/>
    <w:rsid w:val="00760136"/>
    <w:rsid w:val="007603D8"/>
    <w:rsid w:val="00761010"/>
    <w:rsid w:val="00761153"/>
    <w:rsid w:val="00761A1A"/>
    <w:rsid w:val="007644A8"/>
    <w:rsid w:val="00764D1A"/>
    <w:rsid w:val="00765348"/>
    <w:rsid w:val="00765AE3"/>
    <w:rsid w:val="007750A8"/>
    <w:rsid w:val="00776CFF"/>
    <w:rsid w:val="00776FE2"/>
    <w:rsid w:val="007809C0"/>
    <w:rsid w:val="007810E5"/>
    <w:rsid w:val="00781467"/>
    <w:rsid w:val="007817FA"/>
    <w:rsid w:val="007830B8"/>
    <w:rsid w:val="00783209"/>
    <w:rsid w:val="007866E3"/>
    <w:rsid w:val="00786B18"/>
    <w:rsid w:val="00786CB9"/>
    <w:rsid w:val="00786F89"/>
    <w:rsid w:val="007873D7"/>
    <w:rsid w:val="00787C01"/>
    <w:rsid w:val="00787C97"/>
    <w:rsid w:val="00791036"/>
    <w:rsid w:val="00792B2A"/>
    <w:rsid w:val="00793147"/>
    <w:rsid w:val="00793A09"/>
    <w:rsid w:val="00794F7E"/>
    <w:rsid w:val="0079502C"/>
    <w:rsid w:val="00795F04"/>
    <w:rsid w:val="0079726F"/>
    <w:rsid w:val="007A2A0B"/>
    <w:rsid w:val="007A2C38"/>
    <w:rsid w:val="007A4B1D"/>
    <w:rsid w:val="007A75F9"/>
    <w:rsid w:val="007A79E0"/>
    <w:rsid w:val="007B0EF4"/>
    <w:rsid w:val="007B16B4"/>
    <w:rsid w:val="007B1FFA"/>
    <w:rsid w:val="007B3918"/>
    <w:rsid w:val="007B6D92"/>
    <w:rsid w:val="007C0EC6"/>
    <w:rsid w:val="007C1906"/>
    <w:rsid w:val="007C2DF0"/>
    <w:rsid w:val="007C2DF1"/>
    <w:rsid w:val="007C30FA"/>
    <w:rsid w:val="007C364D"/>
    <w:rsid w:val="007C5E56"/>
    <w:rsid w:val="007C7085"/>
    <w:rsid w:val="007C7F88"/>
    <w:rsid w:val="007D10B2"/>
    <w:rsid w:val="007D22BF"/>
    <w:rsid w:val="007D2679"/>
    <w:rsid w:val="007D2D12"/>
    <w:rsid w:val="007D3330"/>
    <w:rsid w:val="007D371E"/>
    <w:rsid w:val="007D3D42"/>
    <w:rsid w:val="007D5632"/>
    <w:rsid w:val="007D5F1F"/>
    <w:rsid w:val="007D6B0B"/>
    <w:rsid w:val="007D6DB1"/>
    <w:rsid w:val="007D77FE"/>
    <w:rsid w:val="007D79E0"/>
    <w:rsid w:val="007D7B32"/>
    <w:rsid w:val="007E0C63"/>
    <w:rsid w:val="007E4453"/>
    <w:rsid w:val="007E4B94"/>
    <w:rsid w:val="007E5477"/>
    <w:rsid w:val="007E6F8C"/>
    <w:rsid w:val="007E7D95"/>
    <w:rsid w:val="007E7FFA"/>
    <w:rsid w:val="007F0715"/>
    <w:rsid w:val="007F234B"/>
    <w:rsid w:val="007F34C0"/>
    <w:rsid w:val="007F4AB5"/>
    <w:rsid w:val="007F729E"/>
    <w:rsid w:val="007F750B"/>
    <w:rsid w:val="007F7C1F"/>
    <w:rsid w:val="00800857"/>
    <w:rsid w:val="00801046"/>
    <w:rsid w:val="00802191"/>
    <w:rsid w:val="0080474E"/>
    <w:rsid w:val="008063C4"/>
    <w:rsid w:val="0080736E"/>
    <w:rsid w:val="00807905"/>
    <w:rsid w:val="00807DC2"/>
    <w:rsid w:val="00810342"/>
    <w:rsid w:val="00812E7F"/>
    <w:rsid w:val="00813D18"/>
    <w:rsid w:val="00814054"/>
    <w:rsid w:val="00814B34"/>
    <w:rsid w:val="008152BC"/>
    <w:rsid w:val="00817252"/>
    <w:rsid w:val="00817D98"/>
    <w:rsid w:val="0082034F"/>
    <w:rsid w:val="0082162B"/>
    <w:rsid w:val="00821AC5"/>
    <w:rsid w:val="00823A5D"/>
    <w:rsid w:val="0082430A"/>
    <w:rsid w:val="00825356"/>
    <w:rsid w:val="0082578D"/>
    <w:rsid w:val="00825B99"/>
    <w:rsid w:val="00826A60"/>
    <w:rsid w:val="008308BB"/>
    <w:rsid w:val="00830C4C"/>
    <w:rsid w:val="00831B96"/>
    <w:rsid w:val="00831E29"/>
    <w:rsid w:val="00831E96"/>
    <w:rsid w:val="008328F3"/>
    <w:rsid w:val="00832A93"/>
    <w:rsid w:val="0083342C"/>
    <w:rsid w:val="0083366E"/>
    <w:rsid w:val="00833B11"/>
    <w:rsid w:val="00834885"/>
    <w:rsid w:val="00834FA4"/>
    <w:rsid w:val="00835D15"/>
    <w:rsid w:val="00835E4E"/>
    <w:rsid w:val="0083700A"/>
    <w:rsid w:val="0083746D"/>
    <w:rsid w:val="0084024E"/>
    <w:rsid w:val="0084043A"/>
    <w:rsid w:val="00844791"/>
    <w:rsid w:val="00844FE5"/>
    <w:rsid w:val="00845477"/>
    <w:rsid w:val="008457F3"/>
    <w:rsid w:val="00845E5B"/>
    <w:rsid w:val="00846D9C"/>
    <w:rsid w:val="0085010E"/>
    <w:rsid w:val="00850498"/>
    <w:rsid w:val="008517D8"/>
    <w:rsid w:val="0085255E"/>
    <w:rsid w:val="008530FE"/>
    <w:rsid w:val="00854C47"/>
    <w:rsid w:val="00857C0D"/>
    <w:rsid w:val="008606AF"/>
    <w:rsid w:val="0086399A"/>
    <w:rsid w:val="0086405A"/>
    <w:rsid w:val="0086462C"/>
    <w:rsid w:val="008653F4"/>
    <w:rsid w:val="00865A5C"/>
    <w:rsid w:val="0086680C"/>
    <w:rsid w:val="00867894"/>
    <w:rsid w:val="00867951"/>
    <w:rsid w:val="00871F9A"/>
    <w:rsid w:val="0087363F"/>
    <w:rsid w:val="0087391E"/>
    <w:rsid w:val="00873B17"/>
    <w:rsid w:val="00874F79"/>
    <w:rsid w:val="00874FA0"/>
    <w:rsid w:val="00875410"/>
    <w:rsid w:val="0087642B"/>
    <w:rsid w:val="00876931"/>
    <w:rsid w:val="00880944"/>
    <w:rsid w:val="00880EF6"/>
    <w:rsid w:val="0088117B"/>
    <w:rsid w:val="00881D09"/>
    <w:rsid w:val="0088240E"/>
    <w:rsid w:val="008839CD"/>
    <w:rsid w:val="00884527"/>
    <w:rsid w:val="00884723"/>
    <w:rsid w:val="0088495C"/>
    <w:rsid w:val="00885280"/>
    <w:rsid w:val="00885395"/>
    <w:rsid w:val="00887C8D"/>
    <w:rsid w:val="00890315"/>
    <w:rsid w:val="0089033E"/>
    <w:rsid w:val="0089182C"/>
    <w:rsid w:val="00891D38"/>
    <w:rsid w:val="0089387D"/>
    <w:rsid w:val="00893E92"/>
    <w:rsid w:val="0089544A"/>
    <w:rsid w:val="008A2CE2"/>
    <w:rsid w:val="008A3053"/>
    <w:rsid w:val="008A416E"/>
    <w:rsid w:val="008A5A91"/>
    <w:rsid w:val="008A686A"/>
    <w:rsid w:val="008A6E4B"/>
    <w:rsid w:val="008A788B"/>
    <w:rsid w:val="008A7CFE"/>
    <w:rsid w:val="008B1C96"/>
    <w:rsid w:val="008B1ED9"/>
    <w:rsid w:val="008B50DD"/>
    <w:rsid w:val="008B58DF"/>
    <w:rsid w:val="008B6FEF"/>
    <w:rsid w:val="008B7B7F"/>
    <w:rsid w:val="008C0E51"/>
    <w:rsid w:val="008C165A"/>
    <w:rsid w:val="008C1D44"/>
    <w:rsid w:val="008C21BB"/>
    <w:rsid w:val="008C2CEE"/>
    <w:rsid w:val="008C3E3A"/>
    <w:rsid w:val="008C488B"/>
    <w:rsid w:val="008C614E"/>
    <w:rsid w:val="008C6C85"/>
    <w:rsid w:val="008C753A"/>
    <w:rsid w:val="008D27A7"/>
    <w:rsid w:val="008D3748"/>
    <w:rsid w:val="008D374B"/>
    <w:rsid w:val="008D4AA2"/>
    <w:rsid w:val="008D5D16"/>
    <w:rsid w:val="008D62DB"/>
    <w:rsid w:val="008D6B59"/>
    <w:rsid w:val="008E0129"/>
    <w:rsid w:val="008E1497"/>
    <w:rsid w:val="008E1C26"/>
    <w:rsid w:val="008E284D"/>
    <w:rsid w:val="008E2D9F"/>
    <w:rsid w:val="008E35EA"/>
    <w:rsid w:val="008E4F4A"/>
    <w:rsid w:val="008E55B7"/>
    <w:rsid w:val="008E5EAA"/>
    <w:rsid w:val="008F35D1"/>
    <w:rsid w:val="008F4102"/>
    <w:rsid w:val="008F5AAA"/>
    <w:rsid w:val="008F6A4F"/>
    <w:rsid w:val="008F7FDB"/>
    <w:rsid w:val="009006FE"/>
    <w:rsid w:val="00900923"/>
    <w:rsid w:val="00902ADB"/>
    <w:rsid w:val="00903666"/>
    <w:rsid w:val="00904D24"/>
    <w:rsid w:val="00904D9A"/>
    <w:rsid w:val="00905045"/>
    <w:rsid w:val="0090525B"/>
    <w:rsid w:val="0090590A"/>
    <w:rsid w:val="00905C92"/>
    <w:rsid w:val="00910157"/>
    <w:rsid w:val="0091071F"/>
    <w:rsid w:val="00910940"/>
    <w:rsid w:val="00911B0C"/>
    <w:rsid w:val="00911DA0"/>
    <w:rsid w:val="00912FFB"/>
    <w:rsid w:val="009136E3"/>
    <w:rsid w:val="009157A6"/>
    <w:rsid w:val="009157EE"/>
    <w:rsid w:val="00917EC4"/>
    <w:rsid w:val="009209F4"/>
    <w:rsid w:val="00921FB2"/>
    <w:rsid w:val="00922B04"/>
    <w:rsid w:val="009236A7"/>
    <w:rsid w:val="00925E0D"/>
    <w:rsid w:val="0093124B"/>
    <w:rsid w:val="00931516"/>
    <w:rsid w:val="009334EE"/>
    <w:rsid w:val="00933D60"/>
    <w:rsid w:val="009342D9"/>
    <w:rsid w:val="00935566"/>
    <w:rsid w:val="00935AC8"/>
    <w:rsid w:val="009360D9"/>
    <w:rsid w:val="009373C9"/>
    <w:rsid w:val="0093740E"/>
    <w:rsid w:val="00940269"/>
    <w:rsid w:val="0094155B"/>
    <w:rsid w:val="0094242A"/>
    <w:rsid w:val="00943746"/>
    <w:rsid w:val="00944DE5"/>
    <w:rsid w:val="00944F9D"/>
    <w:rsid w:val="00945105"/>
    <w:rsid w:val="0094565B"/>
    <w:rsid w:val="00945F75"/>
    <w:rsid w:val="009464AA"/>
    <w:rsid w:val="00950530"/>
    <w:rsid w:val="0095091A"/>
    <w:rsid w:val="00951817"/>
    <w:rsid w:val="00951B7D"/>
    <w:rsid w:val="00953547"/>
    <w:rsid w:val="009546D2"/>
    <w:rsid w:val="0095478A"/>
    <w:rsid w:val="00954C7F"/>
    <w:rsid w:val="00954DC6"/>
    <w:rsid w:val="00955B06"/>
    <w:rsid w:val="00956F2A"/>
    <w:rsid w:val="00961507"/>
    <w:rsid w:val="00961743"/>
    <w:rsid w:val="00962430"/>
    <w:rsid w:val="00963730"/>
    <w:rsid w:val="0096565B"/>
    <w:rsid w:val="00966B9E"/>
    <w:rsid w:val="00967A63"/>
    <w:rsid w:val="00971890"/>
    <w:rsid w:val="00971FB4"/>
    <w:rsid w:val="00972FCD"/>
    <w:rsid w:val="00973FC7"/>
    <w:rsid w:val="00974C5E"/>
    <w:rsid w:val="00975976"/>
    <w:rsid w:val="009768FE"/>
    <w:rsid w:val="00976968"/>
    <w:rsid w:val="00980103"/>
    <w:rsid w:val="0098099B"/>
    <w:rsid w:val="00982167"/>
    <w:rsid w:val="00986BF7"/>
    <w:rsid w:val="00990B56"/>
    <w:rsid w:val="00990EA6"/>
    <w:rsid w:val="00990FCB"/>
    <w:rsid w:val="00994435"/>
    <w:rsid w:val="00996A4F"/>
    <w:rsid w:val="00997329"/>
    <w:rsid w:val="00997507"/>
    <w:rsid w:val="009A14F5"/>
    <w:rsid w:val="009A5C9D"/>
    <w:rsid w:val="009A7FC8"/>
    <w:rsid w:val="009B18AA"/>
    <w:rsid w:val="009B3B9E"/>
    <w:rsid w:val="009B4307"/>
    <w:rsid w:val="009B4829"/>
    <w:rsid w:val="009B4B30"/>
    <w:rsid w:val="009B63E9"/>
    <w:rsid w:val="009B79C9"/>
    <w:rsid w:val="009C0BB8"/>
    <w:rsid w:val="009C2D8F"/>
    <w:rsid w:val="009C4498"/>
    <w:rsid w:val="009D0BE8"/>
    <w:rsid w:val="009D0C81"/>
    <w:rsid w:val="009D1702"/>
    <w:rsid w:val="009D1A1B"/>
    <w:rsid w:val="009D2241"/>
    <w:rsid w:val="009D6418"/>
    <w:rsid w:val="009D7A9F"/>
    <w:rsid w:val="009E0178"/>
    <w:rsid w:val="009E0C41"/>
    <w:rsid w:val="009E2C89"/>
    <w:rsid w:val="009E2D5B"/>
    <w:rsid w:val="009E334A"/>
    <w:rsid w:val="009F2CFB"/>
    <w:rsid w:val="009F37DB"/>
    <w:rsid w:val="009F5F36"/>
    <w:rsid w:val="009F6257"/>
    <w:rsid w:val="009F75CF"/>
    <w:rsid w:val="00A00A4D"/>
    <w:rsid w:val="00A00AC6"/>
    <w:rsid w:val="00A03A4D"/>
    <w:rsid w:val="00A05955"/>
    <w:rsid w:val="00A05C82"/>
    <w:rsid w:val="00A06FD8"/>
    <w:rsid w:val="00A07008"/>
    <w:rsid w:val="00A072C3"/>
    <w:rsid w:val="00A111EB"/>
    <w:rsid w:val="00A114C0"/>
    <w:rsid w:val="00A1150D"/>
    <w:rsid w:val="00A119E0"/>
    <w:rsid w:val="00A11A70"/>
    <w:rsid w:val="00A11B49"/>
    <w:rsid w:val="00A123FD"/>
    <w:rsid w:val="00A124BB"/>
    <w:rsid w:val="00A13823"/>
    <w:rsid w:val="00A14710"/>
    <w:rsid w:val="00A158B6"/>
    <w:rsid w:val="00A16ABA"/>
    <w:rsid w:val="00A170C4"/>
    <w:rsid w:val="00A177B7"/>
    <w:rsid w:val="00A222E6"/>
    <w:rsid w:val="00A23A5E"/>
    <w:rsid w:val="00A2496A"/>
    <w:rsid w:val="00A26AF7"/>
    <w:rsid w:val="00A26FFB"/>
    <w:rsid w:val="00A31C39"/>
    <w:rsid w:val="00A32F01"/>
    <w:rsid w:val="00A3313C"/>
    <w:rsid w:val="00A36BB9"/>
    <w:rsid w:val="00A4118F"/>
    <w:rsid w:val="00A42AFD"/>
    <w:rsid w:val="00A45900"/>
    <w:rsid w:val="00A46C25"/>
    <w:rsid w:val="00A4704D"/>
    <w:rsid w:val="00A519BE"/>
    <w:rsid w:val="00A51B42"/>
    <w:rsid w:val="00A5247C"/>
    <w:rsid w:val="00A55108"/>
    <w:rsid w:val="00A5686C"/>
    <w:rsid w:val="00A56875"/>
    <w:rsid w:val="00A569E9"/>
    <w:rsid w:val="00A61170"/>
    <w:rsid w:val="00A62F50"/>
    <w:rsid w:val="00A632AE"/>
    <w:rsid w:val="00A647D6"/>
    <w:rsid w:val="00A651C5"/>
    <w:rsid w:val="00A653F4"/>
    <w:rsid w:val="00A65DB6"/>
    <w:rsid w:val="00A6658E"/>
    <w:rsid w:val="00A70652"/>
    <w:rsid w:val="00A719BB"/>
    <w:rsid w:val="00A719FB"/>
    <w:rsid w:val="00A71BD0"/>
    <w:rsid w:val="00A724BF"/>
    <w:rsid w:val="00A740CF"/>
    <w:rsid w:val="00A74B9F"/>
    <w:rsid w:val="00A74C5D"/>
    <w:rsid w:val="00A759F5"/>
    <w:rsid w:val="00A75A93"/>
    <w:rsid w:val="00A76044"/>
    <w:rsid w:val="00A76605"/>
    <w:rsid w:val="00A80E9D"/>
    <w:rsid w:val="00A81D4D"/>
    <w:rsid w:val="00A84889"/>
    <w:rsid w:val="00A863D2"/>
    <w:rsid w:val="00A8771D"/>
    <w:rsid w:val="00A87AE8"/>
    <w:rsid w:val="00A90035"/>
    <w:rsid w:val="00A90738"/>
    <w:rsid w:val="00A90EA8"/>
    <w:rsid w:val="00A9281B"/>
    <w:rsid w:val="00A9296C"/>
    <w:rsid w:val="00A93F7C"/>
    <w:rsid w:val="00A94F6A"/>
    <w:rsid w:val="00A95A21"/>
    <w:rsid w:val="00A95FE5"/>
    <w:rsid w:val="00A9711A"/>
    <w:rsid w:val="00A97404"/>
    <w:rsid w:val="00AA0EBA"/>
    <w:rsid w:val="00AA11EB"/>
    <w:rsid w:val="00AA1402"/>
    <w:rsid w:val="00AA3499"/>
    <w:rsid w:val="00AA47F5"/>
    <w:rsid w:val="00AA5360"/>
    <w:rsid w:val="00AA5C6B"/>
    <w:rsid w:val="00AA744B"/>
    <w:rsid w:val="00AA7869"/>
    <w:rsid w:val="00AA7BF4"/>
    <w:rsid w:val="00AA7C32"/>
    <w:rsid w:val="00AB03CA"/>
    <w:rsid w:val="00AB1060"/>
    <w:rsid w:val="00AB111F"/>
    <w:rsid w:val="00AB4CA0"/>
    <w:rsid w:val="00AB51E7"/>
    <w:rsid w:val="00AB5645"/>
    <w:rsid w:val="00AB729A"/>
    <w:rsid w:val="00AB7C8D"/>
    <w:rsid w:val="00AC160C"/>
    <w:rsid w:val="00AC1E1D"/>
    <w:rsid w:val="00AC2E01"/>
    <w:rsid w:val="00AC3034"/>
    <w:rsid w:val="00AC3A33"/>
    <w:rsid w:val="00AC6397"/>
    <w:rsid w:val="00AC704B"/>
    <w:rsid w:val="00AD54FB"/>
    <w:rsid w:val="00AE00A8"/>
    <w:rsid w:val="00AE03EB"/>
    <w:rsid w:val="00AE1754"/>
    <w:rsid w:val="00AE1F2E"/>
    <w:rsid w:val="00AE3241"/>
    <w:rsid w:val="00AE3323"/>
    <w:rsid w:val="00AE3E77"/>
    <w:rsid w:val="00AE4464"/>
    <w:rsid w:val="00AE47ED"/>
    <w:rsid w:val="00AE5231"/>
    <w:rsid w:val="00AE5614"/>
    <w:rsid w:val="00AE596F"/>
    <w:rsid w:val="00AE6D5D"/>
    <w:rsid w:val="00AE739F"/>
    <w:rsid w:val="00AE7552"/>
    <w:rsid w:val="00AF0938"/>
    <w:rsid w:val="00AF2154"/>
    <w:rsid w:val="00AF26B5"/>
    <w:rsid w:val="00AF3154"/>
    <w:rsid w:val="00AF356D"/>
    <w:rsid w:val="00AF53BA"/>
    <w:rsid w:val="00AF6E5A"/>
    <w:rsid w:val="00AF7AD2"/>
    <w:rsid w:val="00B016B0"/>
    <w:rsid w:val="00B01C4F"/>
    <w:rsid w:val="00B01D84"/>
    <w:rsid w:val="00B04EA6"/>
    <w:rsid w:val="00B04FC8"/>
    <w:rsid w:val="00B05F36"/>
    <w:rsid w:val="00B06A20"/>
    <w:rsid w:val="00B06A67"/>
    <w:rsid w:val="00B06B06"/>
    <w:rsid w:val="00B07311"/>
    <w:rsid w:val="00B10C95"/>
    <w:rsid w:val="00B11BDF"/>
    <w:rsid w:val="00B13067"/>
    <w:rsid w:val="00B14854"/>
    <w:rsid w:val="00B1591F"/>
    <w:rsid w:val="00B15AB6"/>
    <w:rsid w:val="00B166AB"/>
    <w:rsid w:val="00B16DB5"/>
    <w:rsid w:val="00B20430"/>
    <w:rsid w:val="00B21CDB"/>
    <w:rsid w:val="00B23958"/>
    <w:rsid w:val="00B23C06"/>
    <w:rsid w:val="00B24F8E"/>
    <w:rsid w:val="00B251CB"/>
    <w:rsid w:val="00B271D4"/>
    <w:rsid w:val="00B2760D"/>
    <w:rsid w:val="00B30554"/>
    <w:rsid w:val="00B3062E"/>
    <w:rsid w:val="00B329F3"/>
    <w:rsid w:val="00B34708"/>
    <w:rsid w:val="00B36B45"/>
    <w:rsid w:val="00B37B17"/>
    <w:rsid w:val="00B37FDD"/>
    <w:rsid w:val="00B409F1"/>
    <w:rsid w:val="00B40A80"/>
    <w:rsid w:val="00B417C7"/>
    <w:rsid w:val="00B419EA"/>
    <w:rsid w:val="00B42833"/>
    <w:rsid w:val="00B4476A"/>
    <w:rsid w:val="00B468C2"/>
    <w:rsid w:val="00B47341"/>
    <w:rsid w:val="00B47E90"/>
    <w:rsid w:val="00B500F9"/>
    <w:rsid w:val="00B5096F"/>
    <w:rsid w:val="00B50C89"/>
    <w:rsid w:val="00B50DD9"/>
    <w:rsid w:val="00B515D5"/>
    <w:rsid w:val="00B516FA"/>
    <w:rsid w:val="00B523AB"/>
    <w:rsid w:val="00B54515"/>
    <w:rsid w:val="00B57F53"/>
    <w:rsid w:val="00B6076A"/>
    <w:rsid w:val="00B60974"/>
    <w:rsid w:val="00B61B00"/>
    <w:rsid w:val="00B62AF5"/>
    <w:rsid w:val="00B63329"/>
    <w:rsid w:val="00B65039"/>
    <w:rsid w:val="00B65D07"/>
    <w:rsid w:val="00B6646D"/>
    <w:rsid w:val="00B67DF4"/>
    <w:rsid w:val="00B7037B"/>
    <w:rsid w:val="00B718B9"/>
    <w:rsid w:val="00B71919"/>
    <w:rsid w:val="00B71E46"/>
    <w:rsid w:val="00B721A2"/>
    <w:rsid w:val="00B730D4"/>
    <w:rsid w:val="00B73879"/>
    <w:rsid w:val="00B73EF5"/>
    <w:rsid w:val="00B74C18"/>
    <w:rsid w:val="00B74F74"/>
    <w:rsid w:val="00B75022"/>
    <w:rsid w:val="00B754CB"/>
    <w:rsid w:val="00B759E1"/>
    <w:rsid w:val="00B7612D"/>
    <w:rsid w:val="00B772DD"/>
    <w:rsid w:val="00B80512"/>
    <w:rsid w:val="00B83871"/>
    <w:rsid w:val="00B859B6"/>
    <w:rsid w:val="00B86A45"/>
    <w:rsid w:val="00B911B1"/>
    <w:rsid w:val="00B92168"/>
    <w:rsid w:val="00B9302C"/>
    <w:rsid w:val="00B93A78"/>
    <w:rsid w:val="00B9464C"/>
    <w:rsid w:val="00B96407"/>
    <w:rsid w:val="00B965A4"/>
    <w:rsid w:val="00B97088"/>
    <w:rsid w:val="00B97824"/>
    <w:rsid w:val="00B97B94"/>
    <w:rsid w:val="00BA0E19"/>
    <w:rsid w:val="00BA19AA"/>
    <w:rsid w:val="00BA1D4C"/>
    <w:rsid w:val="00BA1E46"/>
    <w:rsid w:val="00BA5B7B"/>
    <w:rsid w:val="00BA602F"/>
    <w:rsid w:val="00BA6E87"/>
    <w:rsid w:val="00BA7926"/>
    <w:rsid w:val="00BB4F57"/>
    <w:rsid w:val="00BB53EB"/>
    <w:rsid w:val="00BB614B"/>
    <w:rsid w:val="00BB6CE8"/>
    <w:rsid w:val="00BB6E88"/>
    <w:rsid w:val="00BB730C"/>
    <w:rsid w:val="00BB78B8"/>
    <w:rsid w:val="00BC1000"/>
    <w:rsid w:val="00BC3FA9"/>
    <w:rsid w:val="00BC5ACA"/>
    <w:rsid w:val="00BC6006"/>
    <w:rsid w:val="00BC6237"/>
    <w:rsid w:val="00BC697F"/>
    <w:rsid w:val="00BC6AED"/>
    <w:rsid w:val="00BC79C0"/>
    <w:rsid w:val="00BD0274"/>
    <w:rsid w:val="00BD0D39"/>
    <w:rsid w:val="00BD1C9D"/>
    <w:rsid w:val="00BD2B0D"/>
    <w:rsid w:val="00BD2DE9"/>
    <w:rsid w:val="00BD2F7A"/>
    <w:rsid w:val="00BD39F1"/>
    <w:rsid w:val="00BD3D69"/>
    <w:rsid w:val="00BD5BAE"/>
    <w:rsid w:val="00BD6693"/>
    <w:rsid w:val="00BE1B75"/>
    <w:rsid w:val="00BE1D71"/>
    <w:rsid w:val="00BE3413"/>
    <w:rsid w:val="00BE3834"/>
    <w:rsid w:val="00BF1E76"/>
    <w:rsid w:val="00BF202F"/>
    <w:rsid w:val="00BF2A2B"/>
    <w:rsid w:val="00BF3744"/>
    <w:rsid w:val="00BF385A"/>
    <w:rsid w:val="00BF44F3"/>
    <w:rsid w:val="00BF55FA"/>
    <w:rsid w:val="00BF5874"/>
    <w:rsid w:val="00C00550"/>
    <w:rsid w:val="00C01A38"/>
    <w:rsid w:val="00C020B8"/>
    <w:rsid w:val="00C02D47"/>
    <w:rsid w:val="00C0300F"/>
    <w:rsid w:val="00C0419C"/>
    <w:rsid w:val="00C04C28"/>
    <w:rsid w:val="00C05BC5"/>
    <w:rsid w:val="00C06D21"/>
    <w:rsid w:val="00C10162"/>
    <w:rsid w:val="00C10D69"/>
    <w:rsid w:val="00C12E2F"/>
    <w:rsid w:val="00C1500A"/>
    <w:rsid w:val="00C15621"/>
    <w:rsid w:val="00C16A30"/>
    <w:rsid w:val="00C17DAE"/>
    <w:rsid w:val="00C21414"/>
    <w:rsid w:val="00C21D6A"/>
    <w:rsid w:val="00C22982"/>
    <w:rsid w:val="00C2466A"/>
    <w:rsid w:val="00C2530C"/>
    <w:rsid w:val="00C25EE4"/>
    <w:rsid w:val="00C27FF7"/>
    <w:rsid w:val="00C31028"/>
    <w:rsid w:val="00C322F6"/>
    <w:rsid w:val="00C3268D"/>
    <w:rsid w:val="00C33588"/>
    <w:rsid w:val="00C338F1"/>
    <w:rsid w:val="00C35621"/>
    <w:rsid w:val="00C358BF"/>
    <w:rsid w:val="00C361F4"/>
    <w:rsid w:val="00C3764B"/>
    <w:rsid w:val="00C37E4F"/>
    <w:rsid w:val="00C444D4"/>
    <w:rsid w:val="00C45029"/>
    <w:rsid w:val="00C452A8"/>
    <w:rsid w:val="00C46B91"/>
    <w:rsid w:val="00C5008C"/>
    <w:rsid w:val="00C5186F"/>
    <w:rsid w:val="00C52DAD"/>
    <w:rsid w:val="00C5395E"/>
    <w:rsid w:val="00C54E61"/>
    <w:rsid w:val="00C55947"/>
    <w:rsid w:val="00C6060C"/>
    <w:rsid w:val="00C60AE4"/>
    <w:rsid w:val="00C60DC9"/>
    <w:rsid w:val="00C61808"/>
    <w:rsid w:val="00C630A5"/>
    <w:rsid w:val="00C639C7"/>
    <w:rsid w:val="00C64F23"/>
    <w:rsid w:val="00C6547D"/>
    <w:rsid w:val="00C668D6"/>
    <w:rsid w:val="00C66E6C"/>
    <w:rsid w:val="00C67ACF"/>
    <w:rsid w:val="00C71D33"/>
    <w:rsid w:val="00C7660E"/>
    <w:rsid w:val="00C767F1"/>
    <w:rsid w:val="00C80F9C"/>
    <w:rsid w:val="00C811C8"/>
    <w:rsid w:val="00C81E7F"/>
    <w:rsid w:val="00C830E8"/>
    <w:rsid w:val="00C831D7"/>
    <w:rsid w:val="00C8479B"/>
    <w:rsid w:val="00C84B51"/>
    <w:rsid w:val="00C855EC"/>
    <w:rsid w:val="00C858B2"/>
    <w:rsid w:val="00C85D84"/>
    <w:rsid w:val="00C91463"/>
    <w:rsid w:val="00C914CE"/>
    <w:rsid w:val="00C92DBA"/>
    <w:rsid w:val="00C92F69"/>
    <w:rsid w:val="00C93788"/>
    <w:rsid w:val="00C939A6"/>
    <w:rsid w:val="00C94389"/>
    <w:rsid w:val="00C949D7"/>
    <w:rsid w:val="00C9654B"/>
    <w:rsid w:val="00CA0801"/>
    <w:rsid w:val="00CA093E"/>
    <w:rsid w:val="00CA3A48"/>
    <w:rsid w:val="00CA480B"/>
    <w:rsid w:val="00CA5153"/>
    <w:rsid w:val="00CA570C"/>
    <w:rsid w:val="00CA68E9"/>
    <w:rsid w:val="00CA72F8"/>
    <w:rsid w:val="00CB051A"/>
    <w:rsid w:val="00CB478B"/>
    <w:rsid w:val="00CB4B8B"/>
    <w:rsid w:val="00CB58BE"/>
    <w:rsid w:val="00CC1EFC"/>
    <w:rsid w:val="00CC22ED"/>
    <w:rsid w:val="00CC37E3"/>
    <w:rsid w:val="00CC6A97"/>
    <w:rsid w:val="00CC709E"/>
    <w:rsid w:val="00CD0212"/>
    <w:rsid w:val="00CD0B6A"/>
    <w:rsid w:val="00CD0E3F"/>
    <w:rsid w:val="00CD13C5"/>
    <w:rsid w:val="00CD2228"/>
    <w:rsid w:val="00CD3CF7"/>
    <w:rsid w:val="00CD4276"/>
    <w:rsid w:val="00CD633C"/>
    <w:rsid w:val="00CE017A"/>
    <w:rsid w:val="00CE055E"/>
    <w:rsid w:val="00CE18A3"/>
    <w:rsid w:val="00CE2464"/>
    <w:rsid w:val="00CE2813"/>
    <w:rsid w:val="00CE32F0"/>
    <w:rsid w:val="00CE3388"/>
    <w:rsid w:val="00CE357D"/>
    <w:rsid w:val="00CE36AC"/>
    <w:rsid w:val="00CE53D4"/>
    <w:rsid w:val="00CE65AB"/>
    <w:rsid w:val="00CE67C6"/>
    <w:rsid w:val="00CE6A51"/>
    <w:rsid w:val="00CE7413"/>
    <w:rsid w:val="00CE77A3"/>
    <w:rsid w:val="00CF16FA"/>
    <w:rsid w:val="00CF1854"/>
    <w:rsid w:val="00CF2601"/>
    <w:rsid w:val="00CF2C0A"/>
    <w:rsid w:val="00CF3F9F"/>
    <w:rsid w:val="00CF418F"/>
    <w:rsid w:val="00CF52CF"/>
    <w:rsid w:val="00CF6606"/>
    <w:rsid w:val="00CF7458"/>
    <w:rsid w:val="00D006C8"/>
    <w:rsid w:val="00D014C4"/>
    <w:rsid w:val="00D0255B"/>
    <w:rsid w:val="00D029E1"/>
    <w:rsid w:val="00D035EB"/>
    <w:rsid w:val="00D0459F"/>
    <w:rsid w:val="00D057B8"/>
    <w:rsid w:val="00D05A4E"/>
    <w:rsid w:val="00D0646E"/>
    <w:rsid w:val="00D06B6F"/>
    <w:rsid w:val="00D06C93"/>
    <w:rsid w:val="00D06E6C"/>
    <w:rsid w:val="00D06EB8"/>
    <w:rsid w:val="00D10847"/>
    <w:rsid w:val="00D10F49"/>
    <w:rsid w:val="00D11925"/>
    <w:rsid w:val="00D13CDE"/>
    <w:rsid w:val="00D1615A"/>
    <w:rsid w:val="00D167F9"/>
    <w:rsid w:val="00D16E71"/>
    <w:rsid w:val="00D17280"/>
    <w:rsid w:val="00D2089E"/>
    <w:rsid w:val="00D20B98"/>
    <w:rsid w:val="00D20FA1"/>
    <w:rsid w:val="00D215B4"/>
    <w:rsid w:val="00D218B8"/>
    <w:rsid w:val="00D23F8A"/>
    <w:rsid w:val="00D24832"/>
    <w:rsid w:val="00D25265"/>
    <w:rsid w:val="00D25544"/>
    <w:rsid w:val="00D259E3"/>
    <w:rsid w:val="00D26940"/>
    <w:rsid w:val="00D27C1F"/>
    <w:rsid w:val="00D27DEB"/>
    <w:rsid w:val="00D32ED7"/>
    <w:rsid w:val="00D33AD7"/>
    <w:rsid w:val="00D345E6"/>
    <w:rsid w:val="00D353C0"/>
    <w:rsid w:val="00D35795"/>
    <w:rsid w:val="00D362AF"/>
    <w:rsid w:val="00D368A1"/>
    <w:rsid w:val="00D375C4"/>
    <w:rsid w:val="00D4021D"/>
    <w:rsid w:val="00D438EC"/>
    <w:rsid w:val="00D442A0"/>
    <w:rsid w:val="00D4449F"/>
    <w:rsid w:val="00D44EA8"/>
    <w:rsid w:val="00D4508B"/>
    <w:rsid w:val="00D45784"/>
    <w:rsid w:val="00D45C5A"/>
    <w:rsid w:val="00D47B0C"/>
    <w:rsid w:val="00D50067"/>
    <w:rsid w:val="00D5079D"/>
    <w:rsid w:val="00D50E4B"/>
    <w:rsid w:val="00D51DD0"/>
    <w:rsid w:val="00D52477"/>
    <w:rsid w:val="00D52E08"/>
    <w:rsid w:val="00D53175"/>
    <w:rsid w:val="00D54589"/>
    <w:rsid w:val="00D64B49"/>
    <w:rsid w:val="00D651E9"/>
    <w:rsid w:val="00D652CD"/>
    <w:rsid w:val="00D659D4"/>
    <w:rsid w:val="00D66F2F"/>
    <w:rsid w:val="00D67111"/>
    <w:rsid w:val="00D677F3"/>
    <w:rsid w:val="00D67F09"/>
    <w:rsid w:val="00D75E9A"/>
    <w:rsid w:val="00D7639F"/>
    <w:rsid w:val="00D776FE"/>
    <w:rsid w:val="00D778D9"/>
    <w:rsid w:val="00D77F1A"/>
    <w:rsid w:val="00D80851"/>
    <w:rsid w:val="00D80C7A"/>
    <w:rsid w:val="00D80E27"/>
    <w:rsid w:val="00D82594"/>
    <w:rsid w:val="00D82A4A"/>
    <w:rsid w:val="00D82E2B"/>
    <w:rsid w:val="00D82F80"/>
    <w:rsid w:val="00D85755"/>
    <w:rsid w:val="00D85F0A"/>
    <w:rsid w:val="00D860B4"/>
    <w:rsid w:val="00D8780D"/>
    <w:rsid w:val="00D90CDA"/>
    <w:rsid w:val="00D921E0"/>
    <w:rsid w:val="00D92D44"/>
    <w:rsid w:val="00D92D7D"/>
    <w:rsid w:val="00D930DE"/>
    <w:rsid w:val="00D93F53"/>
    <w:rsid w:val="00D949F8"/>
    <w:rsid w:val="00D958C8"/>
    <w:rsid w:val="00D96A6F"/>
    <w:rsid w:val="00D96C63"/>
    <w:rsid w:val="00D973D2"/>
    <w:rsid w:val="00DA043F"/>
    <w:rsid w:val="00DA0A7A"/>
    <w:rsid w:val="00DA23D4"/>
    <w:rsid w:val="00DA3E1B"/>
    <w:rsid w:val="00DA4C37"/>
    <w:rsid w:val="00DA61BF"/>
    <w:rsid w:val="00DA7158"/>
    <w:rsid w:val="00DA798F"/>
    <w:rsid w:val="00DB00F6"/>
    <w:rsid w:val="00DB09C2"/>
    <w:rsid w:val="00DB1E0C"/>
    <w:rsid w:val="00DB222B"/>
    <w:rsid w:val="00DB593C"/>
    <w:rsid w:val="00DB629A"/>
    <w:rsid w:val="00DB658D"/>
    <w:rsid w:val="00DC00FB"/>
    <w:rsid w:val="00DC08CC"/>
    <w:rsid w:val="00DC1DAE"/>
    <w:rsid w:val="00DC27D4"/>
    <w:rsid w:val="00DC2A4C"/>
    <w:rsid w:val="00DC2C2F"/>
    <w:rsid w:val="00DC4511"/>
    <w:rsid w:val="00DC4EB7"/>
    <w:rsid w:val="00DC5B97"/>
    <w:rsid w:val="00DC6CFD"/>
    <w:rsid w:val="00DC7E50"/>
    <w:rsid w:val="00DD1665"/>
    <w:rsid w:val="00DD1CB7"/>
    <w:rsid w:val="00DD3659"/>
    <w:rsid w:val="00DD4370"/>
    <w:rsid w:val="00DD46FC"/>
    <w:rsid w:val="00DD64EB"/>
    <w:rsid w:val="00DD7070"/>
    <w:rsid w:val="00DD7FF4"/>
    <w:rsid w:val="00DE03E6"/>
    <w:rsid w:val="00DE059C"/>
    <w:rsid w:val="00DE05FB"/>
    <w:rsid w:val="00DE0883"/>
    <w:rsid w:val="00DE4DA3"/>
    <w:rsid w:val="00DE545B"/>
    <w:rsid w:val="00DE5C61"/>
    <w:rsid w:val="00DE5F6B"/>
    <w:rsid w:val="00DF0E95"/>
    <w:rsid w:val="00DF11BD"/>
    <w:rsid w:val="00DF17CE"/>
    <w:rsid w:val="00DF1D2D"/>
    <w:rsid w:val="00DF1FF9"/>
    <w:rsid w:val="00DF3315"/>
    <w:rsid w:val="00DF5374"/>
    <w:rsid w:val="00DF5C5F"/>
    <w:rsid w:val="00DF6C6E"/>
    <w:rsid w:val="00E00260"/>
    <w:rsid w:val="00E01A85"/>
    <w:rsid w:val="00E02486"/>
    <w:rsid w:val="00E028C9"/>
    <w:rsid w:val="00E02B24"/>
    <w:rsid w:val="00E02E83"/>
    <w:rsid w:val="00E02F9F"/>
    <w:rsid w:val="00E037D8"/>
    <w:rsid w:val="00E04DD8"/>
    <w:rsid w:val="00E04E6A"/>
    <w:rsid w:val="00E056BB"/>
    <w:rsid w:val="00E05950"/>
    <w:rsid w:val="00E06553"/>
    <w:rsid w:val="00E066E8"/>
    <w:rsid w:val="00E0673D"/>
    <w:rsid w:val="00E06A27"/>
    <w:rsid w:val="00E10356"/>
    <w:rsid w:val="00E1161F"/>
    <w:rsid w:val="00E11A5B"/>
    <w:rsid w:val="00E121F6"/>
    <w:rsid w:val="00E13B85"/>
    <w:rsid w:val="00E13F48"/>
    <w:rsid w:val="00E141BE"/>
    <w:rsid w:val="00E152F9"/>
    <w:rsid w:val="00E15551"/>
    <w:rsid w:val="00E15F3E"/>
    <w:rsid w:val="00E16F8B"/>
    <w:rsid w:val="00E2074F"/>
    <w:rsid w:val="00E21471"/>
    <w:rsid w:val="00E21BAB"/>
    <w:rsid w:val="00E235E3"/>
    <w:rsid w:val="00E2493E"/>
    <w:rsid w:val="00E24A2D"/>
    <w:rsid w:val="00E25589"/>
    <w:rsid w:val="00E269E6"/>
    <w:rsid w:val="00E27385"/>
    <w:rsid w:val="00E277FA"/>
    <w:rsid w:val="00E27AC5"/>
    <w:rsid w:val="00E27E0D"/>
    <w:rsid w:val="00E31FE0"/>
    <w:rsid w:val="00E329DF"/>
    <w:rsid w:val="00E32AC2"/>
    <w:rsid w:val="00E36B0E"/>
    <w:rsid w:val="00E376DE"/>
    <w:rsid w:val="00E37C3C"/>
    <w:rsid w:val="00E417BA"/>
    <w:rsid w:val="00E429B7"/>
    <w:rsid w:val="00E43373"/>
    <w:rsid w:val="00E4364A"/>
    <w:rsid w:val="00E47BA3"/>
    <w:rsid w:val="00E500B9"/>
    <w:rsid w:val="00E526D4"/>
    <w:rsid w:val="00E52EC4"/>
    <w:rsid w:val="00E54DFC"/>
    <w:rsid w:val="00E56838"/>
    <w:rsid w:val="00E63138"/>
    <w:rsid w:val="00E63CEC"/>
    <w:rsid w:val="00E63DB6"/>
    <w:rsid w:val="00E70ED0"/>
    <w:rsid w:val="00E713C1"/>
    <w:rsid w:val="00E71802"/>
    <w:rsid w:val="00E71ECF"/>
    <w:rsid w:val="00E72227"/>
    <w:rsid w:val="00E73919"/>
    <w:rsid w:val="00E73A03"/>
    <w:rsid w:val="00E75F99"/>
    <w:rsid w:val="00E7688A"/>
    <w:rsid w:val="00E7694A"/>
    <w:rsid w:val="00E81A9B"/>
    <w:rsid w:val="00E83027"/>
    <w:rsid w:val="00E84483"/>
    <w:rsid w:val="00E8465A"/>
    <w:rsid w:val="00E84EA3"/>
    <w:rsid w:val="00E854A7"/>
    <w:rsid w:val="00E85619"/>
    <w:rsid w:val="00E85D95"/>
    <w:rsid w:val="00E8649E"/>
    <w:rsid w:val="00E86BB7"/>
    <w:rsid w:val="00E87623"/>
    <w:rsid w:val="00E91914"/>
    <w:rsid w:val="00E92541"/>
    <w:rsid w:val="00E92CD0"/>
    <w:rsid w:val="00E93374"/>
    <w:rsid w:val="00E93E72"/>
    <w:rsid w:val="00E9465C"/>
    <w:rsid w:val="00E94CD9"/>
    <w:rsid w:val="00E95E22"/>
    <w:rsid w:val="00E97B30"/>
    <w:rsid w:val="00E97B52"/>
    <w:rsid w:val="00EA223D"/>
    <w:rsid w:val="00EA22C0"/>
    <w:rsid w:val="00EA4172"/>
    <w:rsid w:val="00EB2500"/>
    <w:rsid w:val="00EB279E"/>
    <w:rsid w:val="00EB5508"/>
    <w:rsid w:val="00EB749F"/>
    <w:rsid w:val="00EC0E9A"/>
    <w:rsid w:val="00EC21F1"/>
    <w:rsid w:val="00EC2F41"/>
    <w:rsid w:val="00EC3EB2"/>
    <w:rsid w:val="00EC3FD8"/>
    <w:rsid w:val="00EC43AE"/>
    <w:rsid w:val="00EC4A5B"/>
    <w:rsid w:val="00EC593D"/>
    <w:rsid w:val="00EC5A12"/>
    <w:rsid w:val="00EC6F73"/>
    <w:rsid w:val="00EC7ECA"/>
    <w:rsid w:val="00EC89F6"/>
    <w:rsid w:val="00ED13A1"/>
    <w:rsid w:val="00ED158A"/>
    <w:rsid w:val="00ED33DE"/>
    <w:rsid w:val="00ED34A0"/>
    <w:rsid w:val="00ED3B7C"/>
    <w:rsid w:val="00ED450E"/>
    <w:rsid w:val="00ED4DBE"/>
    <w:rsid w:val="00ED5919"/>
    <w:rsid w:val="00ED66E9"/>
    <w:rsid w:val="00ED6755"/>
    <w:rsid w:val="00ED7A05"/>
    <w:rsid w:val="00EE0AEF"/>
    <w:rsid w:val="00EE0E24"/>
    <w:rsid w:val="00EE10F1"/>
    <w:rsid w:val="00EE263C"/>
    <w:rsid w:val="00EE2ECB"/>
    <w:rsid w:val="00EE43A7"/>
    <w:rsid w:val="00EE4793"/>
    <w:rsid w:val="00EE5C0E"/>
    <w:rsid w:val="00EE722F"/>
    <w:rsid w:val="00EE764A"/>
    <w:rsid w:val="00EE7A4B"/>
    <w:rsid w:val="00EF062F"/>
    <w:rsid w:val="00EF08E6"/>
    <w:rsid w:val="00EF09D9"/>
    <w:rsid w:val="00EF0F09"/>
    <w:rsid w:val="00EF1F5E"/>
    <w:rsid w:val="00EF338A"/>
    <w:rsid w:val="00EF7444"/>
    <w:rsid w:val="00EF778D"/>
    <w:rsid w:val="00EF7CCC"/>
    <w:rsid w:val="00F0025D"/>
    <w:rsid w:val="00F00335"/>
    <w:rsid w:val="00F004C7"/>
    <w:rsid w:val="00F007E8"/>
    <w:rsid w:val="00F030C4"/>
    <w:rsid w:val="00F0345F"/>
    <w:rsid w:val="00F03577"/>
    <w:rsid w:val="00F05283"/>
    <w:rsid w:val="00F06B02"/>
    <w:rsid w:val="00F10E5A"/>
    <w:rsid w:val="00F1156C"/>
    <w:rsid w:val="00F1212F"/>
    <w:rsid w:val="00F12589"/>
    <w:rsid w:val="00F1376E"/>
    <w:rsid w:val="00F13A91"/>
    <w:rsid w:val="00F142E6"/>
    <w:rsid w:val="00F14480"/>
    <w:rsid w:val="00F15187"/>
    <w:rsid w:val="00F15CDC"/>
    <w:rsid w:val="00F16760"/>
    <w:rsid w:val="00F17B12"/>
    <w:rsid w:val="00F22DEB"/>
    <w:rsid w:val="00F235BB"/>
    <w:rsid w:val="00F23B34"/>
    <w:rsid w:val="00F23ED5"/>
    <w:rsid w:val="00F24AA8"/>
    <w:rsid w:val="00F25616"/>
    <w:rsid w:val="00F2586A"/>
    <w:rsid w:val="00F260C8"/>
    <w:rsid w:val="00F2767C"/>
    <w:rsid w:val="00F27E37"/>
    <w:rsid w:val="00F27FB1"/>
    <w:rsid w:val="00F306F9"/>
    <w:rsid w:val="00F30843"/>
    <w:rsid w:val="00F30979"/>
    <w:rsid w:val="00F3233B"/>
    <w:rsid w:val="00F323AB"/>
    <w:rsid w:val="00F342AD"/>
    <w:rsid w:val="00F34429"/>
    <w:rsid w:val="00F3466D"/>
    <w:rsid w:val="00F35E7E"/>
    <w:rsid w:val="00F36771"/>
    <w:rsid w:val="00F3764F"/>
    <w:rsid w:val="00F40363"/>
    <w:rsid w:val="00F40633"/>
    <w:rsid w:val="00F4274E"/>
    <w:rsid w:val="00F42D6B"/>
    <w:rsid w:val="00F44300"/>
    <w:rsid w:val="00F4693C"/>
    <w:rsid w:val="00F47F50"/>
    <w:rsid w:val="00F52CE6"/>
    <w:rsid w:val="00F536B1"/>
    <w:rsid w:val="00F53FF1"/>
    <w:rsid w:val="00F54784"/>
    <w:rsid w:val="00F55FD6"/>
    <w:rsid w:val="00F5641A"/>
    <w:rsid w:val="00F57627"/>
    <w:rsid w:val="00F60BFC"/>
    <w:rsid w:val="00F60FBD"/>
    <w:rsid w:val="00F61CA5"/>
    <w:rsid w:val="00F61EF5"/>
    <w:rsid w:val="00F62D0F"/>
    <w:rsid w:val="00F62EAD"/>
    <w:rsid w:val="00F64FE4"/>
    <w:rsid w:val="00F669DA"/>
    <w:rsid w:val="00F66D8F"/>
    <w:rsid w:val="00F67338"/>
    <w:rsid w:val="00F67A91"/>
    <w:rsid w:val="00F70B4A"/>
    <w:rsid w:val="00F715EC"/>
    <w:rsid w:val="00F71838"/>
    <w:rsid w:val="00F71F11"/>
    <w:rsid w:val="00F72AA6"/>
    <w:rsid w:val="00F82FF9"/>
    <w:rsid w:val="00F83400"/>
    <w:rsid w:val="00F83CE0"/>
    <w:rsid w:val="00F840B4"/>
    <w:rsid w:val="00F84EB7"/>
    <w:rsid w:val="00F86AA0"/>
    <w:rsid w:val="00F87C87"/>
    <w:rsid w:val="00F90D8B"/>
    <w:rsid w:val="00F93471"/>
    <w:rsid w:val="00F934B5"/>
    <w:rsid w:val="00F936A3"/>
    <w:rsid w:val="00F950E4"/>
    <w:rsid w:val="00F95761"/>
    <w:rsid w:val="00F95787"/>
    <w:rsid w:val="00F95DCC"/>
    <w:rsid w:val="00F96360"/>
    <w:rsid w:val="00FA0416"/>
    <w:rsid w:val="00FA1CFE"/>
    <w:rsid w:val="00FA23EC"/>
    <w:rsid w:val="00FA3187"/>
    <w:rsid w:val="00FA35D6"/>
    <w:rsid w:val="00FB01A6"/>
    <w:rsid w:val="00FB1CCC"/>
    <w:rsid w:val="00FB32BD"/>
    <w:rsid w:val="00FB3791"/>
    <w:rsid w:val="00FB4497"/>
    <w:rsid w:val="00FB4515"/>
    <w:rsid w:val="00FB7D0C"/>
    <w:rsid w:val="00FC0E78"/>
    <w:rsid w:val="00FC138E"/>
    <w:rsid w:val="00FC15AB"/>
    <w:rsid w:val="00FC3707"/>
    <w:rsid w:val="00FC4262"/>
    <w:rsid w:val="00FC4337"/>
    <w:rsid w:val="00FC4E54"/>
    <w:rsid w:val="00FC556C"/>
    <w:rsid w:val="00FC5B69"/>
    <w:rsid w:val="00FC5E1F"/>
    <w:rsid w:val="00FC6440"/>
    <w:rsid w:val="00FC6EF9"/>
    <w:rsid w:val="00FD0D15"/>
    <w:rsid w:val="00FD2AD1"/>
    <w:rsid w:val="00FD3943"/>
    <w:rsid w:val="00FD5B76"/>
    <w:rsid w:val="00FD6844"/>
    <w:rsid w:val="00FD6FEC"/>
    <w:rsid w:val="00FD71EA"/>
    <w:rsid w:val="00FD76A9"/>
    <w:rsid w:val="00FD7BBE"/>
    <w:rsid w:val="00FD7F2B"/>
    <w:rsid w:val="00FE00DE"/>
    <w:rsid w:val="00FE3060"/>
    <w:rsid w:val="00FE30F4"/>
    <w:rsid w:val="00FE3E65"/>
    <w:rsid w:val="00FE4350"/>
    <w:rsid w:val="00FE4860"/>
    <w:rsid w:val="00FE5143"/>
    <w:rsid w:val="00FE6261"/>
    <w:rsid w:val="00FE62C2"/>
    <w:rsid w:val="00FE654A"/>
    <w:rsid w:val="00FE6572"/>
    <w:rsid w:val="00FE7BEF"/>
    <w:rsid w:val="00FF1A07"/>
    <w:rsid w:val="00FF3E22"/>
    <w:rsid w:val="00FF3F8B"/>
    <w:rsid w:val="00FF4D4E"/>
    <w:rsid w:val="00FF6101"/>
    <w:rsid w:val="00FF7D51"/>
    <w:rsid w:val="0349374C"/>
    <w:rsid w:val="03E98B00"/>
    <w:rsid w:val="076A0BA6"/>
    <w:rsid w:val="09F0D6B7"/>
    <w:rsid w:val="0D494B48"/>
    <w:rsid w:val="0E01E06A"/>
    <w:rsid w:val="121034A5"/>
    <w:rsid w:val="13792DAC"/>
    <w:rsid w:val="13ACD703"/>
    <w:rsid w:val="14DC3B23"/>
    <w:rsid w:val="15DFA556"/>
    <w:rsid w:val="1AF93C58"/>
    <w:rsid w:val="1E06AD80"/>
    <w:rsid w:val="1E62AEB3"/>
    <w:rsid w:val="1EB794A0"/>
    <w:rsid w:val="209D0421"/>
    <w:rsid w:val="20F4D53B"/>
    <w:rsid w:val="23196EF8"/>
    <w:rsid w:val="25229C26"/>
    <w:rsid w:val="264C54C8"/>
    <w:rsid w:val="27DB4166"/>
    <w:rsid w:val="286EDFD9"/>
    <w:rsid w:val="29571B56"/>
    <w:rsid w:val="2BFF9929"/>
    <w:rsid w:val="2CD2C74B"/>
    <w:rsid w:val="2D3BCF30"/>
    <w:rsid w:val="2EB0DCFA"/>
    <w:rsid w:val="3051DE4F"/>
    <w:rsid w:val="30705590"/>
    <w:rsid w:val="30C854EC"/>
    <w:rsid w:val="34C51332"/>
    <w:rsid w:val="3686A34D"/>
    <w:rsid w:val="36F1D1BA"/>
    <w:rsid w:val="3C2985C1"/>
    <w:rsid w:val="3E50401F"/>
    <w:rsid w:val="3F68DBF6"/>
    <w:rsid w:val="3FB1A29E"/>
    <w:rsid w:val="41B0C167"/>
    <w:rsid w:val="477ED4A4"/>
    <w:rsid w:val="48065A0A"/>
    <w:rsid w:val="4CB11E6E"/>
    <w:rsid w:val="52CEB695"/>
    <w:rsid w:val="536B2E02"/>
    <w:rsid w:val="53A8656F"/>
    <w:rsid w:val="553A93C3"/>
    <w:rsid w:val="5946D294"/>
    <w:rsid w:val="5AB8E42F"/>
    <w:rsid w:val="5BD346F4"/>
    <w:rsid w:val="5F391296"/>
    <w:rsid w:val="6025473B"/>
    <w:rsid w:val="60A20E65"/>
    <w:rsid w:val="64AFD3D7"/>
    <w:rsid w:val="660BCF13"/>
    <w:rsid w:val="689CB37D"/>
    <w:rsid w:val="690F029C"/>
    <w:rsid w:val="69DA10C3"/>
    <w:rsid w:val="6D0AC8A0"/>
    <w:rsid w:val="6E954CA2"/>
    <w:rsid w:val="713D001B"/>
    <w:rsid w:val="75B397C0"/>
    <w:rsid w:val="776EA0E8"/>
    <w:rsid w:val="7A139CCE"/>
    <w:rsid w:val="7D5AEA12"/>
    <w:rsid w:val="7EF2622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4F5F3A3"/>
  <w14:defaultImageDpi w14:val="330"/>
  <w15:chartTrackingRefBased/>
  <w15:docId w15:val="{B7F82499-BA27-4B87-A033-797EF5A0D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F5E"/>
    <w:pPr>
      <w:spacing w:after="200" w:line="276" w:lineRule="auto"/>
    </w:pPr>
    <w:rPr>
      <w:rFonts w:ascii="Palatino Linotype" w:hAnsi="Palatino Linotype"/>
      <w:sz w:val="24"/>
      <w:szCs w:val="22"/>
      <w:lang w:eastAsia="en-US"/>
    </w:rPr>
  </w:style>
  <w:style w:type="paragraph" w:styleId="Heading1">
    <w:name w:val="heading 1"/>
    <w:basedOn w:val="Normal"/>
    <w:next w:val="Normal"/>
    <w:link w:val="Heading1Char"/>
    <w:uiPriority w:val="9"/>
    <w:qFormat/>
    <w:rsid w:val="00E277FA"/>
    <w:pPr>
      <w:keepNext/>
      <w:keepLines/>
      <w:spacing w:before="360" w:after="120"/>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04201D"/>
    <w:pPr>
      <w:keepNext/>
      <w:keepLines/>
      <w:spacing w:before="120" w:after="120"/>
      <w:outlineLvl w:val="1"/>
    </w:pPr>
    <w:rPr>
      <w:rFonts w:asciiTheme="majorHAnsi" w:eastAsia="MS Gothic" w:hAnsiTheme="majorHAnsi"/>
      <w:i/>
      <w:szCs w:val="26"/>
    </w:rPr>
  </w:style>
  <w:style w:type="paragraph" w:styleId="Heading3">
    <w:name w:val="heading 3"/>
    <w:basedOn w:val="Normal"/>
    <w:next w:val="Normal"/>
    <w:link w:val="Heading3Char"/>
    <w:uiPriority w:val="9"/>
    <w:unhideWhenUsed/>
    <w:qFormat/>
    <w:rsid w:val="00E277FA"/>
    <w:pPr>
      <w:keepNext/>
      <w:keepLines/>
      <w:spacing w:before="160" w:after="120"/>
      <w:outlineLvl w:val="2"/>
    </w:pPr>
    <w:rPr>
      <w:rFonts w:asciiTheme="majorHAnsi" w:eastAsiaTheme="majorEastAsia" w:hAnsiTheme="majorHAnsi" w:cstheme="majorBidi"/>
      <w:i/>
      <w:szCs w:val="24"/>
    </w:rPr>
  </w:style>
  <w:style w:type="paragraph" w:styleId="Heading4">
    <w:name w:val="heading 4"/>
    <w:basedOn w:val="Normal"/>
    <w:next w:val="Normal"/>
    <w:link w:val="Heading4Char"/>
    <w:uiPriority w:val="9"/>
    <w:unhideWhenUsed/>
    <w:qFormat/>
    <w:rsid w:val="0004201D"/>
    <w:pPr>
      <w:keepNext/>
      <w:keepLines/>
      <w:spacing w:before="120" w:after="12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277FA"/>
    <w:rPr>
      <w:rFonts w:ascii="Palatino Linotype" w:hAnsi="Palatino Linotype"/>
      <w:sz w:val="24"/>
      <w:szCs w:val="22"/>
      <w:lang w:eastAsia="en-US"/>
    </w:rPr>
  </w:style>
  <w:style w:type="character" w:styleId="Hyperlink">
    <w:name w:val="Hyperlink"/>
    <w:uiPriority w:val="99"/>
    <w:unhideWhenUsed/>
    <w:rsid w:val="00E235E3"/>
    <w:rPr>
      <w:color w:val="0000FF"/>
      <w:u w:val="single"/>
    </w:rPr>
  </w:style>
  <w:style w:type="paragraph" w:styleId="BalloonText">
    <w:name w:val="Balloon Text"/>
    <w:basedOn w:val="Normal"/>
    <w:link w:val="BalloonTextChar"/>
    <w:uiPriority w:val="99"/>
    <w:semiHidden/>
    <w:unhideWhenUsed/>
    <w:rsid w:val="00D96A6F"/>
    <w:pPr>
      <w:spacing w:after="0" w:line="240" w:lineRule="auto"/>
    </w:pPr>
    <w:rPr>
      <w:rFonts w:ascii="Times New Roman" w:hAnsi="Times New Roman"/>
      <w:sz w:val="18"/>
      <w:szCs w:val="18"/>
    </w:rPr>
  </w:style>
  <w:style w:type="character" w:customStyle="1" w:styleId="BalloonTextChar">
    <w:name w:val="Balloon Text Char"/>
    <w:link w:val="BalloonText"/>
    <w:uiPriority w:val="99"/>
    <w:semiHidden/>
    <w:rsid w:val="00D96A6F"/>
    <w:rPr>
      <w:rFonts w:ascii="Times New Roman" w:hAnsi="Times New Roman" w:cs="Times New Roman"/>
      <w:sz w:val="18"/>
      <w:szCs w:val="18"/>
    </w:rPr>
  </w:style>
  <w:style w:type="paragraph" w:styleId="Revision">
    <w:name w:val="Revision"/>
    <w:hidden/>
    <w:uiPriority w:val="99"/>
    <w:semiHidden/>
    <w:rsid w:val="005D6ED9"/>
    <w:rPr>
      <w:sz w:val="22"/>
      <w:szCs w:val="22"/>
      <w:lang w:eastAsia="en-US"/>
    </w:rPr>
  </w:style>
  <w:style w:type="paragraph" w:styleId="ListParagraph">
    <w:name w:val="List Paragraph"/>
    <w:basedOn w:val="Normal"/>
    <w:uiPriority w:val="34"/>
    <w:qFormat/>
    <w:rsid w:val="004F0B15"/>
    <w:pPr>
      <w:ind w:left="720"/>
      <w:contextualSpacing/>
    </w:pPr>
  </w:style>
  <w:style w:type="character" w:styleId="LineNumber">
    <w:name w:val="line number"/>
    <w:basedOn w:val="DefaultParagraphFont"/>
    <w:uiPriority w:val="99"/>
    <w:semiHidden/>
    <w:unhideWhenUsed/>
    <w:rsid w:val="0088495C"/>
  </w:style>
  <w:style w:type="paragraph" w:styleId="NormalWeb">
    <w:name w:val="Normal (Web)"/>
    <w:basedOn w:val="Normal"/>
    <w:uiPriority w:val="99"/>
    <w:semiHidden/>
    <w:unhideWhenUsed/>
    <w:rsid w:val="0088495C"/>
    <w:pPr>
      <w:spacing w:before="100" w:beforeAutospacing="1" w:after="100" w:afterAutospacing="1" w:line="240" w:lineRule="auto"/>
    </w:pPr>
    <w:rPr>
      <w:rFonts w:ascii="Times New Roman" w:eastAsia="Times New Roman" w:hAnsi="Times New Roman"/>
      <w:szCs w:val="24"/>
      <w:lang w:eastAsia="es-CO"/>
    </w:rPr>
  </w:style>
  <w:style w:type="table" w:styleId="TableGrid">
    <w:name w:val="Table Grid"/>
    <w:basedOn w:val="TableNormal"/>
    <w:uiPriority w:val="59"/>
    <w:rsid w:val="008849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rsid w:val="0004201D"/>
    <w:rPr>
      <w:rFonts w:asciiTheme="majorHAnsi" w:eastAsia="MS Gothic" w:hAnsiTheme="majorHAnsi"/>
      <w:i/>
      <w:sz w:val="24"/>
      <w:szCs w:val="26"/>
      <w:lang w:eastAsia="en-US"/>
    </w:rPr>
  </w:style>
  <w:style w:type="paragraph" w:styleId="Caption">
    <w:name w:val="caption"/>
    <w:basedOn w:val="Normal"/>
    <w:next w:val="Normal"/>
    <w:uiPriority w:val="35"/>
    <w:unhideWhenUsed/>
    <w:qFormat/>
    <w:rsid w:val="00D375C4"/>
    <w:pPr>
      <w:spacing w:line="240" w:lineRule="auto"/>
    </w:pPr>
    <w:rPr>
      <w:i/>
      <w:iCs/>
      <w:sz w:val="18"/>
      <w:szCs w:val="18"/>
    </w:rPr>
  </w:style>
  <w:style w:type="character" w:styleId="PlaceholderText">
    <w:name w:val="Placeholder Text"/>
    <w:uiPriority w:val="99"/>
    <w:semiHidden/>
    <w:rsid w:val="00ED13A1"/>
    <w:rPr>
      <w:color w:val="808080"/>
    </w:rPr>
  </w:style>
  <w:style w:type="character" w:styleId="CommentReference">
    <w:name w:val="annotation reference"/>
    <w:uiPriority w:val="99"/>
    <w:semiHidden/>
    <w:unhideWhenUsed/>
    <w:rsid w:val="00BB78B8"/>
    <w:rPr>
      <w:sz w:val="16"/>
      <w:szCs w:val="16"/>
    </w:rPr>
  </w:style>
  <w:style w:type="paragraph" w:styleId="CommentText">
    <w:name w:val="annotation text"/>
    <w:basedOn w:val="Normal"/>
    <w:link w:val="CommentTextChar"/>
    <w:uiPriority w:val="99"/>
    <w:semiHidden/>
    <w:unhideWhenUsed/>
    <w:rsid w:val="00BB78B8"/>
    <w:pPr>
      <w:spacing w:line="240" w:lineRule="auto"/>
    </w:pPr>
    <w:rPr>
      <w:sz w:val="20"/>
      <w:szCs w:val="20"/>
    </w:rPr>
  </w:style>
  <w:style w:type="character" w:customStyle="1" w:styleId="CommentTextChar">
    <w:name w:val="Comment Text Char"/>
    <w:link w:val="CommentText"/>
    <w:uiPriority w:val="99"/>
    <w:semiHidden/>
    <w:rsid w:val="00BB78B8"/>
    <w:rPr>
      <w:rFonts w:ascii="Palatino Linotype" w:hAnsi="Palatino Linotype"/>
      <w:sz w:val="20"/>
      <w:szCs w:val="20"/>
    </w:rPr>
  </w:style>
  <w:style w:type="paragraph" w:styleId="CommentSubject">
    <w:name w:val="annotation subject"/>
    <w:basedOn w:val="CommentText"/>
    <w:next w:val="CommentText"/>
    <w:link w:val="CommentSubjectChar"/>
    <w:uiPriority w:val="99"/>
    <w:semiHidden/>
    <w:unhideWhenUsed/>
    <w:rsid w:val="00BB78B8"/>
    <w:rPr>
      <w:b/>
      <w:bCs/>
    </w:rPr>
  </w:style>
  <w:style w:type="character" w:customStyle="1" w:styleId="CommentSubjectChar">
    <w:name w:val="Comment Subject Char"/>
    <w:link w:val="CommentSubject"/>
    <w:uiPriority w:val="99"/>
    <w:semiHidden/>
    <w:rsid w:val="00BB78B8"/>
    <w:rPr>
      <w:rFonts w:ascii="Palatino Linotype" w:hAnsi="Palatino Linotype"/>
      <w:b/>
      <w:bCs/>
      <w:sz w:val="20"/>
      <w:szCs w:val="20"/>
    </w:rPr>
  </w:style>
  <w:style w:type="paragraph" w:customStyle="1" w:styleId="MDPI39equation">
    <w:name w:val="MDPI_3.9_equation"/>
    <w:basedOn w:val="Normal"/>
    <w:qFormat/>
    <w:rsid w:val="0043273B"/>
    <w:pPr>
      <w:adjustRightInd w:val="0"/>
      <w:snapToGrid w:val="0"/>
      <w:spacing w:before="120" w:after="120" w:line="260" w:lineRule="atLeast"/>
      <w:ind w:left="709"/>
      <w:jc w:val="center"/>
    </w:pPr>
    <w:rPr>
      <w:rFonts w:eastAsia="Times New Roman"/>
      <w:snapToGrid w:val="0"/>
      <w:color w:val="000000"/>
      <w:sz w:val="20"/>
      <w:lang w:val="en-US" w:eastAsia="de-DE" w:bidi="en-US"/>
    </w:rPr>
  </w:style>
  <w:style w:type="paragraph" w:customStyle="1" w:styleId="MDPI3aequationnumber">
    <w:name w:val="MDPI_3.a_equation_number"/>
    <w:basedOn w:val="Normal"/>
    <w:qFormat/>
    <w:rsid w:val="0043273B"/>
    <w:pPr>
      <w:adjustRightInd w:val="0"/>
      <w:snapToGrid w:val="0"/>
      <w:spacing w:before="120" w:after="120" w:line="240" w:lineRule="auto"/>
      <w:jc w:val="right"/>
    </w:pPr>
    <w:rPr>
      <w:rFonts w:eastAsia="Times New Roman"/>
      <w:snapToGrid w:val="0"/>
      <w:color w:val="000000"/>
      <w:sz w:val="20"/>
      <w:lang w:val="en-US" w:eastAsia="de-DE" w:bidi="en-US"/>
    </w:rPr>
  </w:style>
  <w:style w:type="character" w:customStyle="1" w:styleId="Heading1Char">
    <w:name w:val="Heading 1 Char"/>
    <w:basedOn w:val="DefaultParagraphFont"/>
    <w:link w:val="Heading1"/>
    <w:uiPriority w:val="9"/>
    <w:rsid w:val="00E277FA"/>
    <w:rPr>
      <w:rFonts w:asciiTheme="majorHAnsi" w:eastAsiaTheme="majorEastAsia" w:hAnsiTheme="majorHAnsi" w:cstheme="majorBidi"/>
      <w:b/>
      <w:sz w:val="24"/>
      <w:szCs w:val="32"/>
      <w:lang w:eastAsia="en-US"/>
    </w:rPr>
  </w:style>
  <w:style w:type="character" w:customStyle="1" w:styleId="Heading3Char">
    <w:name w:val="Heading 3 Char"/>
    <w:basedOn w:val="DefaultParagraphFont"/>
    <w:link w:val="Heading3"/>
    <w:uiPriority w:val="9"/>
    <w:rsid w:val="00E277FA"/>
    <w:rPr>
      <w:rFonts w:asciiTheme="majorHAnsi" w:eastAsiaTheme="majorEastAsia" w:hAnsiTheme="majorHAnsi" w:cstheme="majorBidi"/>
      <w:i/>
      <w:sz w:val="24"/>
      <w:szCs w:val="24"/>
      <w:lang w:eastAsia="en-US"/>
    </w:rPr>
  </w:style>
  <w:style w:type="paragraph" w:styleId="TOCHeading">
    <w:name w:val="TOC Heading"/>
    <w:basedOn w:val="Heading1"/>
    <w:next w:val="Normal"/>
    <w:uiPriority w:val="39"/>
    <w:unhideWhenUsed/>
    <w:qFormat/>
    <w:rsid w:val="00E277FA"/>
    <w:pPr>
      <w:spacing w:line="259" w:lineRule="auto"/>
      <w:outlineLvl w:val="9"/>
    </w:pPr>
    <w:rPr>
      <w:color w:val="000000" w:themeColor="accent1" w:themeShade="BF"/>
      <w:lang w:eastAsia="es-CO"/>
    </w:rPr>
  </w:style>
  <w:style w:type="paragraph" w:styleId="TOC1">
    <w:name w:val="toc 1"/>
    <w:basedOn w:val="Normal"/>
    <w:next w:val="Normal"/>
    <w:autoRedefine/>
    <w:uiPriority w:val="39"/>
    <w:unhideWhenUsed/>
    <w:rsid w:val="00D776FE"/>
    <w:pPr>
      <w:tabs>
        <w:tab w:val="left" w:pos="660"/>
        <w:tab w:val="right" w:pos="9356"/>
      </w:tabs>
      <w:spacing w:after="100"/>
      <w:ind w:left="142" w:hanging="142"/>
    </w:pPr>
    <w:rPr>
      <w:b/>
      <w:noProof/>
      <w:lang w:val="en-US"/>
    </w:rPr>
  </w:style>
  <w:style w:type="paragraph" w:styleId="TOC3">
    <w:name w:val="toc 3"/>
    <w:basedOn w:val="Normal"/>
    <w:next w:val="Normal"/>
    <w:autoRedefine/>
    <w:uiPriority w:val="39"/>
    <w:unhideWhenUsed/>
    <w:rsid w:val="0004201D"/>
    <w:pPr>
      <w:tabs>
        <w:tab w:val="left" w:pos="1100"/>
        <w:tab w:val="right" w:pos="9394"/>
      </w:tabs>
      <w:spacing w:after="100"/>
      <w:ind w:left="480"/>
    </w:pPr>
  </w:style>
  <w:style w:type="paragraph" w:styleId="TOC2">
    <w:name w:val="toc 2"/>
    <w:basedOn w:val="Normal"/>
    <w:next w:val="Normal"/>
    <w:autoRedefine/>
    <w:uiPriority w:val="39"/>
    <w:unhideWhenUsed/>
    <w:rsid w:val="00E277FA"/>
    <w:pPr>
      <w:spacing w:after="100"/>
      <w:ind w:left="240"/>
    </w:pPr>
  </w:style>
  <w:style w:type="character" w:customStyle="1" w:styleId="Heading4Char">
    <w:name w:val="Heading 4 Char"/>
    <w:basedOn w:val="DefaultParagraphFont"/>
    <w:link w:val="Heading4"/>
    <w:uiPriority w:val="9"/>
    <w:rsid w:val="0004201D"/>
    <w:rPr>
      <w:rFonts w:asciiTheme="majorHAnsi" w:eastAsiaTheme="majorEastAsia" w:hAnsiTheme="majorHAnsi" w:cstheme="majorBidi"/>
      <w:i/>
      <w:iCs/>
      <w:sz w:val="24"/>
      <w:szCs w:val="22"/>
      <w:lang w:eastAsia="en-US"/>
    </w:rPr>
  </w:style>
  <w:style w:type="character" w:styleId="IntenseEmphasis">
    <w:name w:val="Intense Emphasis"/>
    <w:basedOn w:val="DefaultParagraphFont"/>
    <w:uiPriority w:val="21"/>
    <w:qFormat/>
    <w:rsid w:val="00E277FA"/>
    <w:rPr>
      <w:i/>
      <w:iCs/>
      <w:color w:val="auto"/>
    </w:rPr>
  </w:style>
  <w:style w:type="paragraph" w:styleId="IntenseQuote">
    <w:name w:val="Intense Quote"/>
    <w:basedOn w:val="Normal"/>
    <w:next w:val="Normal"/>
    <w:link w:val="IntenseQuoteChar"/>
    <w:uiPriority w:val="30"/>
    <w:qFormat/>
    <w:rsid w:val="00E277FA"/>
    <w:pPr>
      <w:pBdr>
        <w:top w:val="single" w:sz="4" w:space="10" w:color="000000" w:themeColor="accent1"/>
        <w:bottom w:val="single" w:sz="4" w:space="10" w:color="000000"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E277FA"/>
    <w:rPr>
      <w:rFonts w:ascii="Palatino Linotype" w:hAnsi="Palatino Linotype"/>
      <w:i/>
      <w:iCs/>
      <w:sz w:val="24"/>
      <w:szCs w:val="22"/>
      <w:lang w:eastAsia="en-US"/>
    </w:rPr>
  </w:style>
  <w:style w:type="character" w:styleId="IntenseReference">
    <w:name w:val="Intense Reference"/>
    <w:basedOn w:val="DefaultParagraphFont"/>
    <w:uiPriority w:val="32"/>
    <w:qFormat/>
    <w:rsid w:val="00E277FA"/>
    <w:rPr>
      <w:rFonts w:asciiTheme="majorHAnsi" w:hAnsiTheme="majorHAnsi"/>
      <w:b/>
      <w:bCs/>
      <w:smallCaps/>
      <w:color w:val="auto"/>
      <w:spacing w:val="5"/>
    </w:rPr>
  </w:style>
  <w:style w:type="paragraph" w:styleId="Header">
    <w:name w:val="header"/>
    <w:basedOn w:val="Normal"/>
    <w:link w:val="HeaderChar"/>
    <w:uiPriority w:val="99"/>
    <w:unhideWhenUsed/>
    <w:rsid w:val="003C39EF"/>
    <w:pPr>
      <w:tabs>
        <w:tab w:val="center" w:pos="4419"/>
        <w:tab w:val="right" w:pos="8838"/>
      </w:tabs>
      <w:spacing w:after="0" w:line="240" w:lineRule="auto"/>
    </w:pPr>
  </w:style>
  <w:style w:type="character" w:customStyle="1" w:styleId="HeaderChar">
    <w:name w:val="Header Char"/>
    <w:basedOn w:val="DefaultParagraphFont"/>
    <w:link w:val="Header"/>
    <w:uiPriority w:val="99"/>
    <w:rsid w:val="003C39EF"/>
    <w:rPr>
      <w:rFonts w:ascii="Palatino Linotype" w:hAnsi="Palatino Linotype"/>
      <w:sz w:val="24"/>
      <w:szCs w:val="22"/>
      <w:lang w:eastAsia="en-US"/>
    </w:rPr>
  </w:style>
  <w:style w:type="paragraph" w:styleId="Footer">
    <w:name w:val="footer"/>
    <w:basedOn w:val="Normal"/>
    <w:link w:val="FooterChar"/>
    <w:uiPriority w:val="99"/>
    <w:unhideWhenUsed/>
    <w:rsid w:val="003C39EF"/>
    <w:pPr>
      <w:tabs>
        <w:tab w:val="center" w:pos="4419"/>
        <w:tab w:val="right" w:pos="8838"/>
      </w:tabs>
      <w:spacing w:after="0" w:line="240" w:lineRule="auto"/>
    </w:pPr>
  </w:style>
  <w:style w:type="character" w:customStyle="1" w:styleId="FooterChar">
    <w:name w:val="Footer Char"/>
    <w:basedOn w:val="DefaultParagraphFont"/>
    <w:link w:val="Footer"/>
    <w:uiPriority w:val="99"/>
    <w:rsid w:val="003C39EF"/>
    <w:rPr>
      <w:rFonts w:ascii="Palatino Linotype" w:hAnsi="Palatino Linotype"/>
      <w:sz w:val="24"/>
      <w:szCs w:val="22"/>
      <w:lang w:eastAsia="en-US"/>
    </w:rPr>
  </w:style>
  <w:style w:type="table" w:styleId="PlainTable1">
    <w:name w:val="Plain Table 1"/>
    <w:basedOn w:val="TableNormal"/>
    <w:uiPriority w:val="41"/>
    <w:rsid w:val="0003146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5263">
      <w:bodyDiv w:val="1"/>
      <w:marLeft w:val="0"/>
      <w:marRight w:val="0"/>
      <w:marTop w:val="0"/>
      <w:marBottom w:val="0"/>
      <w:divBdr>
        <w:top w:val="none" w:sz="0" w:space="0" w:color="auto"/>
        <w:left w:val="none" w:sz="0" w:space="0" w:color="auto"/>
        <w:bottom w:val="none" w:sz="0" w:space="0" w:color="auto"/>
        <w:right w:val="none" w:sz="0" w:space="0" w:color="auto"/>
      </w:divBdr>
    </w:div>
    <w:div w:id="42409485">
      <w:bodyDiv w:val="1"/>
      <w:marLeft w:val="0"/>
      <w:marRight w:val="0"/>
      <w:marTop w:val="0"/>
      <w:marBottom w:val="0"/>
      <w:divBdr>
        <w:top w:val="none" w:sz="0" w:space="0" w:color="auto"/>
        <w:left w:val="none" w:sz="0" w:space="0" w:color="auto"/>
        <w:bottom w:val="none" w:sz="0" w:space="0" w:color="auto"/>
        <w:right w:val="none" w:sz="0" w:space="0" w:color="auto"/>
      </w:divBdr>
      <w:divsChild>
        <w:div w:id="2061516447">
          <w:marLeft w:val="547"/>
          <w:marRight w:val="0"/>
          <w:marTop w:val="0"/>
          <w:marBottom w:val="0"/>
          <w:divBdr>
            <w:top w:val="none" w:sz="0" w:space="0" w:color="auto"/>
            <w:left w:val="none" w:sz="0" w:space="0" w:color="auto"/>
            <w:bottom w:val="none" w:sz="0" w:space="0" w:color="auto"/>
            <w:right w:val="none" w:sz="0" w:space="0" w:color="auto"/>
          </w:divBdr>
        </w:div>
      </w:divsChild>
    </w:div>
    <w:div w:id="143161572">
      <w:bodyDiv w:val="1"/>
      <w:marLeft w:val="0"/>
      <w:marRight w:val="0"/>
      <w:marTop w:val="0"/>
      <w:marBottom w:val="0"/>
      <w:divBdr>
        <w:top w:val="none" w:sz="0" w:space="0" w:color="auto"/>
        <w:left w:val="none" w:sz="0" w:space="0" w:color="auto"/>
        <w:bottom w:val="none" w:sz="0" w:space="0" w:color="auto"/>
        <w:right w:val="none" w:sz="0" w:space="0" w:color="auto"/>
      </w:divBdr>
    </w:div>
    <w:div w:id="573127776">
      <w:bodyDiv w:val="1"/>
      <w:marLeft w:val="0"/>
      <w:marRight w:val="0"/>
      <w:marTop w:val="0"/>
      <w:marBottom w:val="0"/>
      <w:divBdr>
        <w:top w:val="none" w:sz="0" w:space="0" w:color="auto"/>
        <w:left w:val="none" w:sz="0" w:space="0" w:color="auto"/>
        <w:bottom w:val="none" w:sz="0" w:space="0" w:color="auto"/>
        <w:right w:val="none" w:sz="0" w:space="0" w:color="auto"/>
      </w:divBdr>
    </w:div>
    <w:div w:id="614677048">
      <w:bodyDiv w:val="1"/>
      <w:marLeft w:val="0"/>
      <w:marRight w:val="0"/>
      <w:marTop w:val="0"/>
      <w:marBottom w:val="0"/>
      <w:divBdr>
        <w:top w:val="none" w:sz="0" w:space="0" w:color="auto"/>
        <w:left w:val="none" w:sz="0" w:space="0" w:color="auto"/>
        <w:bottom w:val="none" w:sz="0" w:space="0" w:color="auto"/>
        <w:right w:val="none" w:sz="0" w:space="0" w:color="auto"/>
      </w:divBdr>
      <w:divsChild>
        <w:div w:id="1462503435">
          <w:marLeft w:val="547"/>
          <w:marRight w:val="0"/>
          <w:marTop w:val="0"/>
          <w:marBottom w:val="0"/>
          <w:divBdr>
            <w:top w:val="none" w:sz="0" w:space="0" w:color="auto"/>
            <w:left w:val="none" w:sz="0" w:space="0" w:color="auto"/>
            <w:bottom w:val="none" w:sz="0" w:space="0" w:color="auto"/>
            <w:right w:val="none" w:sz="0" w:space="0" w:color="auto"/>
          </w:divBdr>
        </w:div>
      </w:divsChild>
    </w:div>
    <w:div w:id="662585688">
      <w:bodyDiv w:val="1"/>
      <w:marLeft w:val="0"/>
      <w:marRight w:val="0"/>
      <w:marTop w:val="0"/>
      <w:marBottom w:val="0"/>
      <w:divBdr>
        <w:top w:val="none" w:sz="0" w:space="0" w:color="auto"/>
        <w:left w:val="none" w:sz="0" w:space="0" w:color="auto"/>
        <w:bottom w:val="none" w:sz="0" w:space="0" w:color="auto"/>
        <w:right w:val="none" w:sz="0" w:space="0" w:color="auto"/>
      </w:divBdr>
    </w:div>
    <w:div w:id="890116950">
      <w:bodyDiv w:val="1"/>
      <w:marLeft w:val="0"/>
      <w:marRight w:val="0"/>
      <w:marTop w:val="0"/>
      <w:marBottom w:val="0"/>
      <w:divBdr>
        <w:top w:val="none" w:sz="0" w:space="0" w:color="auto"/>
        <w:left w:val="none" w:sz="0" w:space="0" w:color="auto"/>
        <w:bottom w:val="none" w:sz="0" w:space="0" w:color="auto"/>
        <w:right w:val="none" w:sz="0" w:space="0" w:color="auto"/>
      </w:divBdr>
      <w:divsChild>
        <w:div w:id="1874725510">
          <w:marLeft w:val="547"/>
          <w:marRight w:val="0"/>
          <w:marTop w:val="0"/>
          <w:marBottom w:val="0"/>
          <w:divBdr>
            <w:top w:val="none" w:sz="0" w:space="0" w:color="auto"/>
            <w:left w:val="none" w:sz="0" w:space="0" w:color="auto"/>
            <w:bottom w:val="none" w:sz="0" w:space="0" w:color="auto"/>
            <w:right w:val="none" w:sz="0" w:space="0" w:color="auto"/>
          </w:divBdr>
        </w:div>
      </w:divsChild>
    </w:div>
    <w:div w:id="995306105">
      <w:bodyDiv w:val="1"/>
      <w:marLeft w:val="0"/>
      <w:marRight w:val="0"/>
      <w:marTop w:val="0"/>
      <w:marBottom w:val="0"/>
      <w:divBdr>
        <w:top w:val="none" w:sz="0" w:space="0" w:color="auto"/>
        <w:left w:val="none" w:sz="0" w:space="0" w:color="auto"/>
        <w:bottom w:val="none" w:sz="0" w:space="0" w:color="auto"/>
        <w:right w:val="none" w:sz="0" w:space="0" w:color="auto"/>
      </w:divBdr>
    </w:div>
    <w:div w:id="1140458357">
      <w:bodyDiv w:val="1"/>
      <w:marLeft w:val="0"/>
      <w:marRight w:val="0"/>
      <w:marTop w:val="0"/>
      <w:marBottom w:val="0"/>
      <w:divBdr>
        <w:top w:val="none" w:sz="0" w:space="0" w:color="auto"/>
        <w:left w:val="none" w:sz="0" w:space="0" w:color="auto"/>
        <w:bottom w:val="none" w:sz="0" w:space="0" w:color="auto"/>
        <w:right w:val="none" w:sz="0" w:space="0" w:color="auto"/>
      </w:divBdr>
    </w:div>
    <w:div w:id="1164201870">
      <w:bodyDiv w:val="1"/>
      <w:marLeft w:val="0"/>
      <w:marRight w:val="0"/>
      <w:marTop w:val="0"/>
      <w:marBottom w:val="0"/>
      <w:divBdr>
        <w:top w:val="none" w:sz="0" w:space="0" w:color="auto"/>
        <w:left w:val="none" w:sz="0" w:space="0" w:color="auto"/>
        <w:bottom w:val="none" w:sz="0" w:space="0" w:color="auto"/>
        <w:right w:val="none" w:sz="0" w:space="0" w:color="auto"/>
      </w:divBdr>
    </w:div>
    <w:div w:id="1180394969">
      <w:bodyDiv w:val="1"/>
      <w:marLeft w:val="0"/>
      <w:marRight w:val="0"/>
      <w:marTop w:val="0"/>
      <w:marBottom w:val="0"/>
      <w:divBdr>
        <w:top w:val="none" w:sz="0" w:space="0" w:color="auto"/>
        <w:left w:val="none" w:sz="0" w:space="0" w:color="auto"/>
        <w:bottom w:val="none" w:sz="0" w:space="0" w:color="auto"/>
        <w:right w:val="none" w:sz="0" w:space="0" w:color="auto"/>
      </w:divBdr>
    </w:div>
    <w:div w:id="1232541814">
      <w:bodyDiv w:val="1"/>
      <w:marLeft w:val="0"/>
      <w:marRight w:val="0"/>
      <w:marTop w:val="0"/>
      <w:marBottom w:val="0"/>
      <w:divBdr>
        <w:top w:val="none" w:sz="0" w:space="0" w:color="auto"/>
        <w:left w:val="none" w:sz="0" w:space="0" w:color="auto"/>
        <w:bottom w:val="none" w:sz="0" w:space="0" w:color="auto"/>
        <w:right w:val="none" w:sz="0" w:space="0" w:color="auto"/>
      </w:divBdr>
    </w:div>
    <w:div w:id="1261451565">
      <w:bodyDiv w:val="1"/>
      <w:marLeft w:val="0"/>
      <w:marRight w:val="0"/>
      <w:marTop w:val="0"/>
      <w:marBottom w:val="0"/>
      <w:divBdr>
        <w:top w:val="none" w:sz="0" w:space="0" w:color="auto"/>
        <w:left w:val="none" w:sz="0" w:space="0" w:color="auto"/>
        <w:bottom w:val="none" w:sz="0" w:space="0" w:color="auto"/>
        <w:right w:val="none" w:sz="0" w:space="0" w:color="auto"/>
      </w:divBdr>
    </w:div>
    <w:div w:id="1288929110">
      <w:bodyDiv w:val="1"/>
      <w:marLeft w:val="0"/>
      <w:marRight w:val="0"/>
      <w:marTop w:val="0"/>
      <w:marBottom w:val="0"/>
      <w:divBdr>
        <w:top w:val="none" w:sz="0" w:space="0" w:color="auto"/>
        <w:left w:val="none" w:sz="0" w:space="0" w:color="auto"/>
        <w:bottom w:val="none" w:sz="0" w:space="0" w:color="auto"/>
        <w:right w:val="none" w:sz="0" w:space="0" w:color="auto"/>
      </w:divBdr>
    </w:div>
    <w:div w:id="1397557149">
      <w:bodyDiv w:val="1"/>
      <w:marLeft w:val="0"/>
      <w:marRight w:val="0"/>
      <w:marTop w:val="0"/>
      <w:marBottom w:val="0"/>
      <w:divBdr>
        <w:top w:val="none" w:sz="0" w:space="0" w:color="auto"/>
        <w:left w:val="none" w:sz="0" w:space="0" w:color="auto"/>
        <w:bottom w:val="none" w:sz="0" w:space="0" w:color="auto"/>
        <w:right w:val="none" w:sz="0" w:space="0" w:color="auto"/>
      </w:divBdr>
    </w:div>
    <w:div w:id="1399859193">
      <w:bodyDiv w:val="1"/>
      <w:marLeft w:val="0"/>
      <w:marRight w:val="0"/>
      <w:marTop w:val="0"/>
      <w:marBottom w:val="0"/>
      <w:divBdr>
        <w:top w:val="none" w:sz="0" w:space="0" w:color="auto"/>
        <w:left w:val="none" w:sz="0" w:space="0" w:color="auto"/>
        <w:bottom w:val="none" w:sz="0" w:space="0" w:color="auto"/>
        <w:right w:val="none" w:sz="0" w:space="0" w:color="auto"/>
      </w:divBdr>
    </w:div>
    <w:div w:id="1514564462">
      <w:bodyDiv w:val="1"/>
      <w:marLeft w:val="0"/>
      <w:marRight w:val="0"/>
      <w:marTop w:val="0"/>
      <w:marBottom w:val="0"/>
      <w:divBdr>
        <w:top w:val="none" w:sz="0" w:space="0" w:color="auto"/>
        <w:left w:val="none" w:sz="0" w:space="0" w:color="auto"/>
        <w:bottom w:val="none" w:sz="0" w:space="0" w:color="auto"/>
        <w:right w:val="none" w:sz="0" w:space="0" w:color="auto"/>
      </w:divBdr>
    </w:div>
    <w:div w:id="1516574360">
      <w:bodyDiv w:val="1"/>
      <w:marLeft w:val="0"/>
      <w:marRight w:val="0"/>
      <w:marTop w:val="0"/>
      <w:marBottom w:val="0"/>
      <w:divBdr>
        <w:top w:val="none" w:sz="0" w:space="0" w:color="auto"/>
        <w:left w:val="none" w:sz="0" w:space="0" w:color="auto"/>
        <w:bottom w:val="none" w:sz="0" w:space="0" w:color="auto"/>
        <w:right w:val="none" w:sz="0" w:space="0" w:color="auto"/>
      </w:divBdr>
    </w:div>
    <w:div w:id="1594782825">
      <w:bodyDiv w:val="1"/>
      <w:marLeft w:val="0"/>
      <w:marRight w:val="0"/>
      <w:marTop w:val="0"/>
      <w:marBottom w:val="0"/>
      <w:divBdr>
        <w:top w:val="none" w:sz="0" w:space="0" w:color="auto"/>
        <w:left w:val="none" w:sz="0" w:space="0" w:color="auto"/>
        <w:bottom w:val="none" w:sz="0" w:space="0" w:color="auto"/>
        <w:right w:val="none" w:sz="0" w:space="0" w:color="auto"/>
      </w:divBdr>
      <w:divsChild>
        <w:div w:id="374887155">
          <w:marLeft w:val="0"/>
          <w:marRight w:val="0"/>
          <w:marTop w:val="0"/>
          <w:marBottom w:val="0"/>
          <w:divBdr>
            <w:top w:val="none" w:sz="0" w:space="0" w:color="auto"/>
            <w:left w:val="none" w:sz="0" w:space="0" w:color="auto"/>
            <w:bottom w:val="none" w:sz="0" w:space="0" w:color="auto"/>
            <w:right w:val="none" w:sz="0" w:space="0" w:color="auto"/>
          </w:divBdr>
          <w:divsChild>
            <w:div w:id="1873348726">
              <w:marLeft w:val="0"/>
              <w:marRight w:val="0"/>
              <w:marTop w:val="0"/>
              <w:marBottom w:val="0"/>
              <w:divBdr>
                <w:top w:val="none" w:sz="0" w:space="0" w:color="auto"/>
                <w:left w:val="none" w:sz="0" w:space="0" w:color="auto"/>
                <w:bottom w:val="none" w:sz="0" w:space="0" w:color="auto"/>
                <w:right w:val="none" w:sz="0" w:space="0" w:color="auto"/>
              </w:divBdr>
              <w:divsChild>
                <w:div w:id="1140659725">
                  <w:marLeft w:val="0"/>
                  <w:marRight w:val="0"/>
                  <w:marTop w:val="105"/>
                  <w:marBottom w:val="255"/>
                  <w:divBdr>
                    <w:top w:val="none" w:sz="0" w:space="0" w:color="auto"/>
                    <w:left w:val="none" w:sz="0" w:space="0" w:color="auto"/>
                    <w:bottom w:val="none" w:sz="0" w:space="0" w:color="auto"/>
                    <w:right w:val="none" w:sz="0" w:space="0" w:color="auto"/>
                  </w:divBdr>
                </w:div>
              </w:divsChild>
            </w:div>
          </w:divsChild>
        </w:div>
        <w:div w:id="523439574">
          <w:marLeft w:val="0"/>
          <w:marRight w:val="0"/>
          <w:marTop w:val="0"/>
          <w:marBottom w:val="0"/>
          <w:divBdr>
            <w:top w:val="none" w:sz="0" w:space="0" w:color="auto"/>
            <w:left w:val="none" w:sz="0" w:space="0" w:color="auto"/>
            <w:bottom w:val="none" w:sz="0" w:space="0" w:color="auto"/>
            <w:right w:val="none" w:sz="0" w:space="0" w:color="auto"/>
          </w:divBdr>
          <w:divsChild>
            <w:div w:id="1102610328">
              <w:marLeft w:val="0"/>
              <w:marRight w:val="0"/>
              <w:marTop w:val="0"/>
              <w:marBottom w:val="0"/>
              <w:divBdr>
                <w:top w:val="none" w:sz="0" w:space="0" w:color="auto"/>
                <w:left w:val="none" w:sz="0" w:space="0" w:color="auto"/>
                <w:bottom w:val="none" w:sz="0" w:space="0" w:color="auto"/>
                <w:right w:val="none" w:sz="0" w:space="0" w:color="auto"/>
              </w:divBdr>
              <w:divsChild>
                <w:div w:id="886599339">
                  <w:marLeft w:val="0"/>
                  <w:marRight w:val="0"/>
                  <w:marTop w:val="0"/>
                  <w:marBottom w:val="0"/>
                  <w:divBdr>
                    <w:top w:val="none" w:sz="0" w:space="0" w:color="auto"/>
                    <w:left w:val="none" w:sz="0" w:space="0" w:color="auto"/>
                    <w:bottom w:val="none" w:sz="0" w:space="0" w:color="auto"/>
                    <w:right w:val="none" w:sz="0" w:space="0" w:color="auto"/>
                  </w:divBdr>
                  <w:divsChild>
                    <w:div w:id="161623051">
                      <w:marLeft w:val="0"/>
                      <w:marRight w:val="0"/>
                      <w:marTop w:val="90"/>
                      <w:marBottom w:val="0"/>
                      <w:divBdr>
                        <w:top w:val="none" w:sz="0" w:space="0" w:color="auto"/>
                        <w:left w:val="none" w:sz="0" w:space="0" w:color="auto"/>
                        <w:bottom w:val="none" w:sz="0" w:space="0" w:color="auto"/>
                        <w:right w:val="none" w:sz="0" w:space="0" w:color="auto"/>
                      </w:divBdr>
                      <w:divsChild>
                        <w:div w:id="1103307535">
                          <w:marLeft w:val="0"/>
                          <w:marRight w:val="0"/>
                          <w:marTop w:val="0"/>
                          <w:marBottom w:val="420"/>
                          <w:divBdr>
                            <w:top w:val="none" w:sz="0" w:space="0" w:color="auto"/>
                            <w:left w:val="none" w:sz="0" w:space="0" w:color="auto"/>
                            <w:bottom w:val="none" w:sz="0" w:space="0" w:color="auto"/>
                            <w:right w:val="none" w:sz="0" w:space="0" w:color="auto"/>
                          </w:divBdr>
                          <w:divsChild>
                            <w:div w:id="508713698">
                              <w:marLeft w:val="0"/>
                              <w:marRight w:val="0"/>
                              <w:marTop w:val="0"/>
                              <w:marBottom w:val="0"/>
                              <w:divBdr>
                                <w:top w:val="none" w:sz="0" w:space="0" w:color="auto"/>
                                <w:left w:val="none" w:sz="0" w:space="0" w:color="auto"/>
                                <w:bottom w:val="none" w:sz="0" w:space="0" w:color="auto"/>
                                <w:right w:val="none" w:sz="0" w:space="0" w:color="auto"/>
                              </w:divBdr>
                              <w:divsChild>
                                <w:div w:id="150354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5490977">
      <w:bodyDiv w:val="1"/>
      <w:marLeft w:val="0"/>
      <w:marRight w:val="0"/>
      <w:marTop w:val="0"/>
      <w:marBottom w:val="0"/>
      <w:divBdr>
        <w:top w:val="none" w:sz="0" w:space="0" w:color="auto"/>
        <w:left w:val="none" w:sz="0" w:space="0" w:color="auto"/>
        <w:bottom w:val="none" w:sz="0" w:space="0" w:color="auto"/>
        <w:right w:val="none" w:sz="0" w:space="0" w:color="auto"/>
      </w:divBdr>
      <w:divsChild>
        <w:div w:id="1681590752">
          <w:marLeft w:val="547"/>
          <w:marRight w:val="0"/>
          <w:marTop w:val="0"/>
          <w:marBottom w:val="0"/>
          <w:divBdr>
            <w:top w:val="none" w:sz="0" w:space="0" w:color="auto"/>
            <w:left w:val="none" w:sz="0" w:space="0" w:color="auto"/>
            <w:bottom w:val="none" w:sz="0" w:space="0" w:color="auto"/>
            <w:right w:val="none" w:sz="0" w:space="0" w:color="auto"/>
          </w:divBdr>
        </w:div>
      </w:divsChild>
    </w:div>
    <w:div w:id="1774521240">
      <w:bodyDiv w:val="1"/>
      <w:marLeft w:val="0"/>
      <w:marRight w:val="0"/>
      <w:marTop w:val="0"/>
      <w:marBottom w:val="0"/>
      <w:divBdr>
        <w:top w:val="none" w:sz="0" w:space="0" w:color="auto"/>
        <w:left w:val="none" w:sz="0" w:space="0" w:color="auto"/>
        <w:bottom w:val="none" w:sz="0" w:space="0" w:color="auto"/>
        <w:right w:val="none" w:sz="0" w:space="0" w:color="auto"/>
      </w:divBdr>
    </w:div>
    <w:div w:id="1799957458">
      <w:bodyDiv w:val="1"/>
      <w:marLeft w:val="0"/>
      <w:marRight w:val="0"/>
      <w:marTop w:val="0"/>
      <w:marBottom w:val="0"/>
      <w:divBdr>
        <w:top w:val="none" w:sz="0" w:space="0" w:color="auto"/>
        <w:left w:val="none" w:sz="0" w:space="0" w:color="auto"/>
        <w:bottom w:val="none" w:sz="0" w:space="0" w:color="auto"/>
        <w:right w:val="none" w:sz="0" w:space="0" w:color="auto"/>
      </w:divBdr>
    </w:div>
    <w:div w:id="1980836393">
      <w:bodyDiv w:val="1"/>
      <w:marLeft w:val="0"/>
      <w:marRight w:val="0"/>
      <w:marTop w:val="0"/>
      <w:marBottom w:val="0"/>
      <w:divBdr>
        <w:top w:val="none" w:sz="0" w:space="0" w:color="auto"/>
        <w:left w:val="none" w:sz="0" w:space="0" w:color="auto"/>
        <w:bottom w:val="none" w:sz="0" w:space="0" w:color="auto"/>
        <w:right w:val="none" w:sz="0" w:space="0" w:color="auto"/>
      </w:divBdr>
      <w:divsChild>
        <w:div w:id="950354485">
          <w:marLeft w:val="547"/>
          <w:marRight w:val="0"/>
          <w:marTop w:val="0"/>
          <w:marBottom w:val="0"/>
          <w:divBdr>
            <w:top w:val="none" w:sz="0" w:space="0" w:color="auto"/>
            <w:left w:val="none" w:sz="0" w:space="0" w:color="auto"/>
            <w:bottom w:val="none" w:sz="0" w:space="0" w:color="auto"/>
            <w:right w:val="none" w:sz="0" w:space="0" w:color="auto"/>
          </w:divBdr>
        </w:div>
      </w:divsChild>
    </w:div>
    <w:div w:id="1995445865">
      <w:bodyDiv w:val="1"/>
      <w:marLeft w:val="0"/>
      <w:marRight w:val="0"/>
      <w:marTop w:val="0"/>
      <w:marBottom w:val="0"/>
      <w:divBdr>
        <w:top w:val="none" w:sz="0" w:space="0" w:color="auto"/>
        <w:left w:val="none" w:sz="0" w:space="0" w:color="auto"/>
        <w:bottom w:val="none" w:sz="0" w:space="0" w:color="auto"/>
        <w:right w:val="none" w:sz="0" w:space="0" w:color="auto"/>
      </w:divBdr>
    </w:div>
    <w:div w:id="2066945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8149">
          <w:marLeft w:val="547"/>
          <w:marRight w:val="0"/>
          <w:marTop w:val="0"/>
          <w:marBottom w:val="0"/>
          <w:divBdr>
            <w:top w:val="none" w:sz="0" w:space="0" w:color="auto"/>
            <w:left w:val="none" w:sz="0" w:space="0" w:color="auto"/>
            <w:bottom w:val="none" w:sz="0" w:space="0" w:color="auto"/>
            <w:right w:val="none" w:sz="0" w:space="0" w:color="auto"/>
          </w:divBdr>
        </w:div>
      </w:divsChild>
    </w:div>
    <w:div w:id="213012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tif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Thesis">
  <a:themeElements>
    <a:clrScheme name="Personalizado 2">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latino Linotype">
      <a:majorFont>
        <a:latin typeface="Palatino Linotype"/>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020E3BC4D9E5946B8519EC903E1D2D8" ma:contentTypeVersion="15" ma:contentTypeDescription="Crear nuevo documento." ma:contentTypeScope="" ma:versionID="4719fff4955102ae711269344ae484da">
  <xsd:schema xmlns:xsd="http://www.w3.org/2001/XMLSchema" xmlns:xs="http://www.w3.org/2001/XMLSchema" xmlns:p="http://schemas.microsoft.com/office/2006/metadata/properties" xmlns:ns3="fa7e26b2-5651-4109-9bcc-4045094b0554" xmlns:ns4="485f0894-4906-4cf0-9a07-40bae8ee7744" targetNamespace="http://schemas.microsoft.com/office/2006/metadata/properties" ma:root="true" ma:fieldsID="fe73d84c0504b0bb90205ded51ea2971" ns3:_="" ns4:_="">
    <xsd:import namespace="fa7e26b2-5651-4109-9bcc-4045094b0554"/>
    <xsd:import namespace="485f0894-4906-4cf0-9a07-40bae8ee7744"/>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7e26b2-5651-4109-9bcc-4045094b0554"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element name="LastSharedByUser" ma:index="11" nillable="true" ma:displayName="Última vez que se compartió por usuario" ma:description="" ma:internalName="LastSharedByUser" ma:readOnly="true">
      <xsd:simpleType>
        <xsd:restriction base="dms:Note">
          <xsd:maxLength value="255"/>
        </xsd:restriction>
      </xsd:simpleType>
    </xsd:element>
    <xsd:element name="LastSharedByTime" ma:index="12" nillable="true" ma:displayName="Última vez que se compartió por hora"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85f0894-4906-4cf0-9a07-40bae8ee7744"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MediaServiceAutoTags"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99ACD1-A22D-4EA5-ADDD-EA9C327DD4C3}">
  <ds:schemaRefs>
    <ds:schemaRef ds:uri="http://schemas.openxmlformats.org/officeDocument/2006/bibliography"/>
  </ds:schemaRefs>
</ds:datastoreItem>
</file>

<file path=customXml/itemProps2.xml><?xml version="1.0" encoding="utf-8"?>
<ds:datastoreItem xmlns:ds="http://schemas.openxmlformats.org/officeDocument/2006/customXml" ds:itemID="{6D7F84AF-DC04-4DA2-8F20-A0A220A4AD60}">
  <ds:schemaRefs>
    <ds:schemaRef ds:uri="http://schemas.microsoft.com/sharepoint/v3/contenttype/forms"/>
  </ds:schemaRefs>
</ds:datastoreItem>
</file>

<file path=customXml/itemProps3.xml><?xml version="1.0" encoding="utf-8"?>
<ds:datastoreItem xmlns:ds="http://schemas.openxmlformats.org/officeDocument/2006/customXml" ds:itemID="{18992D32-64D0-490B-80C9-5631311051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7e26b2-5651-4109-9bcc-4045094b0554"/>
    <ds:schemaRef ds:uri="485f0894-4906-4cf0-9a07-40bae8ee77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3959AB-392B-4D33-A3A1-E576EF5C16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22</Pages>
  <Words>40305</Words>
  <Characters>229741</Characters>
  <Application>Microsoft Office Word</Application>
  <DocSecurity>0</DocSecurity>
  <Lines>1914</Lines>
  <Paragraphs>539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Universidad de los Andes</Company>
  <LinksUpToDate>false</LinksUpToDate>
  <CharactersWithSpaces>269507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MJNC</dc:creator>
  <cp:keywords/>
  <dc:description/>
  <cp:lastModifiedBy>Juan Carlos Cruz Jimenez</cp:lastModifiedBy>
  <cp:revision>29</cp:revision>
  <cp:lastPrinted>2020-07-21T05:41:00Z</cp:lastPrinted>
  <dcterms:created xsi:type="dcterms:W3CDTF">2021-05-24T01:17:00Z</dcterms:created>
  <dcterms:modified xsi:type="dcterms:W3CDTF">2021-05-24T20:38:00Z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b15411b7-c6ef-3a3d-82b7-8b75738d6670</vt:lpwstr>
  </property>
  <property fmtid="{D5CDD505-2E9C-101B-9397-08002B2CF9AE}" pid="25" name="ContentTypeId">
    <vt:lpwstr>0x0101001020E3BC4D9E5946B8519EC903E1D2D8</vt:lpwstr>
  </property>
</Properties>
</file>